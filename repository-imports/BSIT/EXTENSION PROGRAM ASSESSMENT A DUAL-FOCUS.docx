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footer13.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01BA58" w14:textId="77777777" w:rsidR="00DE135B" w:rsidRDefault="00AC4270">
      <w:pPr>
        <w:widowControl w:val="0"/>
        <w:spacing w:line="230" w:lineRule="auto"/>
        <w:ind w:right="1470"/>
        <w:jc w:val="center"/>
        <w:rPr>
          <w:b/>
          <w:bCs/>
          <w:sz w:val="28"/>
          <w:szCs w:val="28"/>
        </w:rPr>
      </w:pPr>
      <w:r>
        <w:rPr>
          <w:b/>
          <w:bCs/>
          <w:sz w:val="28"/>
          <w:szCs w:val="28"/>
        </w:rPr>
        <w:t xml:space="preserve">EXTENSION PROGRAM ASSESSMENT: A DUAL-FOCUS INTELLIGENT SYSTEM FOR FEEDBACK ANALYTICS </w:t>
      </w:r>
    </w:p>
    <w:p w14:paraId="5C567C09" w14:textId="77777777" w:rsidR="00DE135B" w:rsidRDefault="00AC4270">
      <w:pPr>
        <w:widowControl w:val="0"/>
        <w:spacing w:line="230" w:lineRule="auto"/>
        <w:ind w:right="1470"/>
        <w:jc w:val="center"/>
        <w:rPr>
          <w:b/>
          <w:bCs/>
          <w:sz w:val="28"/>
          <w:szCs w:val="28"/>
        </w:rPr>
      </w:pPr>
      <w:r>
        <w:rPr>
          <w:b/>
          <w:bCs/>
          <w:sz w:val="28"/>
          <w:szCs w:val="28"/>
        </w:rPr>
        <w:t>AND BENEFICIARY PERFORMANCE EVALUATION</w:t>
      </w:r>
    </w:p>
    <w:p w14:paraId="7CE15CB4" w14:textId="77777777" w:rsidR="00DE135B" w:rsidRDefault="00DE135B">
      <w:pPr>
        <w:widowControl w:val="0"/>
        <w:spacing w:line="230" w:lineRule="auto"/>
        <w:ind w:right="1470"/>
        <w:jc w:val="center"/>
        <w:rPr>
          <w:b/>
          <w:bCs/>
          <w:sz w:val="24"/>
          <w:szCs w:val="24"/>
        </w:rPr>
      </w:pPr>
    </w:p>
    <w:p w14:paraId="6CAE53C2" w14:textId="77777777" w:rsidR="00DE135B" w:rsidRDefault="00DE135B">
      <w:pPr>
        <w:widowControl w:val="0"/>
        <w:spacing w:line="230" w:lineRule="auto"/>
        <w:ind w:right="1470"/>
        <w:jc w:val="center"/>
        <w:rPr>
          <w:b/>
          <w:bCs/>
          <w:sz w:val="24"/>
          <w:szCs w:val="24"/>
        </w:rPr>
      </w:pPr>
    </w:p>
    <w:p w14:paraId="76D028BE" w14:textId="77777777" w:rsidR="00DE135B" w:rsidRDefault="00DE135B">
      <w:pPr>
        <w:widowControl w:val="0"/>
        <w:spacing w:line="230" w:lineRule="auto"/>
        <w:ind w:right="1470"/>
        <w:jc w:val="center"/>
        <w:rPr>
          <w:b/>
          <w:bCs/>
          <w:sz w:val="24"/>
          <w:szCs w:val="24"/>
        </w:rPr>
      </w:pPr>
    </w:p>
    <w:p w14:paraId="2AB7F730" w14:textId="77777777" w:rsidR="00DE135B" w:rsidRDefault="00DE135B">
      <w:pPr>
        <w:widowControl w:val="0"/>
        <w:spacing w:line="230" w:lineRule="auto"/>
        <w:ind w:right="1470"/>
        <w:jc w:val="center"/>
        <w:rPr>
          <w:b/>
          <w:bCs/>
          <w:sz w:val="24"/>
          <w:szCs w:val="24"/>
        </w:rPr>
      </w:pPr>
    </w:p>
    <w:p w14:paraId="6E92B125" w14:textId="77777777" w:rsidR="00DE135B" w:rsidRDefault="00DE135B">
      <w:pPr>
        <w:widowControl w:val="0"/>
        <w:spacing w:line="230" w:lineRule="auto"/>
        <w:ind w:right="1470"/>
        <w:jc w:val="center"/>
        <w:rPr>
          <w:b/>
          <w:bCs/>
          <w:sz w:val="24"/>
          <w:szCs w:val="24"/>
        </w:rPr>
      </w:pPr>
    </w:p>
    <w:p w14:paraId="0CA2C7F0" w14:textId="77777777" w:rsidR="00DE135B" w:rsidRDefault="00DE135B">
      <w:pPr>
        <w:widowControl w:val="0"/>
        <w:spacing w:line="230" w:lineRule="auto"/>
        <w:ind w:right="1470"/>
        <w:jc w:val="center"/>
        <w:rPr>
          <w:b/>
          <w:bCs/>
          <w:sz w:val="24"/>
          <w:szCs w:val="24"/>
        </w:rPr>
      </w:pPr>
    </w:p>
    <w:p w14:paraId="5BDD0074" w14:textId="77777777" w:rsidR="00DE135B" w:rsidRDefault="00DE135B">
      <w:pPr>
        <w:widowControl w:val="0"/>
        <w:spacing w:line="230" w:lineRule="auto"/>
        <w:ind w:right="1470"/>
        <w:jc w:val="center"/>
        <w:rPr>
          <w:b/>
          <w:bCs/>
          <w:sz w:val="24"/>
          <w:szCs w:val="24"/>
        </w:rPr>
      </w:pPr>
    </w:p>
    <w:p w14:paraId="486739CE" w14:textId="77777777" w:rsidR="00DE135B" w:rsidRDefault="00DE135B">
      <w:pPr>
        <w:widowControl w:val="0"/>
        <w:spacing w:line="230" w:lineRule="auto"/>
        <w:ind w:right="1470"/>
        <w:jc w:val="center"/>
        <w:rPr>
          <w:b/>
          <w:bCs/>
          <w:sz w:val="24"/>
          <w:szCs w:val="24"/>
        </w:rPr>
      </w:pPr>
    </w:p>
    <w:p w14:paraId="3B21819B" w14:textId="77777777" w:rsidR="00DE135B" w:rsidRDefault="00DE135B">
      <w:pPr>
        <w:widowControl w:val="0"/>
        <w:spacing w:line="230" w:lineRule="auto"/>
        <w:ind w:right="1470"/>
        <w:jc w:val="center"/>
        <w:rPr>
          <w:b/>
          <w:bCs/>
          <w:sz w:val="24"/>
          <w:szCs w:val="24"/>
        </w:rPr>
      </w:pPr>
    </w:p>
    <w:p w14:paraId="0F75F51F" w14:textId="77777777" w:rsidR="00DE135B" w:rsidRDefault="00DE135B">
      <w:pPr>
        <w:widowControl w:val="0"/>
        <w:spacing w:line="230" w:lineRule="auto"/>
        <w:ind w:right="1470"/>
        <w:jc w:val="center"/>
        <w:rPr>
          <w:b/>
          <w:bCs/>
          <w:sz w:val="24"/>
          <w:szCs w:val="24"/>
        </w:rPr>
      </w:pPr>
    </w:p>
    <w:p w14:paraId="2144BBD3" w14:textId="71BE1F2A" w:rsidR="007723BB" w:rsidRDefault="00AC4270">
      <w:pPr>
        <w:widowControl w:val="0"/>
        <w:spacing w:line="230" w:lineRule="auto"/>
        <w:ind w:right="1470"/>
        <w:jc w:val="center"/>
        <w:rPr>
          <w:sz w:val="24"/>
          <w:szCs w:val="24"/>
        </w:rPr>
      </w:pPr>
      <w:r>
        <w:rPr>
          <w:sz w:val="24"/>
          <w:szCs w:val="24"/>
        </w:rPr>
        <w:t xml:space="preserve">A </w:t>
      </w:r>
      <w:bookmarkStart w:id="0" w:name="_GoBack"/>
      <w:bookmarkEnd w:id="0"/>
      <w:r w:rsidR="00DD5E33">
        <w:rPr>
          <w:sz w:val="24"/>
          <w:szCs w:val="24"/>
        </w:rPr>
        <w:t>Capstone Project</w:t>
      </w:r>
      <w:r w:rsidR="00367D97">
        <w:rPr>
          <w:sz w:val="24"/>
          <w:szCs w:val="24"/>
        </w:rPr>
        <w:t xml:space="preserve"> </w:t>
      </w:r>
      <w:r>
        <w:rPr>
          <w:sz w:val="24"/>
          <w:szCs w:val="24"/>
        </w:rPr>
        <w:t xml:space="preserve">Presented to the Faculty, College of Computer </w:t>
      </w:r>
      <w:r w:rsidR="007444A9">
        <w:rPr>
          <w:sz w:val="24"/>
          <w:szCs w:val="24"/>
        </w:rPr>
        <w:t xml:space="preserve">Studies </w:t>
      </w:r>
    </w:p>
    <w:p w14:paraId="3B49699F" w14:textId="572358F2" w:rsidR="00DE135B" w:rsidRDefault="007723BB">
      <w:pPr>
        <w:widowControl w:val="0"/>
        <w:spacing w:line="230" w:lineRule="auto"/>
        <w:ind w:right="1470"/>
        <w:jc w:val="center"/>
        <w:rPr>
          <w:sz w:val="24"/>
          <w:szCs w:val="24"/>
        </w:rPr>
      </w:pPr>
      <w:r>
        <w:rPr>
          <w:sz w:val="24"/>
          <w:szCs w:val="24"/>
        </w:rPr>
        <w:t>Laguna State Polytechnic University</w:t>
      </w:r>
    </w:p>
    <w:p w14:paraId="0A65DDEB" w14:textId="77777777" w:rsidR="00DE135B" w:rsidRDefault="00AC4270">
      <w:pPr>
        <w:widowControl w:val="0"/>
        <w:spacing w:line="230" w:lineRule="auto"/>
        <w:ind w:right="1470"/>
        <w:jc w:val="center"/>
        <w:rPr>
          <w:sz w:val="24"/>
          <w:szCs w:val="24"/>
        </w:rPr>
      </w:pPr>
      <w:r>
        <w:rPr>
          <w:sz w:val="24"/>
          <w:szCs w:val="24"/>
        </w:rPr>
        <w:t xml:space="preserve">Los Baños Campus </w:t>
      </w:r>
    </w:p>
    <w:p w14:paraId="00FF3C18" w14:textId="77777777" w:rsidR="00DE135B" w:rsidRDefault="00AC4270">
      <w:pPr>
        <w:widowControl w:val="0"/>
        <w:spacing w:line="230" w:lineRule="auto"/>
        <w:ind w:right="1470"/>
        <w:jc w:val="center"/>
        <w:rPr>
          <w:sz w:val="24"/>
          <w:szCs w:val="24"/>
        </w:rPr>
      </w:pPr>
      <w:r>
        <w:rPr>
          <w:sz w:val="24"/>
          <w:szCs w:val="24"/>
        </w:rPr>
        <w:t>Los Baños, Laguna</w:t>
      </w:r>
    </w:p>
    <w:p w14:paraId="5AB10F47" w14:textId="77777777" w:rsidR="00DE135B" w:rsidRDefault="00DE135B">
      <w:pPr>
        <w:widowControl w:val="0"/>
        <w:spacing w:line="230" w:lineRule="auto"/>
        <w:ind w:right="1470"/>
        <w:jc w:val="center"/>
        <w:rPr>
          <w:sz w:val="24"/>
          <w:szCs w:val="24"/>
        </w:rPr>
      </w:pPr>
    </w:p>
    <w:p w14:paraId="55A3F73A" w14:textId="77777777" w:rsidR="00DE135B" w:rsidRDefault="00DE135B">
      <w:pPr>
        <w:widowControl w:val="0"/>
        <w:spacing w:line="230" w:lineRule="auto"/>
        <w:ind w:right="1470"/>
        <w:jc w:val="center"/>
        <w:rPr>
          <w:sz w:val="24"/>
          <w:szCs w:val="24"/>
        </w:rPr>
      </w:pPr>
    </w:p>
    <w:p w14:paraId="0E50489C" w14:textId="77777777" w:rsidR="00DE135B" w:rsidRDefault="00DE135B">
      <w:pPr>
        <w:widowControl w:val="0"/>
        <w:spacing w:line="230" w:lineRule="auto"/>
        <w:ind w:right="1470"/>
        <w:jc w:val="center"/>
        <w:rPr>
          <w:sz w:val="24"/>
          <w:szCs w:val="24"/>
        </w:rPr>
      </w:pPr>
    </w:p>
    <w:p w14:paraId="38FE48A9" w14:textId="77777777" w:rsidR="00DE135B" w:rsidRDefault="00DE135B">
      <w:pPr>
        <w:widowControl w:val="0"/>
        <w:spacing w:line="230" w:lineRule="auto"/>
        <w:ind w:right="1470"/>
        <w:jc w:val="center"/>
        <w:rPr>
          <w:sz w:val="24"/>
          <w:szCs w:val="24"/>
        </w:rPr>
      </w:pPr>
    </w:p>
    <w:p w14:paraId="187F2B78" w14:textId="77777777" w:rsidR="007444A9" w:rsidRDefault="007444A9">
      <w:pPr>
        <w:widowControl w:val="0"/>
        <w:spacing w:line="230" w:lineRule="auto"/>
        <w:ind w:right="1470"/>
        <w:jc w:val="center"/>
        <w:rPr>
          <w:sz w:val="24"/>
          <w:szCs w:val="24"/>
        </w:rPr>
      </w:pPr>
    </w:p>
    <w:p w14:paraId="0E3659E2" w14:textId="77777777" w:rsidR="00DE135B" w:rsidRDefault="00DE135B">
      <w:pPr>
        <w:widowControl w:val="0"/>
        <w:spacing w:line="230" w:lineRule="auto"/>
        <w:ind w:right="1470"/>
        <w:jc w:val="center"/>
        <w:rPr>
          <w:sz w:val="24"/>
          <w:szCs w:val="24"/>
        </w:rPr>
      </w:pPr>
    </w:p>
    <w:p w14:paraId="5622E873" w14:textId="77777777" w:rsidR="00DE135B" w:rsidRDefault="00DE135B">
      <w:pPr>
        <w:widowControl w:val="0"/>
        <w:spacing w:line="230" w:lineRule="auto"/>
        <w:ind w:right="1470"/>
        <w:jc w:val="center"/>
        <w:rPr>
          <w:sz w:val="24"/>
          <w:szCs w:val="24"/>
        </w:rPr>
      </w:pPr>
    </w:p>
    <w:p w14:paraId="143C6A35" w14:textId="77777777" w:rsidR="00DE135B" w:rsidRDefault="00DE135B">
      <w:pPr>
        <w:widowControl w:val="0"/>
        <w:spacing w:line="230" w:lineRule="auto"/>
        <w:ind w:right="1470"/>
        <w:jc w:val="center"/>
        <w:rPr>
          <w:sz w:val="24"/>
          <w:szCs w:val="24"/>
        </w:rPr>
      </w:pPr>
    </w:p>
    <w:p w14:paraId="1982F486" w14:textId="6A1C8E90" w:rsidR="007444A9" w:rsidRDefault="00AC4270">
      <w:pPr>
        <w:widowControl w:val="0"/>
        <w:spacing w:line="230" w:lineRule="auto"/>
        <w:ind w:right="1470"/>
        <w:jc w:val="center"/>
        <w:rPr>
          <w:sz w:val="24"/>
          <w:szCs w:val="24"/>
        </w:rPr>
      </w:pPr>
      <w:r>
        <w:rPr>
          <w:sz w:val="24"/>
          <w:szCs w:val="24"/>
        </w:rPr>
        <w:t xml:space="preserve">In </w:t>
      </w:r>
      <w:r w:rsidR="00367D97">
        <w:rPr>
          <w:sz w:val="24"/>
          <w:szCs w:val="24"/>
        </w:rPr>
        <w:t>P</w:t>
      </w:r>
      <w:r>
        <w:rPr>
          <w:sz w:val="24"/>
          <w:szCs w:val="24"/>
        </w:rPr>
        <w:t xml:space="preserve">artial </w:t>
      </w:r>
      <w:r w:rsidR="00367D97">
        <w:rPr>
          <w:sz w:val="24"/>
          <w:szCs w:val="24"/>
        </w:rPr>
        <w:t>F</w:t>
      </w:r>
      <w:r>
        <w:rPr>
          <w:sz w:val="24"/>
          <w:szCs w:val="24"/>
        </w:rPr>
        <w:t xml:space="preserve">ulfillment of the </w:t>
      </w:r>
      <w:r w:rsidR="00367D97">
        <w:rPr>
          <w:sz w:val="24"/>
          <w:szCs w:val="24"/>
        </w:rPr>
        <w:t>R</w:t>
      </w:r>
      <w:r>
        <w:rPr>
          <w:sz w:val="24"/>
          <w:szCs w:val="24"/>
        </w:rPr>
        <w:t>equirement</w:t>
      </w:r>
      <w:r w:rsidR="00367D97">
        <w:rPr>
          <w:sz w:val="24"/>
          <w:szCs w:val="24"/>
        </w:rPr>
        <w:t>s</w:t>
      </w:r>
      <w:r>
        <w:rPr>
          <w:sz w:val="24"/>
          <w:szCs w:val="24"/>
        </w:rPr>
        <w:t xml:space="preserve"> for the </w:t>
      </w:r>
      <w:r w:rsidR="00367D97">
        <w:rPr>
          <w:sz w:val="24"/>
          <w:szCs w:val="24"/>
        </w:rPr>
        <w:t>D</w:t>
      </w:r>
      <w:r>
        <w:rPr>
          <w:sz w:val="24"/>
          <w:szCs w:val="24"/>
        </w:rPr>
        <w:t xml:space="preserve">egree </w:t>
      </w:r>
    </w:p>
    <w:p w14:paraId="17FCB10C" w14:textId="77777777" w:rsidR="007444A9" w:rsidRDefault="00AC4270">
      <w:pPr>
        <w:widowControl w:val="0"/>
        <w:spacing w:line="230" w:lineRule="auto"/>
        <w:ind w:right="1470"/>
        <w:jc w:val="center"/>
        <w:rPr>
          <w:sz w:val="24"/>
          <w:szCs w:val="24"/>
        </w:rPr>
      </w:pPr>
      <w:r>
        <w:rPr>
          <w:sz w:val="24"/>
          <w:szCs w:val="24"/>
        </w:rPr>
        <w:t xml:space="preserve">Bachelor of Science in Information Technology </w:t>
      </w:r>
    </w:p>
    <w:p w14:paraId="176F3190" w14:textId="4EBB59BE" w:rsidR="00DE135B" w:rsidRPr="007723BB" w:rsidRDefault="00AC4270" w:rsidP="007F19A9">
      <w:pPr>
        <w:widowControl w:val="0"/>
        <w:spacing w:line="230" w:lineRule="auto"/>
        <w:ind w:right="1470"/>
        <w:jc w:val="center"/>
        <w:rPr>
          <w:i/>
          <w:iCs/>
          <w:sz w:val="24"/>
          <w:szCs w:val="24"/>
        </w:rPr>
      </w:pPr>
      <w:r w:rsidRPr="007723BB">
        <w:rPr>
          <w:i/>
          <w:iCs/>
          <w:sz w:val="24"/>
          <w:szCs w:val="24"/>
        </w:rPr>
        <w:t>Specialized in Web and</w:t>
      </w:r>
      <w:r w:rsidR="007444A9" w:rsidRPr="007723BB">
        <w:rPr>
          <w:i/>
          <w:iCs/>
          <w:sz w:val="24"/>
          <w:szCs w:val="24"/>
        </w:rPr>
        <w:t xml:space="preserve"> </w:t>
      </w:r>
      <w:r w:rsidRPr="007723BB">
        <w:rPr>
          <w:i/>
          <w:iCs/>
          <w:sz w:val="24"/>
          <w:szCs w:val="24"/>
        </w:rPr>
        <w:t>Mobile Application Development</w:t>
      </w:r>
    </w:p>
    <w:p w14:paraId="1FCD21D4" w14:textId="77777777" w:rsidR="00DE135B" w:rsidRPr="007723BB" w:rsidRDefault="00DE135B">
      <w:pPr>
        <w:widowControl w:val="0"/>
        <w:spacing w:line="230" w:lineRule="auto"/>
        <w:ind w:right="1470"/>
        <w:jc w:val="center"/>
        <w:rPr>
          <w:i/>
          <w:iCs/>
          <w:sz w:val="24"/>
          <w:szCs w:val="24"/>
        </w:rPr>
      </w:pPr>
    </w:p>
    <w:p w14:paraId="1B97848E" w14:textId="77777777" w:rsidR="00DE135B" w:rsidRPr="007723BB" w:rsidRDefault="00DE135B">
      <w:pPr>
        <w:widowControl w:val="0"/>
        <w:spacing w:line="230" w:lineRule="auto"/>
        <w:ind w:right="1470"/>
        <w:jc w:val="center"/>
        <w:rPr>
          <w:i/>
          <w:iCs/>
          <w:sz w:val="24"/>
          <w:szCs w:val="24"/>
        </w:rPr>
      </w:pPr>
    </w:p>
    <w:p w14:paraId="09B1EFD2" w14:textId="77777777" w:rsidR="00DE135B" w:rsidRDefault="00DE135B" w:rsidP="007444A9">
      <w:pPr>
        <w:widowControl w:val="0"/>
        <w:spacing w:line="230" w:lineRule="auto"/>
        <w:ind w:right="1470"/>
        <w:rPr>
          <w:sz w:val="24"/>
          <w:szCs w:val="24"/>
        </w:rPr>
      </w:pPr>
    </w:p>
    <w:p w14:paraId="0A4A05BD" w14:textId="77777777" w:rsidR="00DE135B" w:rsidRDefault="00DE135B">
      <w:pPr>
        <w:widowControl w:val="0"/>
        <w:spacing w:line="230" w:lineRule="auto"/>
        <w:ind w:right="1470"/>
        <w:jc w:val="center"/>
        <w:rPr>
          <w:sz w:val="24"/>
          <w:szCs w:val="24"/>
        </w:rPr>
      </w:pPr>
    </w:p>
    <w:p w14:paraId="399B399F" w14:textId="77777777" w:rsidR="007444A9" w:rsidRDefault="007444A9">
      <w:pPr>
        <w:widowControl w:val="0"/>
        <w:spacing w:line="230" w:lineRule="auto"/>
        <w:ind w:right="1470"/>
        <w:jc w:val="center"/>
        <w:rPr>
          <w:sz w:val="24"/>
          <w:szCs w:val="24"/>
        </w:rPr>
      </w:pPr>
    </w:p>
    <w:p w14:paraId="54CACAD9" w14:textId="77777777" w:rsidR="00DE135B" w:rsidRDefault="00DE135B">
      <w:pPr>
        <w:widowControl w:val="0"/>
        <w:spacing w:line="230" w:lineRule="auto"/>
        <w:ind w:right="1470"/>
        <w:jc w:val="center"/>
        <w:rPr>
          <w:sz w:val="24"/>
          <w:szCs w:val="24"/>
        </w:rPr>
      </w:pPr>
    </w:p>
    <w:p w14:paraId="02D4C09A" w14:textId="77777777" w:rsidR="00DE135B" w:rsidRDefault="00DE135B">
      <w:pPr>
        <w:widowControl w:val="0"/>
        <w:spacing w:line="230" w:lineRule="auto"/>
        <w:ind w:right="1470"/>
        <w:jc w:val="center"/>
        <w:rPr>
          <w:sz w:val="24"/>
          <w:szCs w:val="24"/>
        </w:rPr>
      </w:pPr>
    </w:p>
    <w:p w14:paraId="36ED7849" w14:textId="77777777" w:rsidR="00DE135B" w:rsidRDefault="00DE135B">
      <w:pPr>
        <w:widowControl w:val="0"/>
        <w:spacing w:line="230" w:lineRule="auto"/>
        <w:ind w:right="1470"/>
        <w:jc w:val="center"/>
        <w:rPr>
          <w:sz w:val="24"/>
          <w:szCs w:val="24"/>
        </w:rPr>
      </w:pPr>
    </w:p>
    <w:p w14:paraId="4F2C6608" w14:textId="77777777" w:rsidR="00DE135B" w:rsidRDefault="00DE135B">
      <w:pPr>
        <w:widowControl w:val="0"/>
        <w:spacing w:line="230" w:lineRule="auto"/>
        <w:ind w:right="1470"/>
        <w:jc w:val="center"/>
        <w:rPr>
          <w:sz w:val="24"/>
          <w:szCs w:val="24"/>
        </w:rPr>
      </w:pPr>
    </w:p>
    <w:p w14:paraId="755325C2" w14:textId="77777777" w:rsidR="00DE135B" w:rsidRDefault="00AC4270">
      <w:pPr>
        <w:widowControl w:val="0"/>
        <w:spacing w:line="230" w:lineRule="auto"/>
        <w:ind w:right="1470"/>
        <w:jc w:val="center"/>
        <w:rPr>
          <w:sz w:val="24"/>
          <w:szCs w:val="24"/>
        </w:rPr>
      </w:pPr>
      <w:r>
        <w:rPr>
          <w:sz w:val="24"/>
          <w:szCs w:val="24"/>
        </w:rPr>
        <w:t>GIRONELLA, VAUGHN ROVIN</w:t>
      </w:r>
    </w:p>
    <w:p w14:paraId="11DC700D" w14:textId="77777777" w:rsidR="00DE135B" w:rsidRDefault="00AC4270">
      <w:pPr>
        <w:widowControl w:val="0"/>
        <w:spacing w:line="230" w:lineRule="auto"/>
        <w:ind w:right="1470"/>
        <w:jc w:val="center"/>
        <w:rPr>
          <w:sz w:val="24"/>
          <w:szCs w:val="24"/>
        </w:rPr>
      </w:pPr>
      <w:r>
        <w:rPr>
          <w:sz w:val="24"/>
          <w:szCs w:val="24"/>
        </w:rPr>
        <w:t>DIZON, ALISON RRYSALDI C.</w:t>
      </w:r>
    </w:p>
    <w:p w14:paraId="50C35DD7" w14:textId="77777777" w:rsidR="00DE135B" w:rsidRDefault="00AC4270">
      <w:pPr>
        <w:widowControl w:val="0"/>
        <w:spacing w:line="230" w:lineRule="auto"/>
        <w:ind w:right="1470"/>
        <w:jc w:val="center"/>
        <w:rPr>
          <w:sz w:val="24"/>
          <w:szCs w:val="24"/>
        </w:rPr>
      </w:pPr>
      <w:r>
        <w:rPr>
          <w:sz w:val="24"/>
          <w:szCs w:val="24"/>
        </w:rPr>
        <w:t>AROCHA, CARL STEPHEN</w:t>
      </w:r>
    </w:p>
    <w:p w14:paraId="71F3E701" w14:textId="77777777" w:rsidR="00DE135B" w:rsidRDefault="00AC4270">
      <w:pPr>
        <w:widowControl w:val="0"/>
        <w:spacing w:line="230" w:lineRule="auto"/>
        <w:ind w:right="1470"/>
        <w:jc w:val="center"/>
        <w:rPr>
          <w:sz w:val="24"/>
          <w:szCs w:val="24"/>
        </w:rPr>
      </w:pPr>
      <w:r>
        <w:rPr>
          <w:sz w:val="24"/>
          <w:szCs w:val="24"/>
        </w:rPr>
        <w:t>ISIDRO, MARK ALAN B.</w:t>
      </w:r>
    </w:p>
    <w:p w14:paraId="34F212C4" w14:textId="77777777" w:rsidR="00DE135B" w:rsidRDefault="00DE135B">
      <w:pPr>
        <w:widowControl w:val="0"/>
        <w:spacing w:line="230" w:lineRule="auto"/>
        <w:ind w:right="1470"/>
        <w:jc w:val="center"/>
        <w:rPr>
          <w:sz w:val="24"/>
          <w:szCs w:val="24"/>
        </w:rPr>
      </w:pPr>
    </w:p>
    <w:p w14:paraId="026CDEB5" w14:textId="77777777" w:rsidR="007444A9" w:rsidRDefault="007444A9">
      <w:pPr>
        <w:widowControl w:val="0"/>
        <w:spacing w:line="230" w:lineRule="auto"/>
        <w:ind w:right="1470"/>
        <w:jc w:val="center"/>
        <w:rPr>
          <w:sz w:val="24"/>
          <w:szCs w:val="24"/>
        </w:rPr>
      </w:pPr>
    </w:p>
    <w:p w14:paraId="49A1B0BB" w14:textId="77777777" w:rsidR="007444A9" w:rsidRDefault="007444A9">
      <w:pPr>
        <w:widowControl w:val="0"/>
        <w:spacing w:line="230" w:lineRule="auto"/>
        <w:ind w:right="1470"/>
        <w:jc w:val="center"/>
        <w:rPr>
          <w:sz w:val="24"/>
          <w:szCs w:val="24"/>
        </w:rPr>
      </w:pPr>
    </w:p>
    <w:p w14:paraId="43A0C50D" w14:textId="77777777" w:rsidR="007444A9" w:rsidRDefault="007444A9">
      <w:pPr>
        <w:widowControl w:val="0"/>
        <w:spacing w:line="230" w:lineRule="auto"/>
        <w:ind w:right="1470"/>
        <w:jc w:val="center"/>
        <w:rPr>
          <w:sz w:val="24"/>
          <w:szCs w:val="24"/>
        </w:rPr>
      </w:pPr>
    </w:p>
    <w:p w14:paraId="09540CDB" w14:textId="77777777" w:rsidR="007444A9" w:rsidRDefault="007444A9">
      <w:pPr>
        <w:widowControl w:val="0"/>
        <w:spacing w:line="230" w:lineRule="auto"/>
        <w:ind w:right="1470"/>
        <w:jc w:val="center"/>
        <w:rPr>
          <w:sz w:val="24"/>
          <w:szCs w:val="24"/>
        </w:rPr>
      </w:pPr>
    </w:p>
    <w:p w14:paraId="45C6B75A" w14:textId="77777777" w:rsidR="00DE135B" w:rsidRDefault="00DE135B">
      <w:pPr>
        <w:widowControl w:val="0"/>
        <w:spacing w:line="230" w:lineRule="auto"/>
        <w:ind w:right="1470"/>
        <w:jc w:val="center"/>
        <w:rPr>
          <w:sz w:val="24"/>
          <w:szCs w:val="24"/>
        </w:rPr>
      </w:pPr>
    </w:p>
    <w:p w14:paraId="7374E2D7" w14:textId="77777777" w:rsidR="00DE135B" w:rsidRDefault="00DE135B">
      <w:pPr>
        <w:widowControl w:val="0"/>
        <w:spacing w:line="230" w:lineRule="auto"/>
        <w:ind w:right="1470"/>
        <w:jc w:val="center"/>
        <w:rPr>
          <w:sz w:val="24"/>
          <w:szCs w:val="24"/>
        </w:rPr>
      </w:pPr>
    </w:p>
    <w:p w14:paraId="0F74105A" w14:textId="77777777" w:rsidR="007444A9" w:rsidRDefault="007444A9">
      <w:pPr>
        <w:widowControl w:val="0"/>
        <w:spacing w:line="230" w:lineRule="auto"/>
        <w:ind w:right="1470"/>
        <w:jc w:val="center"/>
        <w:rPr>
          <w:sz w:val="24"/>
          <w:szCs w:val="24"/>
        </w:rPr>
      </w:pPr>
    </w:p>
    <w:p w14:paraId="3EFFC342" w14:textId="4D10683A" w:rsidR="00DE135B" w:rsidRDefault="00AC4270" w:rsidP="007F19A9">
      <w:pPr>
        <w:spacing w:line="240" w:lineRule="auto"/>
        <w:ind w:right="1470"/>
        <w:jc w:val="center"/>
        <w:rPr>
          <w:sz w:val="24"/>
          <w:szCs w:val="24"/>
        </w:rPr>
      </w:pPr>
      <w:r>
        <w:rPr>
          <w:sz w:val="24"/>
          <w:szCs w:val="24"/>
        </w:rPr>
        <w:t>MARIBEL V. CARDONA</w:t>
      </w:r>
    </w:p>
    <w:p w14:paraId="5AD52A11" w14:textId="77777777" w:rsidR="007F19A9" w:rsidRDefault="007F19A9" w:rsidP="007F19A9">
      <w:pPr>
        <w:spacing w:line="240" w:lineRule="auto"/>
        <w:ind w:right="1470"/>
        <w:jc w:val="center"/>
        <w:rPr>
          <w:sz w:val="24"/>
          <w:szCs w:val="24"/>
        </w:rPr>
      </w:pPr>
    </w:p>
    <w:p w14:paraId="74F299FC" w14:textId="77777777" w:rsidR="00DE135B" w:rsidRDefault="00DE135B">
      <w:pPr>
        <w:spacing w:line="240" w:lineRule="auto"/>
        <w:ind w:right="1470"/>
        <w:jc w:val="center"/>
        <w:rPr>
          <w:sz w:val="24"/>
          <w:szCs w:val="24"/>
        </w:rPr>
        <w:sectPr w:rsidR="00DE135B">
          <w:headerReference w:type="even" r:id="rId9"/>
          <w:headerReference w:type="default" r:id="rId10"/>
          <w:footerReference w:type="even" r:id="rId11"/>
          <w:footerReference w:type="default" r:id="rId12"/>
          <w:headerReference w:type="first" r:id="rId13"/>
          <w:footerReference w:type="first" r:id="rId14"/>
          <w:pgSz w:w="11906" w:h="16838"/>
          <w:pgMar w:top="1440" w:right="0" w:bottom="1440" w:left="2160" w:header="720" w:footer="720" w:gutter="0"/>
          <w:pgNumType w:start="1"/>
          <w:cols w:space="720"/>
        </w:sectPr>
      </w:pPr>
    </w:p>
    <w:p w14:paraId="1A0A3EAD" w14:textId="41FAC97C" w:rsidR="007444A9" w:rsidRPr="007F19A9" w:rsidRDefault="00AC4270" w:rsidP="007F19A9">
      <w:pPr>
        <w:spacing w:line="240" w:lineRule="auto"/>
        <w:ind w:right="30" w:firstLine="720"/>
        <w:jc w:val="center"/>
        <w:rPr>
          <w:sz w:val="24"/>
          <w:szCs w:val="24"/>
        </w:rPr>
        <w:sectPr w:rsidR="007444A9" w:rsidRPr="007F19A9">
          <w:type w:val="continuous"/>
          <w:pgSz w:w="11906" w:h="16838"/>
          <w:pgMar w:top="1440" w:right="1440" w:bottom="1440" w:left="1440" w:header="720" w:footer="720" w:gutter="0"/>
          <w:cols w:space="720"/>
        </w:sectPr>
      </w:pPr>
      <w:r>
        <w:rPr>
          <w:sz w:val="24"/>
          <w:szCs w:val="24"/>
        </w:rPr>
        <w:t>JUNE 2026</w:t>
      </w:r>
    </w:p>
    <w:p w14:paraId="16133C81" w14:textId="77777777" w:rsidR="00DE135B" w:rsidRDefault="00DE135B">
      <w:pPr>
        <w:spacing w:line="240" w:lineRule="auto"/>
        <w:ind w:right="30"/>
        <w:jc w:val="center"/>
        <w:rPr>
          <w:sz w:val="24"/>
          <w:szCs w:val="24"/>
        </w:rPr>
        <w:sectPr w:rsidR="00DE135B">
          <w:type w:val="continuous"/>
          <w:pgSz w:w="11906" w:h="16838"/>
          <w:pgMar w:top="1440" w:right="0" w:bottom="1440" w:left="2160" w:header="720" w:footer="720" w:gutter="0"/>
          <w:cols w:space="720"/>
        </w:sectPr>
      </w:pPr>
    </w:p>
    <w:p w14:paraId="7B04E98A" w14:textId="77777777" w:rsidR="00DE135B" w:rsidRDefault="00AC4270">
      <w:pPr>
        <w:pStyle w:val="Heading1"/>
        <w:spacing w:before="0"/>
        <w:ind w:right="30"/>
        <w:jc w:val="center"/>
        <w:rPr>
          <w:b/>
          <w:bCs/>
          <w:sz w:val="24"/>
          <w:szCs w:val="24"/>
        </w:rPr>
      </w:pPr>
      <w:r>
        <w:rPr>
          <w:b/>
          <w:bCs/>
          <w:sz w:val="24"/>
          <w:szCs w:val="24"/>
        </w:rPr>
        <w:lastRenderedPageBreak/>
        <w:t>APPROVAL SHEET</w:t>
      </w:r>
    </w:p>
    <w:p w14:paraId="06805AAF" w14:textId="77777777" w:rsidR="00DE135B" w:rsidRDefault="00AC4270">
      <w:pPr>
        <w:ind w:right="30" w:firstLine="719"/>
        <w:jc w:val="both"/>
        <w:rPr>
          <w:b/>
          <w:bCs/>
          <w:sz w:val="24"/>
          <w:szCs w:val="24"/>
        </w:rPr>
      </w:pPr>
      <w:r>
        <w:rPr>
          <w:sz w:val="24"/>
          <w:szCs w:val="24"/>
        </w:rPr>
        <w:t>The Capstone Project entitled “</w:t>
      </w:r>
      <w:r>
        <w:rPr>
          <w:b/>
          <w:bCs/>
          <w:sz w:val="24"/>
          <w:szCs w:val="24"/>
        </w:rPr>
        <w:t>Extension Program Assessment: A Dual-Focus Intelligent System for Feedback Analytics and Beneficiary Performance Evaluation”</w:t>
      </w:r>
      <w:r>
        <w:rPr>
          <w:sz w:val="24"/>
          <w:szCs w:val="24"/>
        </w:rPr>
        <w:t xml:space="preserve"> prepared and submitted by </w:t>
      </w:r>
      <w:r>
        <w:rPr>
          <w:b/>
          <w:bCs/>
          <w:sz w:val="24"/>
          <w:szCs w:val="24"/>
        </w:rPr>
        <w:t xml:space="preserve">Carl Stephen Arocha, Alison Rrysaldi C Dizon, Vaughn Rovin Gironella </w:t>
      </w:r>
      <w:r>
        <w:rPr>
          <w:sz w:val="24"/>
          <w:szCs w:val="24"/>
        </w:rPr>
        <w:t xml:space="preserve">and </w:t>
      </w:r>
      <w:r>
        <w:rPr>
          <w:b/>
          <w:bCs/>
          <w:sz w:val="24"/>
          <w:szCs w:val="24"/>
        </w:rPr>
        <w:t xml:space="preserve">Mark Alan B. Isidro </w:t>
      </w:r>
      <w:r>
        <w:rPr>
          <w:sz w:val="24"/>
          <w:szCs w:val="24"/>
        </w:rPr>
        <w:t>in partial fulfillment of the requirements for the degree Bachelor of Science in Information Technology</w:t>
      </w:r>
      <w:r>
        <w:rPr>
          <w:color w:val="FF0000"/>
          <w:sz w:val="24"/>
          <w:szCs w:val="24"/>
        </w:rPr>
        <w:t xml:space="preserve"> </w:t>
      </w:r>
      <w:r>
        <w:rPr>
          <w:sz w:val="24"/>
          <w:szCs w:val="24"/>
        </w:rPr>
        <w:t>specialized in Web and Mobile Application development, is hereby recommended for approval and acceptance.</w:t>
      </w:r>
    </w:p>
    <w:p w14:paraId="05238F52" w14:textId="77777777" w:rsidR="00DE135B" w:rsidRDefault="00DE135B">
      <w:pPr>
        <w:widowControl w:val="0"/>
        <w:ind w:right="30"/>
        <w:jc w:val="center"/>
        <w:rPr>
          <w:b/>
          <w:bCs/>
          <w:sz w:val="24"/>
          <w:szCs w:val="24"/>
        </w:rPr>
      </w:pPr>
    </w:p>
    <w:p w14:paraId="403DE28E" w14:textId="77777777" w:rsidR="00DE135B" w:rsidRDefault="00DE135B">
      <w:pPr>
        <w:widowControl w:val="0"/>
        <w:ind w:right="30"/>
        <w:jc w:val="right"/>
        <w:rPr>
          <w:b/>
          <w:bCs/>
          <w:sz w:val="24"/>
          <w:szCs w:val="24"/>
        </w:rPr>
      </w:pPr>
    </w:p>
    <w:p w14:paraId="21292A0B" w14:textId="77777777" w:rsidR="00DE135B" w:rsidRDefault="00AC4270">
      <w:pPr>
        <w:widowControl w:val="0"/>
        <w:spacing w:line="240" w:lineRule="auto"/>
        <w:ind w:right="30"/>
        <w:jc w:val="right"/>
        <w:rPr>
          <w:b/>
          <w:bCs/>
          <w:sz w:val="24"/>
          <w:szCs w:val="24"/>
        </w:rPr>
      </w:pPr>
      <w:r>
        <w:rPr>
          <w:b/>
          <w:bCs/>
          <w:sz w:val="24"/>
          <w:szCs w:val="24"/>
        </w:rPr>
        <w:t>MARIBEL V. CARDONA</w:t>
      </w:r>
    </w:p>
    <w:p w14:paraId="433EB446" w14:textId="77777777" w:rsidR="00DE135B" w:rsidRDefault="00AC4270">
      <w:pPr>
        <w:widowControl w:val="0"/>
        <w:pBdr>
          <w:bottom w:val="single" w:sz="12" w:space="1" w:color="000000"/>
        </w:pBdr>
        <w:spacing w:after="200" w:line="240" w:lineRule="auto"/>
        <w:ind w:right="30"/>
        <w:jc w:val="cente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Adviser</w:t>
      </w:r>
    </w:p>
    <w:p w14:paraId="5796B7D2" w14:textId="77777777" w:rsidR="00DE135B" w:rsidRDefault="00AC4270">
      <w:pPr>
        <w:widowControl w:val="0"/>
        <w:ind w:right="30" w:firstLine="720"/>
        <w:rPr>
          <w:sz w:val="24"/>
          <w:szCs w:val="24"/>
        </w:rPr>
      </w:pPr>
      <w:bookmarkStart w:id="1" w:name="_heading=h.njekp8yf2sqc" w:colFirst="0" w:colLast="0"/>
      <w:bookmarkEnd w:id="1"/>
      <w:r>
        <w:rPr>
          <w:sz w:val="24"/>
          <w:szCs w:val="24"/>
        </w:rPr>
        <w:t>Approved and Accepted by the Committee on Oral Examination with a grade of____.</w:t>
      </w:r>
    </w:p>
    <w:p w14:paraId="4C16DDB0" w14:textId="77777777" w:rsidR="00DE135B" w:rsidRDefault="00DE135B">
      <w:pPr>
        <w:widowControl w:val="0"/>
        <w:ind w:right="30"/>
        <w:rPr>
          <w:sz w:val="24"/>
          <w:szCs w:val="24"/>
        </w:rPr>
      </w:pPr>
    </w:p>
    <w:p w14:paraId="24438015" w14:textId="77777777" w:rsidR="00DE135B" w:rsidRDefault="00DE135B">
      <w:pPr>
        <w:widowControl w:val="0"/>
        <w:ind w:right="30"/>
        <w:rPr>
          <w:b/>
          <w:bCs/>
          <w:sz w:val="24"/>
          <w:szCs w:val="24"/>
        </w:rPr>
      </w:pPr>
    </w:p>
    <w:p w14:paraId="4C95629F" w14:textId="77777777" w:rsidR="00DE135B" w:rsidRDefault="00AC4270">
      <w:pPr>
        <w:widowControl w:val="0"/>
        <w:ind w:right="30"/>
        <w:rPr>
          <w:b/>
          <w:bCs/>
          <w:sz w:val="24"/>
          <w:szCs w:val="24"/>
        </w:rPr>
      </w:pPr>
      <w:r>
        <w:rPr>
          <w:b/>
          <w:bCs/>
          <w:sz w:val="24"/>
          <w:szCs w:val="24"/>
        </w:rPr>
        <w:t>GENE MARCK B. CATEDRILLA</w:t>
      </w:r>
      <w:proofErr w:type="gramStart"/>
      <w:r>
        <w:rPr>
          <w:b/>
          <w:bCs/>
          <w:sz w:val="24"/>
          <w:szCs w:val="24"/>
        </w:rPr>
        <w:tab/>
        <w:t xml:space="preserve">  </w:t>
      </w:r>
      <w:r>
        <w:rPr>
          <w:b/>
          <w:bCs/>
          <w:sz w:val="24"/>
          <w:szCs w:val="24"/>
        </w:rPr>
        <w:tab/>
      </w:r>
      <w:proofErr w:type="gramEnd"/>
      <w:r>
        <w:rPr>
          <w:b/>
          <w:bCs/>
          <w:sz w:val="24"/>
          <w:szCs w:val="24"/>
        </w:rPr>
        <w:tab/>
      </w:r>
      <w:r>
        <w:rPr>
          <w:b/>
          <w:bCs/>
          <w:sz w:val="24"/>
          <w:szCs w:val="24"/>
        </w:rPr>
        <w:tab/>
        <w:t>CAROLINA R. JOVAL</w:t>
      </w:r>
    </w:p>
    <w:p w14:paraId="19F5420F" w14:textId="77777777" w:rsidR="00DE135B" w:rsidRDefault="00AC4270">
      <w:pPr>
        <w:widowControl w:val="0"/>
        <w:ind w:right="30"/>
        <w:rPr>
          <w:sz w:val="24"/>
          <w:szCs w:val="24"/>
        </w:rPr>
      </w:pPr>
      <w:r>
        <w:rPr>
          <w:sz w:val="24"/>
          <w:szCs w:val="24"/>
        </w:rPr>
        <w:tab/>
        <w:t xml:space="preserve">       Member</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Member</w:t>
      </w:r>
    </w:p>
    <w:p w14:paraId="70F3FA2F" w14:textId="77777777" w:rsidR="00DE135B" w:rsidRDefault="00DE135B">
      <w:pPr>
        <w:widowControl w:val="0"/>
        <w:ind w:right="30"/>
        <w:rPr>
          <w:b/>
          <w:bCs/>
          <w:sz w:val="24"/>
          <w:szCs w:val="24"/>
        </w:rPr>
      </w:pPr>
    </w:p>
    <w:p w14:paraId="5AD1DAE1" w14:textId="77777777" w:rsidR="00DE135B" w:rsidRDefault="00DE135B">
      <w:pPr>
        <w:widowControl w:val="0"/>
        <w:ind w:right="30"/>
        <w:jc w:val="center"/>
        <w:rPr>
          <w:b/>
          <w:bCs/>
          <w:sz w:val="24"/>
          <w:szCs w:val="24"/>
        </w:rPr>
      </w:pPr>
    </w:p>
    <w:p w14:paraId="3FC6C2AE" w14:textId="77777777" w:rsidR="00DE135B" w:rsidRDefault="00AC4270">
      <w:pPr>
        <w:widowControl w:val="0"/>
        <w:ind w:right="30"/>
        <w:rPr>
          <w:sz w:val="24"/>
          <w:szCs w:val="24"/>
        </w:rPr>
      </w:pPr>
      <w:r>
        <w:rPr>
          <w:b/>
          <w:bCs/>
          <w:sz w:val="24"/>
          <w:szCs w:val="24"/>
        </w:rPr>
        <w:t>JOCELYN O. PADALLAN</w:t>
      </w:r>
      <w:proofErr w:type="gramStart"/>
      <w:r>
        <w:rPr>
          <w:b/>
          <w:bCs/>
          <w:sz w:val="24"/>
          <w:szCs w:val="24"/>
        </w:rPr>
        <w:tab/>
        <w:t xml:space="preserve">  </w:t>
      </w:r>
      <w:r>
        <w:rPr>
          <w:b/>
          <w:bCs/>
          <w:sz w:val="24"/>
          <w:szCs w:val="24"/>
        </w:rPr>
        <w:tab/>
      </w:r>
      <w:proofErr w:type="gramEnd"/>
      <w:r>
        <w:rPr>
          <w:b/>
          <w:bCs/>
          <w:sz w:val="24"/>
          <w:szCs w:val="24"/>
        </w:rPr>
        <w:tab/>
      </w:r>
      <w:r>
        <w:rPr>
          <w:b/>
          <w:bCs/>
          <w:sz w:val="24"/>
          <w:szCs w:val="24"/>
        </w:rPr>
        <w:tab/>
        <w:t xml:space="preserve">        JEFFERSON L. LERIOS                             </w:t>
      </w:r>
    </w:p>
    <w:p w14:paraId="472757FD" w14:textId="77777777" w:rsidR="00DE135B" w:rsidRDefault="00AC4270">
      <w:pPr>
        <w:widowControl w:val="0"/>
        <w:ind w:right="30"/>
        <w:rPr>
          <w:sz w:val="24"/>
          <w:szCs w:val="24"/>
        </w:rPr>
      </w:pPr>
      <w:r>
        <w:rPr>
          <w:sz w:val="24"/>
          <w:szCs w:val="24"/>
        </w:rPr>
        <w:t xml:space="preserve">              Member                                                                      </w:t>
      </w:r>
      <w:proofErr w:type="spellStart"/>
      <w:r>
        <w:rPr>
          <w:sz w:val="24"/>
          <w:szCs w:val="24"/>
        </w:rPr>
        <w:t>Member</w:t>
      </w:r>
      <w:proofErr w:type="spellEnd"/>
    </w:p>
    <w:p w14:paraId="4B676963" w14:textId="77777777" w:rsidR="00DE135B" w:rsidRDefault="00DE135B">
      <w:pPr>
        <w:widowControl w:val="0"/>
        <w:ind w:right="30"/>
        <w:rPr>
          <w:b/>
          <w:bCs/>
          <w:sz w:val="24"/>
          <w:szCs w:val="24"/>
        </w:rPr>
      </w:pPr>
    </w:p>
    <w:p w14:paraId="5942EB0E" w14:textId="77777777" w:rsidR="00DE135B" w:rsidRDefault="00DE135B">
      <w:pPr>
        <w:widowControl w:val="0"/>
        <w:ind w:right="30"/>
        <w:jc w:val="center"/>
        <w:rPr>
          <w:b/>
          <w:bCs/>
          <w:sz w:val="24"/>
          <w:szCs w:val="24"/>
        </w:rPr>
      </w:pPr>
    </w:p>
    <w:p w14:paraId="77406E18" w14:textId="77777777" w:rsidR="00DE135B" w:rsidRDefault="00DE135B">
      <w:pPr>
        <w:widowControl w:val="0"/>
        <w:ind w:right="30"/>
        <w:jc w:val="center"/>
        <w:rPr>
          <w:b/>
          <w:bCs/>
          <w:sz w:val="24"/>
          <w:szCs w:val="24"/>
        </w:rPr>
      </w:pPr>
    </w:p>
    <w:p w14:paraId="7DCC9224" w14:textId="77777777" w:rsidR="00DE135B" w:rsidRDefault="00AC4270">
      <w:pPr>
        <w:widowControl w:val="0"/>
        <w:ind w:right="30" w:firstLine="720"/>
        <w:jc w:val="both"/>
        <w:rPr>
          <w:sz w:val="24"/>
          <w:szCs w:val="24"/>
        </w:rPr>
      </w:pPr>
      <w:r>
        <w:rPr>
          <w:sz w:val="24"/>
          <w:szCs w:val="24"/>
        </w:rPr>
        <w:t>Accepted in partial fulfillment of the requirements for the degree of Bachelor of Science in Information Technology, specialized in Web and Mobile Application Development.</w:t>
      </w:r>
    </w:p>
    <w:p w14:paraId="2C0F5FFF" w14:textId="77777777" w:rsidR="00DE135B" w:rsidRDefault="00DE135B">
      <w:pPr>
        <w:widowControl w:val="0"/>
        <w:ind w:right="30"/>
        <w:rPr>
          <w:sz w:val="24"/>
          <w:szCs w:val="24"/>
        </w:rPr>
      </w:pPr>
    </w:p>
    <w:p w14:paraId="64E28949" w14:textId="77777777" w:rsidR="00DE135B" w:rsidRDefault="00DE135B">
      <w:pPr>
        <w:widowControl w:val="0"/>
        <w:ind w:right="30"/>
        <w:rPr>
          <w:b/>
          <w:bCs/>
          <w:sz w:val="24"/>
          <w:szCs w:val="24"/>
        </w:rPr>
      </w:pPr>
    </w:p>
    <w:p w14:paraId="61B99294" w14:textId="77777777" w:rsidR="00DE135B" w:rsidRDefault="00DE135B">
      <w:pPr>
        <w:widowControl w:val="0"/>
        <w:ind w:right="30"/>
        <w:rPr>
          <w:b/>
          <w:bCs/>
          <w:sz w:val="24"/>
          <w:szCs w:val="24"/>
        </w:rPr>
      </w:pPr>
    </w:p>
    <w:p w14:paraId="27392889" w14:textId="77777777" w:rsidR="00DE135B" w:rsidRDefault="00DE135B">
      <w:pPr>
        <w:widowControl w:val="0"/>
        <w:ind w:right="30"/>
        <w:rPr>
          <w:b/>
          <w:bCs/>
          <w:sz w:val="24"/>
          <w:szCs w:val="24"/>
        </w:rPr>
      </w:pPr>
    </w:p>
    <w:p w14:paraId="56D4D168" w14:textId="5890A1CA" w:rsidR="00DE135B" w:rsidRDefault="00AC4270" w:rsidP="00D133D3">
      <w:pPr>
        <w:widowControl w:val="0"/>
        <w:spacing w:line="240" w:lineRule="auto"/>
        <w:ind w:right="30"/>
        <w:jc w:val="right"/>
        <w:rPr>
          <w:b/>
          <w:bCs/>
          <w:sz w:val="24"/>
          <w:szCs w:val="24"/>
        </w:rPr>
      </w:pPr>
      <w:r>
        <w:rPr>
          <w:b/>
          <w:bCs/>
          <w:sz w:val="24"/>
          <w:szCs w:val="24"/>
        </w:rPr>
        <w:t xml:space="preserve">                                  </w:t>
      </w:r>
      <w:r w:rsidR="007723BB">
        <w:rPr>
          <w:b/>
          <w:bCs/>
          <w:sz w:val="24"/>
          <w:szCs w:val="24"/>
        </w:rPr>
        <w:t xml:space="preserve">                                      </w:t>
      </w:r>
      <w:r>
        <w:rPr>
          <w:b/>
          <w:bCs/>
          <w:sz w:val="24"/>
          <w:szCs w:val="24"/>
        </w:rPr>
        <w:t xml:space="preserve"> LOYD S. ECHALAR</w:t>
      </w:r>
    </w:p>
    <w:p w14:paraId="3D72611E" w14:textId="77777777" w:rsidR="00DE135B" w:rsidRDefault="00AC4270" w:rsidP="00D133D3">
      <w:pPr>
        <w:widowControl w:val="0"/>
        <w:spacing w:line="240" w:lineRule="auto"/>
        <w:ind w:right="30"/>
        <w:jc w:val="right"/>
        <w:rPr>
          <w:sz w:val="24"/>
          <w:szCs w:val="24"/>
        </w:rPr>
      </w:pPr>
      <w:r>
        <w:rPr>
          <w:sz w:val="24"/>
          <w:szCs w:val="24"/>
        </w:rPr>
        <w:t>Associate Dean, College of Computer Studies</w:t>
      </w:r>
    </w:p>
    <w:p w14:paraId="680489AC" w14:textId="77777777" w:rsidR="00DE135B" w:rsidRDefault="00DE135B">
      <w:pPr>
        <w:widowControl w:val="0"/>
        <w:ind w:right="30"/>
        <w:jc w:val="right"/>
        <w:rPr>
          <w:sz w:val="24"/>
          <w:szCs w:val="24"/>
        </w:rPr>
      </w:pPr>
    </w:p>
    <w:p w14:paraId="11227A28" w14:textId="77777777" w:rsidR="00DE135B" w:rsidRDefault="00DE135B">
      <w:pPr>
        <w:widowControl w:val="0"/>
        <w:ind w:right="30"/>
        <w:rPr>
          <w:sz w:val="24"/>
          <w:szCs w:val="24"/>
        </w:rPr>
      </w:pPr>
    </w:p>
    <w:p w14:paraId="72B50EDE" w14:textId="77777777" w:rsidR="00DE135B" w:rsidRDefault="00DE135B">
      <w:pPr>
        <w:widowControl w:val="0"/>
        <w:ind w:right="30"/>
        <w:jc w:val="right"/>
        <w:rPr>
          <w:sz w:val="24"/>
          <w:szCs w:val="24"/>
        </w:rPr>
      </w:pPr>
    </w:p>
    <w:p w14:paraId="27085FA6" w14:textId="77777777" w:rsidR="00DE135B" w:rsidRDefault="00DE135B">
      <w:pPr>
        <w:widowControl w:val="0"/>
        <w:ind w:right="30"/>
        <w:jc w:val="right"/>
        <w:rPr>
          <w:sz w:val="24"/>
          <w:szCs w:val="24"/>
        </w:rPr>
      </w:pPr>
    </w:p>
    <w:p w14:paraId="074A26AB" w14:textId="7B8AC20A" w:rsidR="00DE135B" w:rsidRDefault="00AC4270" w:rsidP="00D133D3">
      <w:pPr>
        <w:widowControl w:val="0"/>
        <w:spacing w:line="240" w:lineRule="auto"/>
        <w:ind w:right="30"/>
        <w:jc w:val="both"/>
        <w:rPr>
          <w:sz w:val="24"/>
          <w:szCs w:val="24"/>
        </w:rPr>
      </w:pPr>
      <w:r>
        <w:rPr>
          <w:b/>
          <w:bCs/>
          <w:sz w:val="24"/>
          <w:szCs w:val="24"/>
        </w:rPr>
        <w:t>OFELIA B. MANINGAS, EdD.</w:t>
      </w:r>
      <w:r>
        <w:rPr>
          <w:b/>
          <w:bCs/>
          <w:sz w:val="24"/>
          <w:szCs w:val="24"/>
        </w:rPr>
        <w:tab/>
      </w:r>
      <w:r>
        <w:rPr>
          <w:b/>
          <w:bCs/>
          <w:sz w:val="24"/>
          <w:szCs w:val="24"/>
        </w:rPr>
        <w:tab/>
      </w:r>
      <w:r>
        <w:rPr>
          <w:b/>
          <w:bCs/>
          <w:sz w:val="24"/>
          <w:szCs w:val="24"/>
        </w:rPr>
        <w:tab/>
        <w:t xml:space="preserve">                        </w:t>
      </w:r>
      <w:r>
        <w:rPr>
          <w:sz w:val="24"/>
          <w:szCs w:val="24"/>
        </w:rPr>
        <w:t>____________</w:t>
      </w:r>
    </w:p>
    <w:p w14:paraId="42BA2CE9" w14:textId="77777777" w:rsidR="00DE135B" w:rsidRDefault="00AC4270" w:rsidP="00D133D3">
      <w:pPr>
        <w:widowControl w:val="0"/>
        <w:spacing w:line="240" w:lineRule="auto"/>
        <w:ind w:right="30"/>
        <w:rPr>
          <w:b/>
          <w:bCs/>
          <w:sz w:val="24"/>
          <w:szCs w:val="24"/>
        </w:rPr>
      </w:pPr>
      <w:r>
        <w:rPr>
          <w:sz w:val="24"/>
          <w:szCs w:val="24"/>
        </w:rPr>
        <w:t>Chairperson, Research and Development Office</w:t>
      </w:r>
      <w:r>
        <w:rPr>
          <w:sz w:val="24"/>
          <w:szCs w:val="24"/>
        </w:rPr>
        <w:tab/>
        <w:t xml:space="preserve">                Date Signed</w:t>
      </w:r>
    </w:p>
    <w:p w14:paraId="7B59C8B9" w14:textId="77777777" w:rsidR="00DE135B" w:rsidRDefault="00DE135B">
      <w:pPr>
        <w:widowControl w:val="0"/>
        <w:ind w:right="30"/>
        <w:rPr>
          <w:b/>
          <w:bCs/>
          <w:sz w:val="24"/>
          <w:szCs w:val="24"/>
        </w:rPr>
      </w:pPr>
    </w:p>
    <w:tbl>
      <w:tblPr>
        <w:tblStyle w:val="aff"/>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68"/>
        <w:gridCol w:w="3828"/>
      </w:tblGrid>
      <w:tr w:rsidR="00DE135B" w14:paraId="37A8E286" w14:textId="77777777">
        <w:tc>
          <w:tcPr>
            <w:tcW w:w="4468" w:type="dxa"/>
          </w:tcPr>
          <w:p w14:paraId="3E76587E" w14:textId="77777777" w:rsidR="00DE135B" w:rsidRDefault="00AC4270">
            <w:pPr>
              <w:widowControl w:val="0"/>
              <w:ind w:right="30"/>
              <w:rPr>
                <w:b/>
                <w:bCs/>
                <w:sz w:val="24"/>
                <w:szCs w:val="24"/>
              </w:rPr>
            </w:pPr>
            <w:r>
              <w:rPr>
                <w:b/>
                <w:bCs/>
                <w:sz w:val="24"/>
                <w:szCs w:val="24"/>
              </w:rPr>
              <w:t>RESEARCH CONTRIBUTION NO.</w:t>
            </w:r>
          </w:p>
          <w:p w14:paraId="5D2DBA34" w14:textId="77777777" w:rsidR="00DE135B" w:rsidRDefault="00DE135B">
            <w:pPr>
              <w:widowControl w:val="0"/>
              <w:ind w:right="30"/>
              <w:rPr>
                <w:b/>
                <w:bCs/>
                <w:sz w:val="24"/>
                <w:szCs w:val="24"/>
              </w:rPr>
            </w:pPr>
          </w:p>
        </w:tc>
        <w:tc>
          <w:tcPr>
            <w:tcW w:w="3828" w:type="dxa"/>
          </w:tcPr>
          <w:p w14:paraId="3E4D5454" w14:textId="77777777" w:rsidR="00DE135B" w:rsidRDefault="00DE135B">
            <w:pPr>
              <w:widowControl w:val="0"/>
              <w:ind w:right="30"/>
              <w:rPr>
                <w:b/>
                <w:bCs/>
                <w:sz w:val="24"/>
                <w:szCs w:val="24"/>
              </w:rPr>
            </w:pPr>
          </w:p>
        </w:tc>
      </w:tr>
    </w:tbl>
    <w:p w14:paraId="60BF93FE" w14:textId="77777777" w:rsidR="003260CE" w:rsidRDefault="003260CE">
      <w:pPr>
        <w:spacing w:before="240" w:after="240" w:line="480" w:lineRule="auto"/>
        <w:rPr>
          <w:b/>
          <w:bCs/>
          <w:sz w:val="24"/>
          <w:szCs w:val="24"/>
        </w:rPr>
        <w:sectPr w:rsidR="003260CE" w:rsidSect="003260CE">
          <w:headerReference w:type="default" r:id="rId15"/>
          <w:footerReference w:type="default" r:id="rId16"/>
          <w:type w:val="continuous"/>
          <w:pgSz w:w="11906" w:h="16838"/>
          <w:pgMar w:top="1440" w:right="1440" w:bottom="1440" w:left="2160" w:header="720" w:footer="720" w:gutter="0"/>
          <w:pgNumType w:fmt="lowerRoman" w:start="2"/>
          <w:cols w:space="720"/>
          <w:docGrid w:linePitch="299"/>
        </w:sectPr>
      </w:pPr>
    </w:p>
    <w:p w14:paraId="6506F782" w14:textId="77777777" w:rsidR="00DE135B" w:rsidRDefault="00AC4270" w:rsidP="007723BB">
      <w:pPr>
        <w:spacing w:before="240" w:after="240" w:line="480" w:lineRule="auto"/>
        <w:jc w:val="center"/>
        <w:rPr>
          <w:b/>
          <w:bCs/>
          <w:sz w:val="24"/>
          <w:szCs w:val="24"/>
        </w:rPr>
      </w:pPr>
      <w:r>
        <w:rPr>
          <w:b/>
          <w:bCs/>
          <w:sz w:val="24"/>
          <w:szCs w:val="24"/>
        </w:rPr>
        <w:lastRenderedPageBreak/>
        <w:t>ACKNOWLEDGEMENT</w:t>
      </w:r>
    </w:p>
    <w:p w14:paraId="57522558" w14:textId="77777777" w:rsidR="00DE135B" w:rsidRDefault="00AC4270">
      <w:pPr>
        <w:spacing w:before="240" w:after="240" w:line="480" w:lineRule="auto"/>
        <w:jc w:val="both"/>
        <w:rPr>
          <w:sz w:val="24"/>
          <w:szCs w:val="24"/>
        </w:rPr>
      </w:pPr>
      <w:r>
        <w:rPr>
          <w:sz w:val="24"/>
          <w:szCs w:val="24"/>
        </w:rPr>
        <w:t xml:space="preserve">           The researchers would like to express their deepest gratitude to people who successfully contributed to the completion of this capstone project titled “Extension Program Assessment: A Dual-Focus Intelligent System for Feedback Analytics and Beneficiary Performance Evaluation”. The support and guidance of many individuals have been invaluable throughout this journey.</w:t>
      </w:r>
    </w:p>
    <w:p w14:paraId="056F891F" w14:textId="77777777" w:rsidR="00DE135B" w:rsidRDefault="00AC4270">
      <w:pPr>
        <w:spacing w:before="240" w:after="240" w:line="480" w:lineRule="auto"/>
        <w:jc w:val="both"/>
        <w:rPr>
          <w:sz w:val="24"/>
          <w:szCs w:val="24"/>
        </w:rPr>
      </w:pPr>
      <w:r>
        <w:rPr>
          <w:sz w:val="24"/>
          <w:szCs w:val="24"/>
        </w:rPr>
        <w:t xml:space="preserve">       First and foremost, the researchers would like to extend heartfelt appreciation, especially to their research adviser, Mrs. Maribel V. Cardona, whose guidance, patience, and expertise have been invaluable throughout this journey. To the subject specialist, Mr. Gene Marck B. Catedrilla, whose critical insights and knowledge greatly enriched the development of the study, especially the system and the other panelists, Mrs. Carolina R. </w:t>
      </w:r>
      <w:proofErr w:type="spellStart"/>
      <w:r>
        <w:rPr>
          <w:sz w:val="24"/>
          <w:szCs w:val="24"/>
        </w:rPr>
        <w:t>Joval</w:t>
      </w:r>
      <w:proofErr w:type="spellEnd"/>
      <w:r>
        <w:rPr>
          <w:sz w:val="24"/>
          <w:szCs w:val="24"/>
        </w:rPr>
        <w:t xml:space="preserve"> Mrs. Jocelyn O. </w:t>
      </w:r>
      <w:proofErr w:type="spellStart"/>
      <w:r>
        <w:rPr>
          <w:sz w:val="24"/>
          <w:szCs w:val="24"/>
        </w:rPr>
        <w:t>Padallan</w:t>
      </w:r>
      <w:proofErr w:type="spellEnd"/>
      <w:r>
        <w:rPr>
          <w:sz w:val="24"/>
          <w:szCs w:val="24"/>
        </w:rPr>
        <w:t xml:space="preserve"> and Dr. Sherwin B. Sapin which refined the clarity and coherence of this work.</w:t>
      </w:r>
    </w:p>
    <w:p w14:paraId="22EC302C" w14:textId="77777777" w:rsidR="00DE135B" w:rsidRDefault="00AC4270">
      <w:pPr>
        <w:spacing w:before="240" w:after="240" w:line="480" w:lineRule="auto"/>
        <w:jc w:val="both"/>
        <w:rPr>
          <w:b/>
          <w:bCs/>
          <w:sz w:val="24"/>
          <w:szCs w:val="24"/>
        </w:rPr>
      </w:pPr>
      <w:r>
        <w:rPr>
          <w:sz w:val="24"/>
          <w:szCs w:val="24"/>
        </w:rPr>
        <w:t xml:space="preserve">          The researchers also express their gratitude to the Almighty God for granting their will, strength and perseverance in developing, implementing, conceptualizing and finalizing this Capstone Project and finally, they also give a huge thanks to their family for their support, understanding, giving motivations for them, and encouragement, which were the foundation for their success.</w:t>
      </w:r>
    </w:p>
    <w:p w14:paraId="5092CDC9" w14:textId="2AED6C17" w:rsidR="007444A9" w:rsidRDefault="00AC4270">
      <w:pPr>
        <w:spacing w:before="240" w:after="240" w:line="480" w:lineRule="auto"/>
        <w:jc w:val="both"/>
        <w:rPr>
          <w:b/>
          <w:bCs/>
          <w:sz w:val="24"/>
          <w:szCs w:val="24"/>
        </w:rPr>
      </w:pPr>
      <w:r>
        <w:rPr>
          <w:b/>
          <w:bCs/>
          <w:sz w:val="24"/>
          <w:szCs w:val="24"/>
        </w:rPr>
        <w:t xml:space="preserve"> </w:t>
      </w:r>
    </w:p>
    <w:p w14:paraId="5F06F715" w14:textId="5BA4FC56" w:rsidR="00153DD3" w:rsidRDefault="007444A9" w:rsidP="00153DD3">
      <w:pPr>
        <w:spacing w:before="240" w:after="240" w:line="480" w:lineRule="auto"/>
        <w:jc w:val="right"/>
        <w:rPr>
          <w:b/>
          <w:bCs/>
          <w:sz w:val="24"/>
          <w:szCs w:val="24"/>
        </w:rPr>
      </w:pPr>
      <w:r>
        <w:rPr>
          <w:b/>
          <w:bCs/>
          <w:sz w:val="24"/>
          <w:szCs w:val="24"/>
        </w:rPr>
        <w:t>THE RESEARCHERS</w:t>
      </w:r>
    </w:p>
    <w:p w14:paraId="6B488506" w14:textId="77777777" w:rsidR="007444A9" w:rsidRDefault="007444A9" w:rsidP="00153DD3">
      <w:pPr>
        <w:spacing w:before="240" w:after="240" w:line="480" w:lineRule="auto"/>
        <w:jc w:val="right"/>
        <w:rPr>
          <w:b/>
          <w:bCs/>
          <w:sz w:val="24"/>
          <w:szCs w:val="24"/>
        </w:rPr>
      </w:pPr>
    </w:p>
    <w:p w14:paraId="490B36C5" w14:textId="77777777" w:rsidR="003260CE" w:rsidRDefault="003260CE">
      <w:pPr>
        <w:spacing w:before="240" w:after="240" w:line="480" w:lineRule="auto"/>
        <w:jc w:val="center"/>
        <w:rPr>
          <w:b/>
          <w:bCs/>
          <w:sz w:val="24"/>
          <w:szCs w:val="24"/>
        </w:rPr>
        <w:sectPr w:rsidR="003260CE" w:rsidSect="003260CE">
          <w:headerReference w:type="default" r:id="rId17"/>
          <w:pgSz w:w="11906" w:h="16838"/>
          <w:pgMar w:top="1440" w:right="1440" w:bottom="1440" w:left="2160" w:header="720" w:footer="720" w:gutter="0"/>
          <w:pgNumType w:fmt="lowerRoman" w:start="2"/>
          <w:cols w:space="720"/>
          <w:docGrid w:linePitch="299"/>
        </w:sectPr>
      </w:pPr>
    </w:p>
    <w:p w14:paraId="06218A2D" w14:textId="77777777" w:rsidR="00DE135B" w:rsidRDefault="00AC4270">
      <w:pPr>
        <w:spacing w:before="240" w:after="240" w:line="480" w:lineRule="auto"/>
        <w:jc w:val="center"/>
        <w:rPr>
          <w:b/>
          <w:bCs/>
          <w:sz w:val="24"/>
          <w:szCs w:val="24"/>
        </w:rPr>
      </w:pPr>
      <w:r>
        <w:rPr>
          <w:b/>
          <w:bCs/>
          <w:sz w:val="24"/>
          <w:szCs w:val="24"/>
        </w:rPr>
        <w:lastRenderedPageBreak/>
        <w:t>DEDICATION</w:t>
      </w:r>
    </w:p>
    <w:p w14:paraId="4FBE95EC" w14:textId="77777777" w:rsidR="00DE135B" w:rsidRDefault="00AC4270" w:rsidP="00153DD3">
      <w:pPr>
        <w:spacing w:before="240" w:after="240" w:line="480" w:lineRule="auto"/>
        <w:ind w:firstLine="720"/>
        <w:jc w:val="both"/>
        <w:rPr>
          <w:sz w:val="24"/>
          <w:szCs w:val="24"/>
        </w:rPr>
      </w:pPr>
      <w:r>
        <w:rPr>
          <w:sz w:val="24"/>
          <w:szCs w:val="24"/>
        </w:rPr>
        <w:t>This work is wholeheartedly dedicated to Almighty God, whose strength, wisdom, and guidance have been the researchers constant support throughout this journey. To the Researchers’ beloved parents</w:t>
      </w:r>
    </w:p>
    <w:p w14:paraId="5D8A53B4" w14:textId="60DF0A18" w:rsidR="00DE135B" w:rsidRPr="007723BB" w:rsidRDefault="00AC4270" w:rsidP="00B228A1">
      <w:pPr>
        <w:spacing w:before="240"/>
        <w:jc w:val="center"/>
        <w:rPr>
          <w:b/>
          <w:bCs/>
          <w:sz w:val="24"/>
          <w:szCs w:val="24"/>
        </w:rPr>
      </w:pPr>
      <w:r w:rsidRPr="007723BB">
        <w:rPr>
          <w:b/>
          <w:bCs/>
          <w:sz w:val="24"/>
          <w:szCs w:val="24"/>
        </w:rPr>
        <w:t>Mr</w:t>
      </w:r>
      <w:r w:rsidR="00B228A1">
        <w:rPr>
          <w:b/>
          <w:bCs/>
          <w:sz w:val="24"/>
          <w:szCs w:val="24"/>
        </w:rPr>
        <w:t xml:space="preserve">. Ireneo S. </w:t>
      </w:r>
      <w:proofErr w:type="spellStart"/>
      <w:r w:rsidR="00B228A1">
        <w:rPr>
          <w:b/>
          <w:bCs/>
          <w:sz w:val="24"/>
          <w:szCs w:val="24"/>
        </w:rPr>
        <w:t>Caze</w:t>
      </w:r>
      <w:r w:rsidR="00B228A1" w:rsidRPr="00B228A1">
        <w:rPr>
          <w:b/>
          <w:bCs/>
          <w:sz w:val="24"/>
          <w:szCs w:val="24"/>
        </w:rPr>
        <w:t>ñ</w:t>
      </w:r>
      <w:r w:rsidR="00B228A1">
        <w:rPr>
          <w:b/>
          <w:bCs/>
          <w:sz w:val="24"/>
          <w:szCs w:val="24"/>
        </w:rPr>
        <w:t>as</w:t>
      </w:r>
      <w:proofErr w:type="spellEnd"/>
      <w:r w:rsidR="00B228A1">
        <w:rPr>
          <w:b/>
          <w:bCs/>
          <w:sz w:val="24"/>
          <w:szCs w:val="24"/>
        </w:rPr>
        <w:t xml:space="preserve"> Jr &amp; Mrs. </w:t>
      </w:r>
      <w:proofErr w:type="spellStart"/>
      <w:r w:rsidR="00B228A1">
        <w:rPr>
          <w:b/>
          <w:bCs/>
          <w:sz w:val="24"/>
          <w:szCs w:val="24"/>
        </w:rPr>
        <w:t>Cerelina</w:t>
      </w:r>
      <w:proofErr w:type="spellEnd"/>
      <w:r w:rsidR="00B228A1">
        <w:rPr>
          <w:b/>
          <w:bCs/>
          <w:sz w:val="24"/>
          <w:szCs w:val="24"/>
        </w:rPr>
        <w:t xml:space="preserve"> C. Arocha</w:t>
      </w:r>
    </w:p>
    <w:p w14:paraId="1EB9F97C" w14:textId="589E2169" w:rsidR="00DE135B" w:rsidRPr="007723BB" w:rsidRDefault="00AC4270">
      <w:pPr>
        <w:spacing w:before="240"/>
        <w:jc w:val="center"/>
        <w:rPr>
          <w:b/>
          <w:bCs/>
          <w:sz w:val="24"/>
          <w:szCs w:val="24"/>
        </w:rPr>
      </w:pPr>
      <w:r w:rsidRPr="007723BB">
        <w:rPr>
          <w:b/>
          <w:bCs/>
          <w:sz w:val="24"/>
          <w:szCs w:val="24"/>
        </w:rPr>
        <w:t xml:space="preserve">Mr. </w:t>
      </w:r>
      <w:r w:rsidR="000910A2">
        <w:rPr>
          <w:b/>
          <w:bCs/>
          <w:sz w:val="24"/>
          <w:szCs w:val="24"/>
        </w:rPr>
        <w:t xml:space="preserve">Larry R. </w:t>
      </w:r>
      <w:proofErr w:type="spellStart"/>
      <w:r w:rsidR="000910A2">
        <w:rPr>
          <w:b/>
          <w:bCs/>
          <w:sz w:val="24"/>
          <w:szCs w:val="24"/>
        </w:rPr>
        <w:t>Dizon</w:t>
      </w:r>
      <w:proofErr w:type="spellEnd"/>
      <w:r w:rsidR="000910A2">
        <w:rPr>
          <w:b/>
          <w:bCs/>
          <w:sz w:val="24"/>
          <w:szCs w:val="24"/>
        </w:rPr>
        <w:t xml:space="preserve"> &amp; </w:t>
      </w:r>
      <w:proofErr w:type="spellStart"/>
      <w:r w:rsidR="000910A2">
        <w:rPr>
          <w:b/>
          <w:bCs/>
          <w:sz w:val="24"/>
          <w:szCs w:val="24"/>
        </w:rPr>
        <w:t>Rainelda</w:t>
      </w:r>
      <w:proofErr w:type="spellEnd"/>
      <w:r w:rsidR="000910A2">
        <w:rPr>
          <w:b/>
          <w:bCs/>
          <w:sz w:val="24"/>
          <w:szCs w:val="24"/>
        </w:rPr>
        <w:t xml:space="preserve"> C. Dizon</w:t>
      </w:r>
    </w:p>
    <w:p w14:paraId="5FA4BC66" w14:textId="549BCA8F" w:rsidR="00DE135B" w:rsidRPr="007723BB" w:rsidRDefault="00AC4270">
      <w:pPr>
        <w:spacing w:before="240"/>
        <w:jc w:val="center"/>
        <w:rPr>
          <w:b/>
          <w:bCs/>
          <w:sz w:val="24"/>
          <w:szCs w:val="24"/>
        </w:rPr>
      </w:pPr>
      <w:r w:rsidRPr="007723BB">
        <w:rPr>
          <w:b/>
          <w:bCs/>
          <w:sz w:val="24"/>
          <w:szCs w:val="24"/>
        </w:rPr>
        <w:t>Mr.</w:t>
      </w:r>
      <w:r w:rsidR="000910A2">
        <w:rPr>
          <w:b/>
          <w:bCs/>
          <w:sz w:val="24"/>
          <w:szCs w:val="24"/>
        </w:rPr>
        <w:t xml:space="preserve"> Bryce Kevin B. Sumiran</w:t>
      </w:r>
      <w:r w:rsidRPr="007723BB">
        <w:rPr>
          <w:b/>
          <w:bCs/>
          <w:sz w:val="24"/>
          <w:szCs w:val="24"/>
        </w:rPr>
        <w:t xml:space="preserve"> &amp; Ms. </w:t>
      </w:r>
      <w:r w:rsidR="000910A2">
        <w:rPr>
          <w:b/>
          <w:bCs/>
          <w:sz w:val="24"/>
          <w:szCs w:val="24"/>
        </w:rPr>
        <w:t xml:space="preserve">Ma. Rhodora M. </w:t>
      </w:r>
      <w:r w:rsidRPr="007723BB">
        <w:rPr>
          <w:b/>
          <w:bCs/>
          <w:sz w:val="24"/>
          <w:szCs w:val="24"/>
        </w:rPr>
        <w:t>Gironella</w:t>
      </w:r>
    </w:p>
    <w:p w14:paraId="4DDC714A" w14:textId="6A32D0EE" w:rsidR="00DE135B" w:rsidRPr="007723BB" w:rsidRDefault="00AC4270">
      <w:pPr>
        <w:spacing w:before="240"/>
        <w:jc w:val="center"/>
        <w:rPr>
          <w:b/>
          <w:bCs/>
          <w:sz w:val="24"/>
          <w:szCs w:val="24"/>
        </w:rPr>
      </w:pPr>
      <w:r w:rsidRPr="007723BB">
        <w:rPr>
          <w:b/>
          <w:bCs/>
          <w:sz w:val="24"/>
          <w:szCs w:val="24"/>
        </w:rPr>
        <w:t>Mr.</w:t>
      </w:r>
      <w:r w:rsidR="00B228A1">
        <w:rPr>
          <w:b/>
          <w:bCs/>
          <w:sz w:val="24"/>
          <w:szCs w:val="24"/>
        </w:rPr>
        <w:t xml:space="preserve"> Alvaro L. Isidro</w:t>
      </w:r>
      <w:r w:rsidRPr="007723BB">
        <w:rPr>
          <w:b/>
          <w:bCs/>
          <w:sz w:val="24"/>
          <w:szCs w:val="24"/>
        </w:rPr>
        <w:t xml:space="preserve"> &amp; Mrs.</w:t>
      </w:r>
      <w:r w:rsidR="00B228A1">
        <w:rPr>
          <w:b/>
          <w:bCs/>
          <w:sz w:val="24"/>
          <w:szCs w:val="24"/>
        </w:rPr>
        <w:t xml:space="preserve"> </w:t>
      </w:r>
      <w:proofErr w:type="spellStart"/>
      <w:r w:rsidR="00B228A1">
        <w:rPr>
          <w:b/>
          <w:bCs/>
          <w:sz w:val="24"/>
          <w:szCs w:val="24"/>
        </w:rPr>
        <w:t>Simplicia</w:t>
      </w:r>
      <w:proofErr w:type="spellEnd"/>
      <w:r w:rsidR="00B228A1">
        <w:rPr>
          <w:b/>
          <w:bCs/>
          <w:sz w:val="24"/>
          <w:szCs w:val="24"/>
        </w:rPr>
        <w:t xml:space="preserve"> B.</w:t>
      </w:r>
      <w:r w:rsidRPr="007723BB">
        <w:rPr>
          <w:b/>
          <w:bCs/>
          <w:sz w:val="24"/>
          <w:szCs w:val="24"/>
        </w:rPr>
        <w:t xml:space="preserve"> Isidro</w:t>
      </w:r>
    </w:p>
    <w:p w14:paraId="1051C189" w14:textId="2B7A50D4" w:rsidR="007444A9" w:rsidRDefault="00AC4270">
      <w:pPr>
        <w:spacing w:before="240" w:line="480" w:lineRule="auto"/>
        <w:jc w:val="both"/>
        <w:rPr>
          <w:sz w:val="24"/>
          <w:szCs w:val="24"/>
        </w:rPr>
      </w:pPr>
      <w:r>
        <w:rPr>
          <w:sz w:val="24"/>
          <w:szCs w:val="24"/>
        </w:rPr>
        <w:t xml:space="preserve">        For their unconditional love, encouragement, and support have been the researchers' most powerful sources of strength. Their families' sacrifices, guidance, and belief in the researchers' goals pushed them to persevere and strive for perfection. The researchers are appreciative for the principles of hard effort, ethics, and resilience instilled in them, which helped them complete this study. This achievement would not have been possible without the continual presence and unwavering faith of their families. The researchers also express deep appreciation to their friends and classmates, whose encouragement, support, and camaraderie cheered them up during difficult moments and contributed considerably to their successful completion of this project.</w:t>
      </w:r>
    </w:p>
    <w:p w14:paraId="346EEC2D" w14:textId="77777777" w:rsidR="00DE135B" w:rsidRDefault="00AC4270">
      <w:pPr>
        <w:spacing w:before="240" w:after="240" w:line="240" w:lineRule="auto"/>
        <w:jc w:val="right"/>
        <w:rPr>
          <w:b/>
          <w:bCs/>
          <w:sz w:val="24"/>
          <w:szCs w:val="24"/>
        </w:rPr>
      </w:pPr>
      <w:proofErr w:type="gramStart"/>
      <w:r>
        <w:rPr>
          <w:b/>
          <w:bCs/>
          <w:sz w:val="24"/>
          <w:szCs w:val="24"/>
        </w:rPr>
        <w:t>VR.G</w:t>
      </w:r>
      <w:proofErr w:type="gramEnd"/>
    </w:p>
    <w:p w14:paraId="1E675490" w14:textId="77777777" w:rsidR="00DE135B" w:rsidRDefault="00AC4270">
      <w:pPr>
        <w:spacing w:before="240" w:after="240" w:line="240" w:lineRule="auto"/>
        <w:jc w:val="right"/>
        <w:rPr>
          <w:b/>
          <w:bCs/>
          <w:sz w:val="24"/>
          <w:szCs w:val="24"/>
        </w:rPr>
      </w:pPr>
      <w:r>
        <w:rPr>
          <w:b/>
          <w:bCs/>
          <w:sz w:val="24"/>
          <w:szCs w:val="24"/>
        </w:rPr>
        <w:t>AR.</w:t>
      </w:r>
      <w:proofErr w:type="gramStart"/>
      <w:r>
        <w:rPr>
          <w:b/>
          <w:bCs/>
          <w:sz w:val="24"/>
          <w:szCs w:val="24"/>
        </w:rPr>
        <w:t>C.D</w:t>
      </w:r>
      <w:proofErr w:type="gramEnd"/>
    </w:p>
    <w:p w14:paraId="7D23E676" w14:textId="77777777" w:rsidR="00DE135B" w:rsidRDefault="00AC4270">
      <w:pPr>
        <w:spacing w:before="240" w:after="240" w:line="240" w:lineRule="auto"/>
        <w:jc w:val="right"/>
        <w:rPr>
          <w:b/>
          <w:bCs/>
          <w:sz w:val="24"/>
          <w:szCs w:val="24"/>
        </w:rPr>
      </w:pPr>
      <w:proofErr w:type="gramStart"/>
      <w:r>
        <w:rPr>
          <w:b/>
          <w:bCs/>
          <w:sz w:val="24"/>
          <w:szCs w:val="24"/>
        </w:rPr>
        <w:t>CS.A</w:t>
      </w:r>
      <w:proofErr w:type="gramEnd"/>
    </w:p>
    <w:p w14:paraId="654D2803" w14:textId="77777777" w:rsidR="00DE135B" w:rsidRDefault="00AC4270">
      <w:pPr>
        <w:spacing w:before="240" w:after="240" w:line="240" w:lineRule="auto"/>
        <w:jc w:val="right"/>
        <w:rPr>
          <w:b/>
          <w:bCs/>
          <w:sz w:val="24"/>
          <w:szCs w:val="24"/>
        </w:rPr>
        <w:sectPr w:rsidR="00DE135B" w:rsidSect="003260CE">
          <w:headerReference w:type="default" r:id="rId18"/>
          <w:headerReference w:type="first" r:id="rId19"/>
          <w:pgSz w:w="11906" w:h="16838"/>
          <w:pgMar w:top="1440" w:right="1440" w:bottom="1440" w:left="2160" w:header="720" w:footer="720" w:gutter="0"/>
          <w:pgNumType w:fmt="lowerRoman" w:start="2"/>
          <w:cols w:space="720"/>
          <w:docGrid w:linePitch="299"/>
        </w:sectPr>
      </w:pPr>
      <w:r>
        <w:rPr>
          <w:b/>
          <w:bCs/>
          <w:sz w:val="24"/>
          <w:szCs w:val="24"/>
        </w:rPr>
        <w:t>MA.</w:t>
      </w:r>
      <w:proofErr w:type="gramStart"/>
      <w:r>
        <w:rPr>
          <w:b/>
          <w:bCs/>
          <w:sz w:val="24"/>
          <w:szCs w:val="24"/>
        </w:rPr>
        <w:t>B.I</w:t>
      </w:r>
      <w:proofErr w:type="gramEnd"/>
    </w:p>
    <w:p w14:paraId="5C04F1B3" w14:textId="77777777" w:rsidR="00DE135B" w:rsidRDefault="00AC4270">
      <w:pPr>
        <w:spacing w:after="200" w:line="480" w:lineRule="auto"/>
        <w:jc w:val="center"/>
        <w:rPr>
          <w:b/>
          <w:bCs/>
          <w:sz w:val="24"/>
          <w:szCs w:val="24"/>
        </w:rPr>
        <w:sectPr w:rsidR="00DE135B">
          <w:headerReference w:type="default" r:id="rId20"/>
          <w:pgSz w:w="11906" w:h="16838"/>
          <w:pgMar w:top="1440" w:right="1440" w:bottom="1440" w:left="2160" w:header="720" w:footer="720" w:gutter="0"/>
          <w:cols w:space="720"/>
        </w:sectPr>
      </w:pPr>
      <w:r>
        <w:rPr>
          <w:b/>
          <w:bCs/>
          <w:sz w:val="24"/>
          <w:szCs w:val="24"/>
        </w:rPr>
        <w:lastRenderedPageBreak/>
        <w:t>ABSTRACT</w:t>
      </w:r>
    </w:p>
    <w:p w14:paraId="44B94E79" w14:textId="4CAE6BC5" w:rsidR="00DE135B" w:rsidRDefault="00AC4270">
      <w:pPr>
        <w:spacing w:before="200" w:after="200" w:line="240" w:lineRule="auto"/>
        <w:jc w:val="both"/>
        <w:rPr>
          <w:sz w:val="24"/>
          <w:szCs w:val="24"/>
        </w:rPr>
      </w:pPr>
      <w:r>
        <w:rPr>
          <w:sz w:val="24"/>
          <w:szCs w:val="24"/>
        </w:rPr>
        <w:t xml:space="preserve">The </w:t>
      </w:r>
      <w:proofErr w:type="spellStart"/>
      <w:r>
        <w:rPr>
          <w:sz w:val="24"/>
          <w:szCs w:val="24"/>
        </w:rPr>
        <w:t>EduLink</w:t>
      </w:r>
      <w:proofErr w:type="spellEnd"/>
      <w:r>
        <w:rPr>
          <w:sz w:val="24"/>
          <w:szCs w:val="24"/>
        </w:rPr>
        <w:t xml:space="preserve"> Extension Program Assessment System was developed to address the persistent problems faced by 4Ps or </w:t>
      </w:r>
      <w:proofErr w:type="spellStart"/>
      <w:r>
        <w:rPr>
          <w:sz w:val="24"/>
          <w:szCs w:val="24"/>
        </w:rPr>
        <w:t>Pantawid</w:t>
      </w:r>
      <w:proofErr w:type="spellEnd"/>
      <w:r>
        <w:rPr>
          <w:sz w:val="24"/>
          <w:szCs w:val="24"/>
        </w:rPr>
        <w:t xml:space="preserve"> </w:t>
      </w:r>
      <w:proofErr w:type="spellStart"/>
      <w:r>
        <w:rPr>
          <w:sz w:val="24"/>
          <w:szCs w:val="24"/>
        </w:rPr>
        <w:t>Pamilyang</w:t>
      </w:r>
      <w:proofErr w:type="spellEnd"/>
      <w:r>
        <w:rPr>
          <w:sz w:val="24"/>
          <w:szCs w:val="24"/>
        </w:rPr>
        <w:t xml:space="preserve"> Pilipino Program Beneficiaries, solo parents, seniors, LGU-assisted participants, and PESO-supported individuals in accessing quality educational support. Existing learning and evaluation processes rely on outdated, fragmented, and paper-based methods, which lead to inconsistent information delivery, delayed feedback, limited access to updated resources, and difficulty in tracking Beneficiary progress. To solve these issues, the system aims to provide a unified digital platform that modernizes information dissemination, </w:t>
      </w:r>
      <w:r w:rsidR="000910A2">
        <w:rPr>
          <w:sz w:val="24"/>
          <w:szCs w:val="24"/>
        </w:rPr>
        <w:t>streamlines</w:t>
      </w:r>
      <w:r>
        <w:rPr>
          <w:sz w:val="24"/>
          <w:szCs w:val="24"/>
        </w:rPr>
        <w:t xml:space="preserve"> evaluations through digital forms, centralizes data analytics, and functions as a Learning Management System (LMS). By doing so, it ensures that educational sessions become more organized, accessible, timely, and efficient for both Instructors and Beneficiaries. The researchers followed </w:t>
      </w:r>
      <w:r w:rsidR="007723BB">
        <w:rPr>
          <w:sz w:val="24"/>
          <w:szCs w:val="24"/>
        </w:rPr>
        <w:t>Agile</w:t>
      </w:r>
      <w:r>
        <w:rPr>
          <w:sz w:val="24"/>
          <w:szCs w:val="24"/>
        </w:rPr>
        <w:t xml:space="preserve"> Scrum. However, the quality of the developed system and the acceptance of the Beneficiaries have been analyzed in the proposed work using two different frameworks, namely ISO/IEC 25010 software quality guidelines, and Technology Acceptance Model. The quality of the proposed system has been analyzed based on the ISO 25010 guidelines, where the quality has been checked based on the following </w:t>
      </w:r>
      <w:r w:rsidR="007723BB">
        <w:rPr>
          <w:sz w:val="24"/>
          <w:szCs w:val="24"/>
        </w:rPr>
        <w:t>characteristics:</w:t>
      </w:r>
      <w:r>
        <w:rPr>
          <w:sz w:val="24"/>
          <w:szCs w:val="24"/>
        </w:rPr>
        <w:t xml:space="preserve"> Functional Suitability, Reliability, Performance Efficiency, Usability, Security, Compatibility, Maintainability, and Portability. The results have shown that all these criteria have received an average rating of Excellent, with a rating of Good for the reliability aspect, resulting in a mean score of 4.56, thus making the proposed system reliable, secure, and user-friendly. At the same time, the acceptance received from the users has also been analyzed using the Technology Acceptance Model, where the acceptance has been analyzed based on the following aspects: Perceived Usefulness, Perceived Ease of Use, and User Satisfaction. The result has shown that all these aspects have received a mean score in the range 3.56 to 3.59, thus making the</w:t>
      </w:r>
      <w:r w:rsidR="002E1B92">
        <w:rPr>
          <w:sz w:val="24"/>
          <w:szCs w:val="24"/>
        </w:rPr>
        <w:t xml:space="preserve"> </w:t>
      </w:r>
      <w:r>
        <w:rPr>
          <w:sz w:val="24"/>
          <w:szCs w:val="24"/>
        </w:rPr>
        <w:t>aspect Highly Acceptable, thus being effective, useful, and satisfactory to the users.</w:t>
      </w:r>
    </w:p>
    <w:p w14:paraId="140447C2" w14:textId="77777777" w:rsidR="00DE135B" w:rsidRDefault="00AC4270">
      <w:pPr>
        <w:spacing w:before="200" w:after="200" w:line="240" w:lineRule="auto"/>
        <w:jc w:val="both"/>
        <w:rPr>
          <w:b/>
          <w:bCs/>
          <w:sz w:val="24"/>
          <w:szCs w:val="24"/>
        </w:rPr>
      </w:pPr>
      <w:r>
        <w:rPr>
          <w:b/>
          <w:bCs/>
          <w:sz w:val="24"/>
          <w:szCs w:val="24"/>
        </w:rPr>
        <w:t xml:space="preserve"> </w:t>
      </w:r>
    </w:p>
    <w:p w14:paraId="0341A21D" w14:textId="77777777" w:rsidR="00DE135B" w:rsidRDefault="00AC4270">
      <w:pPr>
        <w:spacing w:before="200" w:after="200" w:line="240" w:lineRule="auto"/>
        <w:jc w:val="both"/>
        <w:rPr>
          <w:i/>
          <w:iCs/>
          <w:sz w:val="24"/>
          <w:szCs w:val="24"/>
        </w:rPr>
      </w:pPr>
      <w:r>
        <w:rPr>
          <w:b/>
          <w:bCs/>
          <w:sz w:val="24"/>
          <w:szCs w:val="24"/>
        </w:rPr>
        <w:t>Keywords:</w:t>
      </w:r>
      <w:r>
        <w:rPr>
          <w:b/>
          <w:bCs/>
          <w:i/>
          <w:iCs/>
          <w:sz w:val="24"/>
          <w:szCs w:val="24"/>
        </w:rPr>
        <w:t xml:space="preserve"> </w:t>
      </w:r>
      <w:proofErr w:type="spellStart"/>
      <w:r>
        <w:rPr>
          <w:i/>
          <w:iCs/>
          <w:sz w:val="24"/>
          <w:szCs w:val="24"/>
        </w:rPr>
        <w:t>Pantawid</w:t>
      </w:r>
      <w:proofErr w:type="spellEnd"/>
      <w:r>
        <w:rPr>
          <w:i/>
          <w:iCs/>
          <w:sz w:val="24"/>
          <w:szCs w:val="24"/>
        </w:rPr>
        <w:t xml:space="preserve"> </w:t>
      </w:r>
      <w:proofErr w:type="spellStart"/>
      <w:r>
        <w:rPr>
          <w:i/>
          <w:iCs/>
          <w:sz w:val="24"/>
          <w:szCs w:val="24"/>
        </w:rPr>
        <w:t>Pamilyang</w:t>
      </w:r>
      <w:proofErr w:type="spellEnd"/>
      <w:r>
        <w:rPr>
          <w:i/>
          <w:iCs/>
          <w:sz w:val="24"/>
          <w:szCs w:val="24"/>
        </w:rPr>
        <w:t xml:space="preserve"> Pilipino Program (4Ps), Learning Management System (LMS), Feedback System, Educational Support, Online Assessment, Agile Scrum, ISO 25010, Technology Acceptance Model (TAM)</w:t>
      </w:r>
    </w:p>
    <w:p w14:paraId="07F4F4B3" w14:textId="77777777" w:rsidR="00DE135B" w:rsidRDefault="00DE135B">
      <w:pPr>
        <w:spacing w:after="200" w:line="480" w:lineRule="auto"/>
        <w:jc w:val="both"/>
        <w:rPr>
          <w:b/>
          <w:bCs/>
          <w:sz w:val="24"/>
          <w:szCs w:val="24"/>
        </w:rPr>
      </w:pPr>
    </w:p>
    <w:p w14:paraId="5B5C396A" w14:textId="77777777" w:rsidR="00DE135B" w:rsidRDefault="00DE135B">
      <w:pPr>
        <w:spacing w:after="200" w:line="480" w:lineRule="auto"/>
        <w:jc w:val="center"/>
        <w:rPr>
          <w:b/>
          <w:bCs/>
          <w:sz w:val="24"/>
          <w:szCs w:val="24"/>
        </w:rPr>
      </w:pPr>
    </w:p>
    <w:p w14:paraId="7C1385CA" w14:textId="77777777" w:rsidR="00DE135B" w:rsidRDefault="00DE135B">
      <w:pPr>
        <w:spacing w:before="200" w:after="200"/>
        <w:rPr>
          <w:b/>
          <w:bCs/>
          <w:sz w:val="24"/>
          <w:szCs w:val="24"/>
        </w:rPr>
      </w:pPr>
    </w:p>
    <w:p w14:paraId="140095B0" w14:textId="77777777" w:rsidR="00DE135B" w:rsidRDefault="00DE135B">
      <w:pPr>
        <w:spacing w:before="200" w:after="200"/>
        <w:rPr>
          <w:b/>
          <w:bCs/>
          <w:sz w:val="24"/>
          <w:szCs w:val="24"/>
        </w:rPr>
        <w:sectPr w:rsidR="00DE135B">
          <w:headerReference w:type="default" r:id="rId21"/>
          <w:type w:val="continuous"/>
          <w:pgSz w:w="11906" w:h="16838"/>
          <w:pgMar w:top="1440" w:right="1440" w:bottom="1440" w:left="2160" w:header="720" w:footer="720" w:gutter="0"/>
          <w:cols w:space="720"/>
        </w:sectPr>
      </w:pPr>
    </w:p>
    <w:p w14:paraId="757B4BCA" w14:textId="77777777" w:rsidR="00DE135B" w:rsidRDefault="00DE135B">
      <w:pPr>
        <w:spacing w:before="200" w:after="200"/>
        <w:jc w:val="center"/>
        <w:rPr>
          <w:b/>
          <w:bCs/>
          <w:sz w:val="24"/>
          <w:szCs w:val="24"/>
        </w:rPr>
      </w:pPr>
    </w:p>
    <w:p w14:paraId="220611E9" w14:textId="77777777" w:rsidR="00153DD3" w:rsidRDefault="00153DD3">
      <w:pPr>
        <w:spacing w:before="200" w:after="200"/>
        <w:jc w:val="center"/>
        <w:rPr>
          <w:b/>
          <w:bCs/>
          <w:sz w:val="24"/>
          <w:szCs w:val="24"/>
        </w:rPr>
      </w:pPr>
    </w:p>
    <w:p w14:paraId="16176FD5" w14:textId="77777777" w:rsidR="00DE135B" w:rsidRDefault="00AC4270">
      <w:pPr>
        <w:spacing w:before="200" w:after="200"/>
        <w:jc w:val="center"/>
        <w:rPr>
          <w:b/>
          <w:bCs/>
          <w:sz w:val="24"/>
          <w:szCs w:val="24"/>
        </w:rPr>
      </w:pPr>
      <w:r>
        <w:rPr>
          <w:b/>
          <w:bCs/>
          <w:sz w:val="24"/>
          <w:szCs w:val="24"/>
        </w:rPr>
        <w:lastRenderedPageBreak/>
        <w:t>TABLE OF CONTENTS</w:t>
      </w:r>
    </w:p>
    <w:p w14:paraId="1C2A0424" w14:textId="77777777" w:rsidR="00DE135B" w:rsidRDefault="00AC4270">
      <w:pPr>
        <w:spacing w:before="200"/>
        <w:jc w:val="center"/>
        <w:rPr>
          <w:b/>
          <w:bCs/>
          <w:sz w:val="24"/>
          <w:szCs w:val="24"/>
        </w:rPr>
      </w:pPr>
      <w:r>
        <w:rPr>
          <w:b/>
          <w:bCs/>
          <w:sz w:val="24"/>
          <w:szCs w:val="24"/>
        </w:rPr>
        <w:t xml:space="preserve"> </w:t>
      </w:r>
    </w:p>
    <w:p w14:paraId="12ED90AE" w14:textId="77777777" w:rsidR="00DE135B" w:rsidRDefault="00AC4270">
      <w:pPr>
        <w:spacing w:line="240" w:lineRule="auto"/>
        <w:jc w:val="both"/>
        <w:rPr>
          <w:b/>
          <w:bCs/>
          <w:i/>
          <w:iCs/>
          <w:sz w:val="24"/>
          <w:szCs w:val="24"/>
        </w:rPr>
      </w:pPr>
      <w:r w:rsidRPr="00BF00D5">
        <w:rPr>
          <w:b/>
          <w:bCs/>
          <w:i/>
          <w:iCs/>
          <w:sz w:val="24"/>
          <w:szCs w:val="24"/>
        </w:rPr>
        <w:t>Preliminaries</w:t>
      </w:r>
      <w:r>
        <w:rPr>
          <w:b/>
          <w:bCs/>
          <w:sz w:val="24"/>
          <w:szCs w:val="24"/>
        </w:rPr>
        <w:t xml:space="preserve">  </w:t>
      </w:r>
      <w:r>
        <w:rPr>
          <w:b/>
          <w:bCs/>
          <w:i/>
          <w:iCs/>
          <w:sz w:val="24"/>
          <w:szCs w:val="24"/>
        </w:rPr>
        <w:t xml:space="preserve">                                                                        </w:t>
      </w:r>
      <w:r>
        <w:rPr>
          <w:b/>
          <w:bCs/>
          <w:i/>
          <w:iCs/>
          <w:sz w:val="24"/>
          <w:szCs w:val="24"/>
        </w:rPr>
        <w:tab/>
        <w:t xml:space="preserve">     </w:t>
      </w:r>
      <w:r>
        <w:rPr>
          <w:b/>
          <w:bCs/>
          <w:i/>
          <w:iCs/>
          <w:sz w:val="24"/>
          <w:szCs w:val="24"/>
        </w:rPr>
        <w:tab/>
        <w:t xml:space="preserve">       </w:t>
      </w:r>
      <w:r w:rsidRPr="00BF00D5">
        <w:rPr>
          <w:b/>
          <w:bCs/>
          <w:sz w:val="24"/>
          <w:szCs w:val="24"/>
        </w:rPr>
        <w:t>Page</w:t>
      </w:r>
    </w:p>
    <w:p w14:paraId="3ED40E25" w14:textId="77777777" w:rsidR="00DE135B" w:rsidRDefault="00DE135B">
      <w:pPr>
        <w:spacing w:line="240" w:lineRule="auto"/>
        <w:jc w:val="both"/>
        <w:rPr>
          <w:b/>
          <w:bCs/>
          <w:sz w:val="24"/>
          <w:szCs w:val="24"/>
        </w:rPr>
      </w:pPr>
    </w:p>
    <w:p w14:paraId="682F7E5A" w14:textId="3544077F" w:rsidR="00DE135B" w:rsidRDefault="002E1B92">
      <w:pPr>
        <w:spacing w:line="240" w:lineRule="auto"/>
        <w:rPr>
          <w:sz w:val="24"/>
          <w:szCs w:val="24"/>
        </w:rPr>
      </w:pPr>
      <w:r>
        <w:rPr>
          <w:sz w:val="24"/>
          <w:szCs w:val="24"/>
        </w:rPr>
        <w:t xml:space="preserve">Title Page                                                                                       </w:t>
      </w:r>
      <w:r>
        <w:rPr>
          <w:sz w:val="24"/>
          <w:szCs w:val="24"/>
        </w:rPr>
        <w:tab/>
        <w:t xml:space="preserve"> </w:t>
      </w:r>
      <w:r>
        <w:rPr>
          <w:sz w:val="24"/>
          <w:szCs w:val="24"/>
        </w:rPr>
        <w:tab/>
      </w:r>
      <w:proofErr w:type="spellStart"/>
      <w:r>
        <w:rPr>
          <w:sz w:val="24"/>
          <w:szCs w:val="24"/>
        </w:rPr>
        <w:t>i</w:t>
      </w:r>
      <w:proofErr w:type="spellEnd"/>
    </w:p>
    <w:p w14:paraId="010F2588" w14:textId="77777777" w:rsidR="00DE135B" w:rsidRDefault="00AC4270">
      <w:pPr>
        <w:spacing w:line="240" w:lineRule="auto"/>
        <w:rPr>
          <w:sz w:val="24"/>
          <w:szCs w:val="24"/>
        </w:rPr>
      </w:pPr>
      <w:r>
        <w:rPr>
          <w:sz w:val="24"/>
          <w:szCs w:val="24"/>
        </w:rPr>
        <w:t xml:space="preserve">Approval Sheet                                                                                </w:t>
      </w:r>
      <w:r>
        <w:rPr>
          <w:sz w:val="24"/>
          <w:szCs w:val="24"/>
        </w:rPr>
        <w:tab/>
        <w:t xml:space="preserve">   </w:t>
      </w:r>
      <w:r>
        <w:rPr>
          <w:sz w:val="24"/>
          <w:szCs w:val="24"/>
        </w:rPr>
        <w:tab/>
        <w:t>ii</w:t>
      </w:r>
    </w:p>
    <w:p w14:paraId="3D1F75EC" w14:textId="77777777" w:rsidR="00DE135B" w:rsidRDefault="00AC4270">
      <w:pPr>
        <w:spacing w:line="240" w:lineRule="auto"/>
        <w:rPr>
          <w:sz w:val="24"/>
          <w:szCs w:val="24"/>
        </w:rPr>
      </w:pPr>
      <w:r>
        <w:rPr>
          <w:sz w:val="24"/>
          <w:szCs w:val="24"/>
        </w:rPr>
        <w:t xml:space="preserve">Acknowledgement                                                                              </w:t>
      </w:r>
      <w:r>
        <w:rPr>
          <w:sz w:val="24"/>
          <w:szCs w:val="24"/>
        </w:rPr>
        <w:tab/>
      </w:r>
      <w:r>
        <w:rPr>
          <w:sz w:val="24"/>
          <w:szCs w:val="24"/>
        </w:rPr>
        <w:tab/>
        <w:t>iii</w:t>
      </w:r>
    </w:p>
    <w:p w14:paraId="7AFBBC51" w14:textId="77777777" w:rsidR="00DE135B" w:rsidRDefault="00AC4270">
      <w:pPr>
        <w:spacing w:line="240" w:lineRule="auto"/>
        <w:rPr>
          <w:sz w:val="24"/>
          <w:szCs w:val="24"/>
        </w:rPr>
      </w:pPr>
      <w:r>
        <w:rPr>
          <w:sz w:val="24"/>
          <w:szCs w:val="24"/>
        </w:rPr>
        <w:t xml:space="preserve">Dedication                                                                                         </w:t>
      </w:r>
      <w:r>
        <w:rPr>
          <w:sz w:val="24"/>
          <w:szCs w:val="24"/>
        </w:rPr>
        <w:tab/>
      </w:r>
      <w:r>
        <w:rPr>
          <w:sz w:val="24"/>
          <w:szCs w:val="24"/>
        </w:rPr>
        <w:tab/>
        <w:t>iv</w:t>
      </w:r>
    </w:p>
    <w:p w14:paraId="26747613" w14:textId="77777777" w:rsidR="00DE135B" w:rsidRDefault="00AC4270">
      <w:pPr>
        <w:spacing w:line="240" w:lineRule="auto"/>
        <w:rPr>
          <w:sz w:val="24"/>
          <w:szCs w:val="24"/>
        </w:rPr>
      </w:pPr>
      <w:r>
        <w:rPr>
          <w:sz w:val="24"/>
          <w:szCs w:val="24"/>
        </w:rPr>
        <w:t xml:space="preserve">Abstract                                                                                              </w:t>
      </w:r>
      <w:r>
        <w:rPr>
          <w:sz w:val="24"/>
          <w:szCs w:val="24"/>
        </w:rPr>
        <w:tab/>
      </w:r>
      <w:r>
        <w:rPr>
          <w:sz w:val="24"/>
          <w:szCs w:val="24"/>
        </w:rPr>
        <w:tab/>
        <w:t>v</w:t>
      </w:r>
    </w:p>
    <w:p w14:paraId="5CE27A1D" w14:textId="77777777" w:rsidR="00DE135B" w:rsidRDefault="00AC4270">
      <w:pPr>
        <w:spacing w:line="240" w:lineRule="auto"/>
        <w:rPr>
          <w:sz w:val="24"/>
          <w:szCs w:val="24"/>
        </w:rPr>
      </w:pPr>
      <w:r>
        <w:rPr>
          <w:sz w:val="24"/>
          <w:szCs w:val="24"/>
        </w:rPr>
        <w:t xml:space="preserve">Table of Contents                                                                                </w:t>
      </w:r>
      <w:r>
        <w:rPr>
          <w:sz w:val="24"/>
          <w:szCs w:val="24"/>
        </w:rPr>
        <w:tab/>
        <w:t>vi</w:t>
      </w:r>
    </w:p>
    <w:p w14:paraId="777381C0" w14:textId="77777777" w:rsidR="00DE135B" w:rsidRDefault="00AC4270">
      <w:pPr>
        <w:spacing w:line="240" w:lineRule="auto"/>
        <w:rPr>
          <w:sz w:val="24"/>
          <w:szCs w:val="24"/>
        </w:rPr>
      </w:pPr>
      <w:r>
        <w:rPr>
          <w:sz w:val="24"/>
          <w:szCs w:val="24"/>
        </w:rPr>
        <w:t xml:space="preserve">List of Figures                                                                                     </w:t>
      </w:r>
      <w:r>
        <w:rPr>
          <w:sz w:val="24"/>
          <w:szCs w:val="24"/>
        </w:rPr>
        <w:tab/>
      </w:r>
      <w:r>
        <w:rPr>
          <w:sz w:val="24"/>
          <w:szCs w:val="24"/>
        </w:rPr>
        <w:tab/>
        <w:t>viii</w:t>
      </w:r>
    </w:p>
    <w:p w14:paraId="25458D13" w14:textId="77777777" w:rsidR="00DE135B" w:rsidRDefault="00AC4270">
      <w:pPr>
        <w:spacing w:line="240" w:lineRule="auto"/>
        <w:rPr>
          <w:sz w:val="24"/>
          <w:szCs w:val="24"/>
        </w:rPr>
      </w:pPr>
      <w:r>
        <w:rPr>
          <w:sz w:val="24"/>
          <w:szCs w:val="24"/>
        </w:rPr>
        <w:t xml:space="preserve">List of Tables                                                                                      </w:t>
      </w:r>
      <w:r>
        <w:rPr>
          <w:sz w:val="24"/>
          <w:szCs w:val="24"/>
        </w:rPr>
        <w:tab/>
      </w:r>
      <w:r>
        <w:rPr>
          <w:sz w:val="24"/>
          <w:szCs w:val="24"/>
        </w:rPr>
        <w:tab/>
        <w:t>ix</w:t>
      </w:r>
    </w:p>
    <w:p w14:paraId="7841E226" w14:textId="77777777" w:rsidR="00DE135B" w:rsidRDefault="00AC4270">
      <w:pPr>
        <w:spacing w:line="240" w:lineRule="auto"/>
        <w:rPr>
          <w:sz w:val="24"/>
          <w:szCs w:val="24"/>
        </w:rPr>
      </w:pPr>
      <w:r>
        <w:rPr>
          <w:sz w:val="24"/>
          <w:szCs w:val="24"/>
        </w:rPr>
        <w:t xml:space="preserve">Definition of </w:t>
      </w:r>
      <w:proofErr w:type="gramStart"/>
      <w:r>
        <w:rPr>
          <w:sz w:val="24"/>
          <w:szCs w:val="24"/>
        </w:rPr>
        <w:t xml:space="preserve">Terms  </w:t>
      </w:r>
      <w:r>
        <w:rPr>
          <w:sz w:val="24"/>
          <w:szCs w:val="24"/>
        </w:rPr>
        <w:tab/>
      </w:r>
      <w:proofErr w:type="gramEnd"/>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x</w:t>
      </w:r>
    </w:p>
    <w:p w14:paraId="128DBA41" w14:textId="77777777" w:rsidR="00DE135B" w:rsidRDefault="00DE135B">
      <w:pPr>
        <w:spacing w:line="240" w:lineRule="auto"/>
        <w:rPr>
          <w:sz w:val="24"/>
          <w:szCs w:val="24"/>
        </w:rPr>
      </w:pPr>
    </w:p>
    <w:p w14:paraId="622EF932" w14:textId="77777777" w:rsidR="00DE135B" w:rsidRDefault="00AC4270">
      <w:pPr>
        <w:spacing w:line="240" w:lineRule="auto"/>
        <w:rPr>
          <w:sz w:val="24"/>
          <w:szCs w:val="24"/>
        </w:rPr>
      </w:pPr>
      <w:r>
        <w:rPr>
          <w:sz w:val="24"/>
          <w:szCs w:val="24"/>
        </w:rPr>
        <w:t xml:space="preserve">                                                                            </w:t>
      </w:r>
      <w:r>
        <w:rPr>
          <w:sz w:val="24"/>
          <w:szCs w:val="24"/>
        </w:rPr>
        <w:tab/>
      </w:r>
      <w:r>
        <w:rPr>
          <w:sz w:val="24"/>
          <w:szCs w:val="24"/>
        </w:rPr>
        <w:tab/>
      </w:r>
    </w:p>
    <w:p w14:paraId="3F1AEC19" w14:textId="77777777" w:rsidR="00DE135B" w:rsidRDefault="00AC4270">
      <w:pPr>
        <w:spacing w:line="240" w:lineRule="auto"/>
        <w:rPr>
          <w:b/>
          <w:bCs/>
          <w:sz w:val="24"/>
          <w:szCs w:val="24"/>
        </w:rPr>
      </w:pPr>
      <w:r>
        <w:rPr>
          <w:b/>
          <w:bCs/>
          <w:sz w:val="24"/>
          <w:szCs w:val="24"/>
        </w:rPr>
        <w:t xml:space="preserve">     CHAPTER</w:t>
      </w:r>
    </w:p>
    <w:p w14:paraId="06E05B5E" w14:textId="77777777" w:rsidR="00DE135B" w:rsidRDefault="00AC4270">
      <w:pPr>
        <w:spacing w:line="240" w:lineRule="auto"/>
        <w:rPr>
          <w:sz w:val="24"/>
          <w:szCs w:val="24"/>
        </w:rPr>
      </w:pPr>
      <w:r>
        <w:rPr>
          <w:b/>
          <w:bCs/>
          <w:sz w:val="24"/>
          <w:szCs w:val="24"/>
        </w:rPr>
        <w:t xml:space="preserve">             I                 INTRODUCTION</w:t>
      </w:r>
    </w:p>
    <w:p w14:paraId="681DE848" w14:textId="77777777" w:rsidR="00DE135B" w:rsidRDefault="00AC4270">
      <w:pPr>
        <w:spacing w:line="240" w:lineRule="auto"/>
        <w:rPr>
          <w:sz w:val="24"/>
          <w:szCs w:val="24"/>
        </w:rPr>
      </w:pPr>
      <w:r>
        <w:rPr>
          <w:sz w:val="24"/>
          <w:szCs w:val="24"/>
        </w:rPr>
        <w:t xml:space="preserve">                               Project Context              </w:t>
      </w:r>
      <w:r>
        <w:rPr>
          <w:sz w:val="24"/>
          <w:szCs w:val="24"/>
        </w:rPr>
        <w:tab/>
      </w:r>
      <w:r>
        <w:rPr>
          <w:sz w:val="24"/>
          <w:szCs w:val="24"/>
        </w:rPr>
        <w:tab/>
      </w:r>
      <w:r>
        <w:rPr>
          <w:sz w:val="24"/>
          <w:szCs w:val="24"/>
        </w:rPr>
        <w:tab/>
      </w:r>
      <w:r>
        <w:rPr>
          <w:sz w:val="24"/>
          <w:szCs w:val="24"/>
        </w:rPr>
        <w:tab/>
      </w:r>
      <w:r>
        <w:rPr>
          <w:sz w:val="24"/>
          <w:szCs w:val="24"/>
        </w:rPr>
        <w:tab/>
        <w:t>1</w:t>
      </w:r>
    </w:p>
    <w:p w14:paraId="5E6508C4" w14:textId="77777777" w:rsidR="00DE135B" w:rsidRDefault="00AC4270">
      <w:pPr>
        <w:spacing w:line="240" w:lineRule="auto"/>
        <w:rPr>
          <w:sz w:val="24"/>
          <w:szCs w:val="24"/>
        </w:rPr>
      </w:pPr>
      <w:r>
        <w:rPr>
          <w:sz w:val="24"/>
          <w:szCs w:val="24"/>
        </w:rPr>
        <w:t xml:space="preserve">                               Project Objectives         </w:t>
      </w:r>
      <w:r>
        <w:rPr>
          <w:sz w:val="24"/>
          <w:szCs w:val="24"/>
        </w:rPr>
        <w:tab/>
      </w:r>
      <w:r>
        <w:rPr>
          <w:sz w:val="24"/>
          <w:szCs w:val="24"/>
        </w:rPr>
        <w:tab/>
      </w:r>
      <w:r>
        <w:rPr>
          <w:sz w:val="24"/>
          <w:szCs w:val="24"/>
        </w:rPr>
        <w:tab/>
      </w:r>
      <w:r>
        <w:rPr>
          <w:sz w:val="24"/>
          <w:szCs w:val="24"/>
        </w:rPr>
        <w:tab/>
      </w:r>
      <w:r>
        <w:rPr>
          <w:sz w:val="24"/>
          <w:szCs w:val="24"/>
        </w:rPr>
        <w:tab/>
        <w:t>2</w:t>
      </w:r>
    </w:p>
    <w:p w14:paraId="650E35A5" w14:textId="77777777" w:rsidR="00DE135B" w:rsidRDefault="00AC4270">
      <w:pPr>
        <w:spacing w:line="240" w:lineRule="auto"/>
        <w:rPr>
          <w:sz w:val="24"/>
          <w:szCs w:val="24"/>
        </w:rPr>
      </w:pPr>
      <w:r>
        <w:rPr>
          <w:sz w:val="24"/>
          <w:szCs w:val="24"/>
        </w:rPr>
        <w:t xml:space="preserve">                               Project Purpose            </w:t>
      </w:r>
      <w:r>
        <w:rPr>
          <w:sz w:val="24"/>
          <w:szCs w:val="24"/>
        </w:rPr>
        <w:tab/>
      </w:r>
      <w:r>
        <w:rPr>
          <w:sz w:val="24"/>
          <w:szCs w:val="24"/>
        </w:rPr>
        <w:tab/>
      </w:r>
      <w:r>
        <w:rPr>
          <w:sz w:val="24"/>
          <w:szCs w:val="24"/>
        </w:rPr>
        <w:tab/>
      </w:r>
      <w:r>
        <w:rPr>
          <w:sz w:val="24"/>
          <w:szCs w:val="24"/>
        </w:rPr>
        <w:tab/>
      </w:r>
      <w:r>
        <w:rPr>
          <w:sz w:val="24"/>
          <w:szCs w:val="24"/>
        </w:rPr>
        <w:tab/>
        <w:t>3</w:t>
      </w:r>
    </w:p>
    <w:p w14:paraId="6D2CF11A" w14:textId="77777777" w:rsidR="00DE135B" w:rsidRDefault="00AC4270">
      <w:pPr>
        <w:spacing w:line="240" w:lineRule="auto"/>
        <w:rPr>
          <w:sz w:val="24"/>
          <w:szCs w:val="24"/>
        </w:rPr>
      </w:pPr>
      <w:r>
        <w:rPr>
          <w:sz w:val="24"/>
          <w:szCs w:val="24"/>
        </w:rPr>
        <w:t xml:space="preserve">                               Scope and Limitation </w:t>
      </w:r>
      <w:r>
        <w:rPr>
          <w:sz w:val="24"/>
          <w:szCs w:val="24"/>
        </w:rPr>
        <w:tab/>
      </w:r>
      <w:r>
        <w:rPr>
          <w:sz w:val="24"/>
          <w:szCs w:val="24"/>
        </w:rPr>
        <w:tab/>
      </w:r>
      <w:r>
        <w:rPr>
          <w:sz w:val="24"/>
          <w:szCs w:val="24"/>
        </w:rPr>
        <w:tab/>
      </w:r>
      <w:r>
        <w:rPr>
          <w:sz w:val="24"/>
          <w:szCs w:val="24"/>
        </w:rPr>
        <w:tab/>
      </w:r>
      <w:r>
        <w:rPr>
          <w:sz w:val="24"/>
          <w:szCs w:val="24"/>
        </w:rPr>
        <w:tab/>
        <w:t>6</w:t>
      </w:r>
    </w:p>
    <w:p w14:paraId="702A5D71" w14:textId="77777777" w:rsidR="00DE135B" w:rsidRDefault="00DE135B">
      <w:pPr>
        <w:spacing w:line="240" w:lineRule="auto"/>
        <w:ind w:left="2160" w:firstLine="720"/>
        <w:rPr>
          <w:sz w:val="24"/>
          <w:szCs w:val="24"/>
        </w:rPr>
      </w:pPr>
    </w:p>
    <w:p w14:paraId="244FA094" w14:textId="77777777" w:rsidR="00DE135B" w:rsidRDefault="00AC4270">
      <w:pPr>
        <w:spacing w:line="240" w:lineRule="auto"/>
        <w:rPr>
          <w:b/>
          <w:bCs/>
          <w:sz w:val="24"/>
          <w:szCs w:val="24"/>
        </w:rPr>
      </w:pPr>
      <w:r>
        <w:rPr>
          <w:b/>
          <w:bCs/>
          <w:sz w:val="24"/>
          <w:szCs w:val="24"/>
        </w:rPr>
        <w:t xml:space="preserve">             II</w:t>
      </w:r>
      <w:r>
        <w:rPr>
          <w:b/>
          <w:bCs/>
          <w:sz w:val="24"/>
          <w:szCs w:val="24"/>
        </w:rPr>
        <w:tab/>
        <w:t xml:space="preserve">         THEORETRICAL FRAMEWORK OF THE PROJECT  </w:t>
      </w:r>
    </w:p>
    <w:p w14:paraId="1DD0103B" w14:textId="77777777" w:rsidR="00DE135B" w:rsidRDefault="00AC4270">
      <w:pPr>
        <w:spacing w:line="240" w:lineRule="auto"/>
        <w:rPr>
          <w:sz w:val="24"/>
          <w:szCs w:val="24"/>
        </w:rPr>
      </w:pPr>
      <w:r>
        <w:rPr>
          <w:sz w:val="24"/>
          <w:szCs w:val="24"/>
        </w:rPr>
        <w:t xml:space="preserve">                               Review of Related Literature, Studies </w:t>
      </w:r>
    </w:p>
    <w:p w14:paraId="520B5F54" w14:textId="77777777" w:rsidR="00DE135B" w:rsidRDefault="00AC4270">
      <w:pPr>
        <w:spacing w:line="240" w:lineRule="auto"/>
        <w:rPr>
          <w:sz w:val="24"/>
          <w:szCs w:val="24"/>
        </w:rPr>
      </w:pPr>
      <w:r>
        <w:rPr>
          <w:sz w:val="24"/>
          <w:szCs w:val="24"/>
        </w:rPr>
        <w:t xml:space="preserve">                               and Systems           </w:t>
      </w:r>
      <w:r>
        <w:rPr>
          <w:sz w:val="24"/>
          <w:szCs w:val="24"/>
        </w:rPr>
        <w:tab/>
        <w:t xml:space="preserve">                                                      7                        </w:t>
      </w:r>
    </w:p>
    <w:p w14:paraId="195506B0" w14:textId="77777777" w:rsidR="00DE135B" w:rsidRDefault="00AC4270">
      <w:pPr>
        <w:spacing w:line="240" w:lineRule="auto"/>
        <w:rPr>
          <w:sz w:val="24"/>
          <w:szCs w:val="24"/>
        </w:rPr>
      </w:pPr>
      <w:r>
        <w:rPr>
          <w:sz w:val="24"/>
          <w:szCs w:val="24"/>
        </w:rPr>
        <w:t xml:space="preserve">                               Synthesis and Relevance of the Study                           21</w:t>
      </w:r>
    </w:p>
    <w:p w14:paraId="6DEE5A5D" w14:textId="77777777" w:rsidR="00DE135B" w:rsidRDefault="00AC4270">
      <w:pPr>
        <w:spacing w:line="240" w:lineRule="auto"/>
        <w:rPr>
          <w:sz w:val="24"/>
          <w:szCs w:val="24"/>
        </w:rPr>
      </w:pPr>
      <w:r>
        <w:rPr>
          <w:sz w:val="24"/>
          <w:szCs w:val="24"/>
        </w:rPr>
        <w:t xml:space="preserve">                               Literature Matrix</w:t>
      </w:r>
      <w:r>
        <w:rPr>
          <w:sz w:val="24"/>
          <w:szCs w:val="24"/>
        </w:rPr>
        <w:tab/>
      </w:r>
      <w:r>
        <w:rPr>
          <w:sz w:val="24"/>
          <w:szCs w:val="24"/>
        </w:rPr>
        <w:tab/>
      </w:r>
      <w:r>
        <w:rPr>
          <w:sz w:val="24"/>
          <w:szCs w:val="24"/>
        </w:rPr>
        <w:tab/>
      </w:r>
      <w:r>
        <w:rPr>
          <w:sz w:val="24"/>
          <w:szCs w:val="24"/>
        </w:rPr>
        <w:tab/>
      </w:r>
      <w:r>
        <w:rPr>
          <w:sz w:val="24"/>
          <w:szCs w:val="24"/>
        </w:rPr>
        <w:tab/>
        <w:t xml:space="preserve">           22</w:t>
      </w:r>
    </w:p>
    <w:p w14:paraId="6C0D861D" w14:textId="77777777" w:rsidR="00DE135B" w:rsidRDefault="00AC4270">
      <w:pPr>
        <w:spacing w:line="240" w:lineRule="auto"/>
        <w:rPr>
          <w:sz w:val="24"/>
          <w:szCs w:val="24"/>
        </w:rPr>
      </w:pPr>
      <w:r>
        <w:rPr>
          <w:sz w:val="24"/>
          <w:szCs w:val="24"/>
        </w:rPr>
        <w:t xml:space="preserve">                               Conceptual Framework</w:t>
      </w:r>
      <w:r>
        <w:rPr>
          <w:sz w:val="24"/>
          <w:szCs w:val="24"/>
        </w:rPr>
        <w:tab/>
      </w:r>
      <w:r>
        <w:rPr>
          <w:sz w:val="24"/>
          <w:szCs w:val="24"/>
        </w:rPr>
        <w:tab/>
      </w:r>
      <w:r>
        <w:rPr>
          <w:sz w:val="24"/>
          <w:szCs w:val="24"/>
        </w:rPr>
        <w:tab/>
      </w:r>
      <w:r>
        <w:rPr>
          <w:sz w:val="24"/>
          <w:szCs w:val="24"/>
        </w:rPr>
        <w:tab/>
        <w:t xml:space="preserve">           23</w:t>
      </w:r>
    </w:p>
    <w:p w14:paraId="5DDEE8C4" w14:textId="77777777" w:rsidR="00DE135B" w:rsidRDefault="00AC4270">
      <w:pPr>
        <w:spacing w:line="240" w:lineRule="auto"/>
        <w:rPr>
          <w:sz w:val="24"/>
          <w:szCs w:val="24"/>
        </w:rPr>
      </w:pPr>
      <w:r>
        <w:rPr>
          <w:sz w:val="24"/>
          <w:szCs w:val="24"/>
        </w:rPr>
        <w:t xml:space="preserve">                                                                                                                         </w:t>
      </w:r>
    </w:p>
    <w:p w14:paraId="4B948623" w14:textId="77777777" w:rsidR="00DE135B" w:rsidRDefault="00AC4270">
      <w:pPr>
        <w:spacing w:line="240" w:lineRule="auto"/>
        <w:ind w:firstLine="720"/>
        <w:rPr>
          <w:sz w:val="24"/>
          <w:szCs w:val="24"/>
        </w:rPr>
      </w:pPr>
      <w:r>
        <w:rPr>
          <w:sz w:val="24"/>
          <w:szCs w:val="24"/>
        </w:rPr>
        <w:t xml:space="preserve">  </w:t>
      </w:r>
      <w:r>
        <w:rPr>
          <w:b/>
          <w:bCs/>
          <w:sz w:val="24"/>
          <w:szCs w:val="24"/>
        </w:rPr>
        <w:t xml:space="preserve">III               METHODOLOGY                                                              </w:t>
      </w:r>
    </w:p>
    <w:p w14:paraId="1BEACBE0" w14:textId="057625A3" w:rsidR="00DE135B" w:rsidRDefault="00AC4270">
      <w:pPr>
        <w:spacing w:line="240" w:lineRule="auto"/>
        <w:rPr>
          <w:sz w:val="24"/>
          <w:szCs w:val="24"/>
        </w:rPr>
      </w:pPr>
      <w:r>
        <w:rPr>
          <w:sz w:val="24"/>
          <w:szCs w:val="24"/>
        </w:rPr>
        <w:tab/>
      </w:r>
      <w:r>
        <w:rPr>
          <w:sz w:val="24"/>
          <w:szCs w:val="24"/>
        </w:rPr>
        <w:tab/>
        <w:t xml:space="preserve">          Project Design</w:t>
      </w:r>
      <w:r>
        <w:rPr>
          <w:sz w:val="24"/>
          <w:szCs w:val="24"/>
        </w:rPr>
        <w:tab/>
      </w:r>
      <w:r>
        <w:rPr>
          <w:sz w:val="24"/>
          <w:szCs w:val="24"/>
        </w:rPr>
        <w:tab/>
      </w:r>
      <w:r>
        <w:rPr>
          <w:sz w:val="24"/>
          <w:szCs w:val="24"/>
        </w:rPr>
        <w:tab/>
      </w:r>
      <w:r>
        <w:rPr>
          <w:sz w:val="24"/>
          <w:szCs w:val="24"/>
        </w:rPr>
        <w:tab/>
      </w:r>
      <w:r>
        <w:rPr>
          <w:sz w:val="24"/>
          <w:szCs w:val="24"/>
        </w:rPr>
        <w:tab/>
        <w:t xml:space="preserve">           2</w:t>
      </w:r>
      <w:r w:rsidR="00E358A9">
        <w:rPr>
          <w:sz w:val="24"/>
          <w:szCs w:val="24"/>
        </w:rPr>
        <w:t>4</w:t>
      </w:r>
    </w:p>
    <w:p w14:paraId="199C1E14" w14:textId="1B04879E" w:rsidR="00DE135B" w:rsidRDefault="00AC4270">
      <w:pPr>
        <w:spacing w:line="240" w:lineRule="auto"/>
        <w:rPr>
          <w:sz w:val="24"/>
          <w:szCs w:val="24"/>
        </w:rPr>
      </w:pPr>
      <w:r>
        <w:rPr>
          <w:sz w:val="24"/>
          <w:szCs w:val="24"/>
        </w:rPr>
        <w:tab/>
      </w:r>
      <w:r>
        <w:rPr>
          <w:sz w:val="24"/>
          <w:szCs w:val="24"/>
        </w:rPr>
        <w:tab/>
      </w:r>
      <w:r>
        <w:rPr>
          <w:sz w:val="24"/>
          <w:szCs w:val="24"/>
        </w:rPr>
        <w:tab/>
        <w:t xml:space="preserve">       System Architecture</w:t>
      </w:r>
      <w:r>
        <w:rPr>
          <w:sz w:val="24"/>
          <w:szCs w:val="24"/>
        </w:rPr>
        <w:tab/>
      </w:r>
      <w:r>
        <w:rPr>
          <w:sz w:val="24"/>
          <w:szCs w:val="24"/>
        </w:rPr>
        <w:tab/>
      </w:r>
      <w:r>
        <w:rPr>
          <w:sz w:val="24"/>
          <w:szCs w:val="24"/>
        </w:rPr>
        <w:tab/>
      </w:r>
      <w:r>
        <w:rPr>
          <w:sz w:val="24"/>
          <w:szCs w:val="24"/>
        </w:rPr>
        <w:tab/>
        <w:t xml:space="preserve">           2</w:t>
      </w:r>
      <w:r w:rsidR="00E358A9">
        <w:rPr>
          <w:sz w:val="24"/>
          <w:szCs w:val="24"/>
        </w:rPr>
        <w:t>4</w:t>
      </w:r>
    </w:p>
    <w:p w14:paraId="153AA69B" w14:textId="77777777" w:rsidR="00DE135B" w:rsidRDefault="00AC4270">
      <w:pPr>
        <w:spacing w:line="240" w:lineRule="auto"/>
        <w:rPr>
          <w:sz w:val="24"/>
          <w:szCs w:val="24"/>
        </w:rPr>
        <w:sectPr w:rsidR="00DE135B">
          <w:headerReference w:type="default" r:id="rId22"/>
          <w:footerReference w:type="default" r:id="rId23"/>
          <w:type w:val="continuous"/>
          <w:pgSz w:w="11906" w:h="16838"/>
          <w:pgMar w:top="1440" w:right="1440" w:bottom="1440" w:left="2160" w:header="720" w:footer="720" w:gutter="0"/>
          <w:cols w:space="720"/>
        </w:sectPr>
      </w:pPr>
      <w:r>
        <w:rPr>
          <w:sz w:val="24"/>
          <w:szCs w:val="24"/>
        </w:rPr>
        <w:tab/>
      </w:r>
      <w:r>
        <w:rPr>
          <w:sz w:val="24"/>
          <w:szCs w:val="24"/>
        </w:rPr>
        <w:tab/>
        <w:t xml:space="preserve">          Project Locale</w:t>
      </w:r>
      <w:r>
        <w:rPr>
          <w:sz w:val="24"/>
          <w:szCs w:val="24"/>
        </w:rPr>
        <w:tab/>
      </w:r>
      <w:r>
        <w:rPr>
          <w:sz w:val="24"/>
          <w:szCs w:val="24"/>
        </w:rPr>
        <w:tab/>
      </w:r>
      <w:r>
        <w:rPr>
          <w:sz w:val="24"/>
          <w:szCs w:val="24"/>
        </w:rPr>
        <w:tab/>
      </w:r>
      <w:r>
        <w:rPr>
          <w:sz w:val="24"/>
          <w:szCs w:val="24"/>
        </w:rPr>
        <w:tab/>
      </w:r>
      <w:r>
        <w:rPr>
          <w:sz w:val="24"/>
          <w:szCs w:val="24"/>
        </w:rPr>
        <w:tab/>
        <w:t xml:space="preserve">           26</w:t>
      </w:r>
    </w:p>
    <w:p w14:paraId="06164AC6" w14:textId="77777777" w:rsidR="00DE135B" w:rsidRDefault="00AC4270">
      <w:pPr>
        <w:spacing w:line="240" w:lineRule="auto"/>
        <w:rPr>
          <w:sz w:val="24"/>
          <w:szCs w:val="24"/>
        </w:rPr>
      </w:pPr>
      <w:r>
        <w:rPr>
          <w:sz w:val="24"/>
          <w:szCs w:val="24"/>
        </w:rPr>
        <w:t xml:space="preserve">     </w:t>
      </w:r>
      <w:r>
        <w:rPr>
          <w:sz w:val="24"/>
          <w:szCs w:val="24"/>
        </w:rPr>
        <w:tab/>
      </w:r>
      <w:r>
        <w:rPr>
          <w:sz w:val="24"/>
          <w:szCs w:val="24"/>
        </w:rPr>
        <w:tab/>
        <w:t xml:space="preserve">          Project Development</w:t>
      </w:r>
      <w:r>
        <w:rPr>
          <w:sz w:val="24"/>
          <w:szCs w:val="24"/>
        </w:rPr>
        <w:tab/>
      </w:r>
      <w:r>
        <w:rPr>
          <w:sz w:val="24"/>
          <w:szCs w:val="24"/>
        </w:rPr>
        <w:tab/>
      </w:r>
      <w:r>
        <w:rPr>
          <w:sz w:val="24"/>
          <w:szCs w:val="24"/>
        </w:rPr>
        <w:tab/>
      </w:r>
      <w:r>
        <w:rPr>
          <w:sz w:val="24"/>
          <w:szCs w:val="24"/>
        </w:rPr>
        <w:tab/>
        <w:t xml:space="preserve">           26</w:t>
      </w:r>
      <w:r>
        <w:rPr>
          <w:sz w:val="24"/>
          <w:szCs w:val="24"/>
        </w:rPr>
        <w:tab/>
      </w:r>
      <w:r>
        <w:rPr>
          <w:sz w:val="24"/>
          <w:szCs w:val="24"/>
        </w:rPr>
        <w:tab/>
      </w:r>
      <w:r>
        <w:rPr>
          <w:sz w:val="24"/>
          <w:szCs w:val="24"/>
        </w:rPr>
        <w:tab/>
        <w:t xml:space="preserve">       Agile Scrum</w:t>
      </w:r>
      <w:r>
        <w:rPr>
          <w:sz w:val="24"/>
          <w:szCs w:val="24"/>
        </w:rPr>
        <w:tab/>
      </w:r>
      <w:r>
        <w:rPr>
          <w:sz w:val="24"/>
          <w:szCs w:val="24"/>
        </w:rPr>
        <w:tab/>
      </w:r>
      <w:r>
        <w:rPr>
          <w:sz w:val="24"/>
          <w:szCs w:val="24"/>
        </w:rPr>
        <w:tab/>
      </w:r>
      <w:r>
        <w:rPr>
          <w:sz w:val="24"/>
          <w:szCs w:val="24"/>
        </w:rPr>
        <w:tab/>
      </w:r>
      <w:r>
        <w:rPr>
          <w:sz w:val="24"/>
          <w:szCs w:val="24"/>
        </w:rPr>
        <w:tab/>
        <w:t xml:space="preserve">           27</w:t>
      </w:r>
    </w:p>
    <w:p w14:paraId="203F45D4" w14:textId="77777777" w:rsidR="00DE135B" w:rsidRDefault="00AC4270">
      <w:pPr>
        <w:spacing w:line="240" w:lineRule="auto"/>
        <w:rPr>
          <w:sz w:val="24"/>
          <w:szCs w:val="24"/>
        </w:rPr>
      </w:pPr>
      <w:r>
        <w:rPr>
          <w:sz w:val="24"/>
          <w:szCs w:val="24"/>
        </w:rPr>
        <w:t xml:space="preserve">                               Product Backlog</w:t>
      </w:r>
      <w:r>
        <w:rPr>
          <w:sz w:val="24"/>
          <w:szCs w:val="24"/>
        </w:rPr>
        <w:tab/>
      </w:r>
      <w:r>
        <w:rPr>
          <w:sz w:val="24"/>
          <w:szCs w:val="24"/>
        </w:rPr>
        <w:tab/>
      </w:r>
      <w:r>
        <w:rPr>
          <w:sz w:val="24"/>
          <w:szCs w:val="24"/>
        </w:rPr>
        <w:tab/>
      </w:r>
      <w:r>
        <w:rPr>
          <w:sz w:val="24"/>
          <w:szCs w:val="24"/>
        </w:rPr>
        <w:tab/>
      </w:r>
      <w:r>
        <w:rPr>
          <w:sz w:val="24"/>
          <w:szCs w:val="24"/>
        </w:rPr>
        <w:tab/>
        <w:t xml:space="preserve"> </w:t>
      </w:r>
      <w:r>
        <w:rPr>
          <w:sz w:val="24"/>
          <w:szCs w:val="24"/>
        </w:rPr>
        <w:tab/>
        <w:t>28</w:t>
      </w:r>
    </w:p>
    <w:p w14:paraId="36669CD3" w14:textId="77777777" w:rsidR="00DE135B" w:rsidRDefault="00AC4270">
      <w:pPr>
        <w:spacing w:line="240" w:lineRule="auto"/>
        <w:rPr>
          <w:sz w:val="24"/>
          <w:szCs w:val="24"/>
        </w:rPr>
      </w:pPr>
      <w:r>
        <w:rPr>
          <w:sz w:val="24"/>
          <w:szCs w:val="24"/>
        </w:rPr>
        <w:t xml:space="preserve">                               Sprint Planning</w:t>
      </w:r>
      <w:r>
        <w:rPr>
          <w:sz w:val="24"/>
          <w:szCs w:val="24"/>
        </w:rPr>
        <w:tab/>
      </w:r>
      <w:r>
        <w:rPr>
          <w:sz w:val="24"/>
          <w:szCs w:val="24"/>
        </w:rPr>
        <w:tab/>
      </w:r>
      <w:r>
        <w:rPr>
          <w:sz w:val="24"/>
          <w:szCs w:val="24"/>
        </w:rPr>
        <w:tab/>
      </w:r>
      <w:r>
        <w:rPr>
          <w:sz w:val="24"/>
          <w:szCs w:val="24"/>
        </w:rPr>
        <w:tab/>
      </w:r>
      <w:r>
        <w:rPr>
          <w:sz w:val="24"/>
          <w:szCs w:val="24"/>
        </w:rPr>
        <w:tab/>
      </w:r>
      <w:r>
        <w:rPr>
          <w:sz w:val="24"/>
          <w:szCs w:val="24"/>
        </w:rPr>
        <w:tab/>
        <w:t>30</w:t>
      </w:r>
    </w:p>
    <w:p w14:paraId="199B1715" w14:textId="68ABB001" w:rsidR="00DE135B" w:rsidRDefault="00AC4270">
      <w:pPr>
        <w:spacing w:line="240" w:lineRule="auto"/>
        <w:rPr>
          <w:sz w:val="24"/>
          <w:szCs w:val="24"/>
        </w:rPr>
      </w:pPr>
      <w:r>
        <w:rPr>
          <w:sz w:val="24"/>
          <w:szCs w:val="24"/>
        </w:rPr>
        <w:tab/>
      </w:r>
      <w:r>
        <w:rPr>
          <w:sz w:val="24"/>
          <w:szCs w:val="24"/>
        </w:rPr>
        <w:tab/>
      </w:r>
      <w:r>
        <w:rPr>
          <w:sz w:val="24"/>
          <w:szCs w:val="24"/>
        </w:rPr>
        <w:tab/>
        <w:t xml:space="preserve">       Use Case Diagram</w:t>
      </w:r>
      <w:r>
        <w:rPr>
          <w:sz w:val="24"/>
          <w:szCs w:val="24"/>
        </w:rPr>
        <w:tab/>
      </w:r>
      <w:r>
        <w:rPr>
          <w:sz w:val="24"/>
          <w:szCs w:val="24"/>
        </w:rPr>
        <w:tab/>
      </w:r>
      <w:r>
        <w:rPr>
          <w:sz w:val="24"/>
          <w:szCs w:val="24"/>
        </w:rPr>
        <w:tab/>
      </w:r>
      <w:r>
        <w:rPr>
          <w:sz w:val="24"/>
          <w:szCs w:val="24"/>
        </w:rPr>
        <w:tab/>
      </w:r>
      <w:r>
        <w:rPr>
          <w:sz w:val="24"/>
          <w:szCs w:val="24"/>
        </w:rPr>
        <w:tab/>
        <w:t>3</w:t>
      </w:r>
      <w:r w:rsidR="00830804">
        <w:rPr>
          <w:sz w:val="24"/>
          <w:szCs w:val="24"/>
        </w:rPr>
        <w:t>3</w:t>
      </w:r>
    </w:p>
    <w:p w14:paraId="6DD13E98" w14:textId="1E8D556A" w:rsidR="00DE135B" w:rsidRDefault="00AC4270">
      <w:pPr>
        <w:spacing w:line="240" w:lineRule="auto"/>
        <w:rPr>
          <w:sz w:val="24"/>
          <w:szCs w:val="24"/>
        </w:rPr>
      </w:pPr>
      <w:r>
        <w:rPr>
          <w:sz w:val="24"/>
          <w:szCs w:val="24"/>
        </w:rPr>
        <w:tab/>
      </w:r>
      <w:r>
        <w:rPr>
          <w:sz w:val="24"/>
          <w:szCs w:val="24"/>
        </w:rPr>
        <w:tab/>
      </w:r>
      <w:r>
        <w:rPr>
          <w:sz w:val="24"/>
          <w:szCs w:val="24"/>
        </w:rPr>
        <w:tab/>
        <w:t xml:space="preserve">       Flowchart</w:t>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r w:rsidR="00830804">
        <w:rPr>
          <w:sz w:val="24"/>
          <w:szCs w:val="24"/>
        </w:rPr>
        <w:t>4</w:t>
      </w:r>
    </w:p>
    <w:p w14:paraId="0F5B2F61" w14:textId="6D567039" w:rsidR="00DE135B" w:rsidRDefault="00AC4270">
      <w:pPr>
        <w:spacing w:line="240" w:lineRule="auto"/>
        <w:rPr>
          <w:sz w:val="24"/>
          <w:szCs w:val="24"/>
        </w:rPr>
      </w:pPr>
      <w:r>
        <w:rPr>
          <w:sz w:val="24"/>
          <w:szCs w:val="24"/>
        </w:rPr>
        <w:t xml:space="preserve">                               Materials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r w:rsidR="00E358A9">
        <w:rPr>
          <w:sz w:val="24"/>
          <w:szCs w:val="24"/>
        </w:rPr>
        <w:t>5</w:t>
      </w:r>
    </w:p>
    <w:p w14:paraId="38354DEB" w14:textId="3C0DAAB0" w:rsidR="00DE135B" w:rsidRDefault="00AC4270">
      <w:pPr>
        <w:spacing w:line="240" w:lineRule="auto"/>
        <w:rPr>
          <w:sz w:val="24"/>
          <w:szCs w:val="24"/>
        </w:rPr>
      </w:pPr>
      <w:r>
        <w:rPr>
          <w:sz w:val="24"/>
          <w:szCs w:val="24"/>
        </w:rPr>
        <w:tab/>
      </w:r>
      <w:r>
        <w:rPr>
          <w:sz w:val="24"/>
          <w:szCs w:val="24"/>
        </w:rPr>
        <w:tab/>
      </w:r>
      <w:r>
        <w:rPr>
          <w:sz w:val="24"/>
          <w:szCs w:val="24"/>
        </w:rPr>
        <w:tab/>
        <w:t xml:space="preserve">       Software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r w:rsidR="00830804">
        <w:rPr>
          <w:sz w:val="24"/>
          <w:szCs w:val="24"/>
        </w:rPr>
        <w:t>5</w:t>
      </w:r>
    </w:p>
    <w:p w14:paraId="6FFAF441" w14:textId="77777777" w:rsidR="00DE135B" w:rsidRDefault="00AC4270">
      <w:pPr>
        <w:spacing w:line="240" w:lineRule="auto"/>
        <w:rPr>
          <w:sz w:val="24"/>
          <w:szCs w:val="24"/>
        </w:rPr>
      </w:pPr>
      <w:r>
        <w:rPr>
          <w:sz w:val="24"/>
          <w:szCs w:val="24"/>
        </w:rPr>
        <w:tab/>
      </w:r>
      <w:r>
        <w:rPr>
          <w:sz w:val="24"/>
          <w:szCs w:val="24"/>
        </w:rPr>
        <w:tab/>
      </w:r>
      <w:r>
        <w:rPr>
          <w:sz w:val="24"/>
          <w:szCs w:val="24"/>
        </w:rPr>
        <w:tab/>
        <w:t xml:space="preserve">       Hardware</w:t>
      </w:r>
      <w:r>
        <w:rPr>
          <w:sz w:val="24"/>
          <w:szCs w:val="24"/>
        </w:rPr>
        <w:tab/>
      </w:r>
      <w:r>
        <w:rPr>
          <w:sz w:val="24"/>
          <w:szCs w:val="24"/>
        </w:rPr>
        <w:tab/>
      </w:r>
      <w:r>
        <w:rPr>
          <w:sz w:val="24"/>
          <w:szCs w:val="24"/>
        </w:rPr>
        <w:tab/>
      </w:r>
      <w:r>
        <w:rPr>
          <w:sz w:val="24"/>
          <w:szCs w:val="24"/>
        </w:rPr>
        <w:tab/>
      </w:r>
      <w:r>
        <w:rPr>
          <w:sz w:val="24"/>
          <w:szCs w:val="24"/>
        </w:rPr>
        <w:tab/>
      </w:r>
      <w:r>
        <w:rPr>
          <w:sz w:val="24"/>
          <w:szCs w:val="24"/>
        </w:rPr>
        <w:tab/>
        <w:t>38</w:t>
      </w:r>
    </w:p>
    <w:p w14:paraId="0979512F" w14:textId="77777777" w:rsidR="00DE135B" w:rsidRDefault="00AC4270">
      <w:pPr>
        <w:spacing w:line="240" w:lineRule="auto"/>
        <w:rPr>
          <w:sz w:val="24"/>
          <w:szCs w:val="24"/>
        </w:rPr>
      </w:pPr>
      <w:r>
        <w:rPr>
          <w:sz w:val="24"/>
          <w:szCs w:val="24"/>
        </w:rPr>
        <w:tab/>
      </w:r>
      <w:r>
        <w:rPr>
          <w:sz w:val="24"/>
          <w:szCs w:val="24"/>
        </w:rPr>
        <w:tab/>
        <w:t xml:space="preserve">         Project Testing and Evaluation</w:t>
      </w:r>
      <w:r>
        <w:rPr>
          <w:sz w:val="24"/>
          <w:szCs w:val="24"/>
        </w:rPr>
        <w:tab/>
      </w:r>
      <w:r>
        <w:rPr>
          <w:sz w:val="24"/>
          <w:szCs w:val="24"/>
        </w:rPr>
        <w:tab/>
      </w:r>
      <w:r>
        <w:rPr>
          <w:sz w:val="24"/>
          <w:szCs w:val="24"/>
        </w:rPr>
        <w:tab/>
      </w:r>
      <w:r>
        <w:rPr>
          <w:sz w:val="24"/>
          <w:szCs w:val="24"/>
        </w:rPr>
        <w:tab/>
        <w:t>38</w:t>
      </w:r>
    </w:p>
    <w:p w14:paraId="0E2C3D63" w14:textId="7E9B0735" w:rsidR="00DE135B" w:rsidRDefault="00AC4270">
      <w:pPr>
        <w:spacing w:line="240" w:lineRule="auto"/>
        <w:rPr>
          <w:sz w:val="24"/>
          <w:szCs w:val="24"/>
        </w:rPr>
      </w:pPr>
      <w:r>
        <w:rPr>
          <w:sz w:val="24"/>
          <w:szCs w:val="24"/>
        </w:rPr>
        <w:tab/>
      </w:r>
      <w:r>
        <w:rPr>
          <w:sz w:val="24"/>
          <w:szCs w:val="24"/>
        </w:rPr>
        <w:tab/>
        <w:t xml:space="preserve">                  Unit Testing</w:t>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r w:rsidR="00E358A9">
        <w:rPr>
          <w:sz w:val="24"/>
          <w:szCs w:val="24"/>
        </w:rPr>
        <w:t>8</w:t>
      </w:r>
    </w:p>
    <w:p w14:paraId="523BB31D" w14:textId="43A9A44F" w:rsidR="00DE135B" w:rsidRDefault="00AC4270">
      <w:pPr>
        <w:spacing w:line="240" w:lineRule="auto"/>
        <w:rPr>
          <w:sz w:val="24"/>
          <w:szCs w:val="24"/>
        </w:rPr>
      </w:pPr>
      <w:r>
        <w:rPr>
          <w:sz w:val="24"/>
          <w:szCs w:val="24"/>
        </w:rPr>
        <w:tab/>
        <w:t xml:space="preserve">                             Compatibility Testing</w:t>
      </w:r>
      <w:r>
        <w:rPr>
          <w:sz w:val="24"/>
          <w:szCs w:val="24"/>
        </w:rPr>
        <w:tab/>
      </w:r>
      <w:r>
        <w:rPr>
          <w:sz w:val="24"/>
          <w:szCs w:val="24"/>
        </w:rPr>
        <w:tab/>
      </w:r>
      <w:r>
        <w:rPr>
          <w:sz w:val="24"/>
          <w:szCs w:val="24"/>
        </w:rPr>
        <w:tab/>
      </w:r>
      <w:r>
        <w:rPr>
          <w:sz w:val="24"/>
          <w:szCs w:val="24"/>
        </w:rPr>
        <w:tab/>
      </w:r>
      <w:r>
        <w:rPr>
          <w:sz w:val="24"/>
          <w:szCs w:val="24"/>
        </w:rPr>
        <w:tab/>
      </w:r>
      <w:r w:rsidR="00E358A9">
        <w:rPr>
          <w:sz w:val="24"/>
          <w:szCs w:val="24"/>
        </w:rPr>
        <w:t>39</w:t>
      </w:r>
    </w:p>
    <w:p w14:paraId="5753498F" w14:textId="66B74648" w:rsidR="00DE135B" w:rsidRDefault="00AC4270">
      <w:pPr>
        <w:spacing w:line="240" w:lineRule="auto"/>
        <w:rPr>
          <w:sz w:val="24"/>
          <w:szCs w:val="24"/>
        </w:rPr>
      </w:pPr>
      <w:r>
        <w:rPr>
          <w:sz w:val="24"/>
          <w:szCs w:val="24"/>
        </w:rPr>
        <w:tab/>
        <w:t xml:space="preserve">                             Integration Testing</w:t>
      </w:r>
      <w:r>
        <w:rPr>
          <w:sz w:val="24"/>
          <w:szCs w:val="24"/>
        </w:rPr>
        <w:tab/>
      </w:r>
      <w:r>
        <w:rPr>
          <w:sz w:val="24"/>
          <w:szCs w:val="24"/>
        </w:rPr>
        <w:tab/>
      </w:r>
      <w:r>
        <w:rPr>
          <w:sz w:val="24"/>
          <w:szCs w:val="24"/>
        </w:rPr>
        <w:tab/>
      </w:r>
      <w:r>
        <w:rPr>
          <w:sz w:val="24"/>
          <w:szCs w:val="24"/>
        </w:rPr>
        <w:tab/>
      </w:r>
      <w:r>
        <w:rPr>
          <w:sz w:val="24"/>
          <w:szCs w:val="24"/>
        </w:rPr>
        <w:tab/>
        <w:t>4</w:t>
      </w:r>
      <w:r w:rsidR="00E358A9">
        <w:rPr>
          <w:sz w:val="24"/>
          <w:szCs w:val="24"/>
        </w:rPr>
        <w:t>0</w:t>
      </w:r>
    </w:p>
    <w:p w14:paraId="3139CD9D" w14:textId="47C06BE4" w:rsidR="00DE135B" w:rsidRDefault="00AC4270">
      <w:pPr>
        <w:spacing w:line="240" w:lineRule="auto"/>
        <w:rPr>
          <w:sz w:val="24"/>
          <w:szCs w:val="24"/>
        </w:rPr>
      </w:pPr>
      <w:r>
        <w:rPr>
          <w:sz w:val="24"/>
          <w:szCs w:val="24"/>
        </w:rPr>
        <w:t xml:space="preserve">         </w:t>
      </w:r>
      <w:r>
        <w:rPr>
          <w:sz w:val="24"/>
          <w:szCs w:val="24"/>
        </w:rPr>
        <w:tab/>
        <w:t xml:space="preserve">                             System Testing</w:t>
      </w:r>
      <w:r>
        <w:rPr>
          <w:sz w:val="24"/>
          <w:szCs w:val="24"/>
        </w:rPr>
        <w:tab/>
      </w:r>
      <w:r>
        <w:rPr>
          <w:sz w:val="24"/>
          <w:szCs w:val="24"/>
        </w:rPr>
        <w:tab/>
      </w:r>
      <w:r>
        <w:rPr>
          <w:sz w:val="24"/>
          <w:szCs w:val="24"/>
        </w:rPr>
        <w:tab/>
      </w:r>
      <w:r>
        <w:rPr>
          <w:sz w:val="24"/>
          <w:szCs w:val="24"/>
        </w:rPr>
        <w:tab/>
      </w:r>
      <w:r>
        <w:rPr>
          <w:sz w:val="24"/>
          <w:szCs w:val="24"/>
        </w:rPr>
        <w:tab/>
      </w:r>
      <w:r>
        <w:rPr>
          <w:sz w:val="24"/>
          <w:szCs w:val="24"/>
        </w:rPr>
        <w:tab/>
        <w:t>4</w:t>
      </w:r>
      <w:r w:rsidR="00830804">
        <w:rPr>
          <w:sz w:val="24"/>
          <w:szCs w:val="24"/>
        </w:rPr>
        <w:t>1</w:t>
      </w:r>
    </w:p>
    <w:p w14:paraId="1191D1A3" w14:textId="48015CA3" w:rsidR="00DE135B" w:rsidRDefault="00AC4270">
      <w:pPr>
        <w:spacing w:line="240" w:lineRule="auto"/>
        <w:rPr>
          <w:sz w:val="24"/>
          <w:szCs w:val="24"/>
        </w:rPr>
      </w:pPr>
      <w:r>
        <w:rPr>
          <w:sz w:val="24"/>
          <w:szCs w:val="24"/>
        </w:rPr>
        <w:tab/>
      </w:r>
      <w:r>
        <w:rPr>
          <w:sz w:val="24"/>
          <w:szCs w:val="24"/>
        </w:rPr>
        <w:tab/>
        <w:t xml:space="preserve">         Evaluation Procedure         </w:t>
      </w:r>
      <w:r>
        <w:rPr>
          <w:sz w:val="24"/>
          <w:szCs w:val="24"/>
        </w:rPr>
        <w:tab/>
      </w:r>
      <w:r>
        <w:rPr>
          <w:sz w:val="24"/>
          <w:szCs w:val="24"/>
        </w:rPr>
        <w:tab/>
      </w:r>
      <w:r>
        <w:rPr>
          <w:sz w:val="24"/>
          <w:szCs w:val="24"/>
        </w:rPr>
        <w:tab/>
        <w:t xml:space="preserve">            </w:t>
      </w:r>
      <w:r>
        <w:rPr>
          <w:sz w:val="24"/>
          <w:szCs w:val="24"/>
        </w:rPr>
        <w:tab/>
        <w:t>4</w:t>
      </w:r>
      <w:r w:rsidR="00E358A9">
        <w:rPr>
          <w:sz w:val="24"/>
          <w:szCs w:val="24"/>
        </w:rPr>
        <w:t>1</w:t>
      </w:r>
    </w:p>
    <w:p w14:paraId="22240646" w14:textId="38A3B5AD" w:rsidR="00DE135B" w:rsidRDefault="00AC4270">
      <w:pPr>
        <w:spacing w:line="240" w:lineRule="auto"/>
        <w:rPr>
          <w:sz w:val="24"/>
          <w:szCs w:val="24"/>
        </w:rPr>
      </w:pPr>
      <w:r>
        <w:rPr>
          <w:sz w:val="24"/>
          <w:szCs w:val="24"/>
        </w:rPr>
        <w:tab/>
      </w:r>
      <w:r>
        <w:rPr>
          <w:sz w:val="24"/>
          <w:szCs w:val="24"/>
        </w:rPr>
        <w:tab/>
      </w:r>
      <w:r>
        <w:rPr>
          <w:sz w:val="24"/>
          <w:szCs w:val="24"/>
        </w:rPr>
        <w:tab/>
        <w:t xml:space="preserve">        ISO 25010</w:t>
      </w:r>
      <w:r>
        <w:rPr>
          <w:sz w:val="24"/>
          <w:szCs w:val="24"/>
        </w:rPr>
        <w:tab/>
      </w:r>
      <w:r>
        <w:rPr>
          <w:sz w:val="24"/>
          <w:szCs w:val="24"/>
        </w:rPr>
        <w:tab/>
      </w:r>
      <w:r>
        <w:rPr>
          <w:sz w:val="24"/>
          <w:szCs w:val="24"/>
        </w:rPr>
        <w:tab/>
      </w:r>
      <w:r>
        <w:rPr>
          <w:sz w:val="24"/>
          <w:szCs w:val="24"/>
        </w:rPr>
        <w:tab/>
      </w:r>
      <w:r>
        <w:rPr>
          <w:sz w:val="24"/>
          <w:szCs w:val="24"/>
        </w:rPr>
        <w:tab/>
      </w:r>
      <w:r>
        <w:rPr>
          <w:sz w:val="24"/>
          <w:szCs w:val="24"/>
        </w:rPr>
        <w:tab/>
        <w:t>4</w:t>
      </w:r>
      <w:r w:rsidR="00E358A9">
        <w:rPr>
          <w:sz w:val="24"/>
          <w:szCs w:val="24"/>
        </w:rPr>
        <w:t>1</w:t>
      </w:r>
    </w:p>
    <w:p w14:paraId="5B117DC6" w14:textId="384B4F20" w:rsidR="00DE135B" w:rsidRDefault="00AC4270">
      <w:pPr>
        <w:spacing w:line="240" w:lineRule="auto"/>
        <w:rPr>
          <w:sz w:val="24"/>
          <w:szCs w:val="24"/>
        </w:rPr>
      </w:pPr>
      <w:r>
        <w:rPr>
          <w:sz w:val="24"/>
          <w:szCs w:val="24"/>
        </w:rPr>
        <w:lastRenderedPageBreak/>
        <w:tab/>
      </w:r>
      <w:r>
        <w:rPr>
          <w:sz w:val="24"/>
          <w:szCs w:val="24"/>
        </w:rPr>
        <w:tab/>
      </w:r>
      <w:r>
        <w:rPr>
          <w:sz w:val="24"/>
          <w:szCs w:val="24"/>
        </w:rPr>
        <w:tab/>
        <w:t xml:space="preserve">        Technology Acceptance Model</w:t>
      </w:r>
      <w:r>
        <w:rPr>
          <w:sz w:val="24"/>
          <w:szCs w:val="24"/>
        </w:rPr>
        <w:tab/>
      </w:r>
      <w:r>
        <w:rPr>
          <w:sz w:val="24"/>
          <w:szCs w:val="24"/>
        </w:rPr>
        <w:tab/>
      </w:r>
      <w:r>
        <w:rPr>
          <w:sz w:val="24"/>
          <w:szCs w:val="24"/>
        </w:rPr>
        <w:tab/>
        <w:t>4</w:t>
      </w:r>
      <w:r w:rsidR="00E358A9">
        <w:rPr>
          <w:sz w:val="24"/>
          <w:szCs w:val="24"/>
        </w:rPr>
        <w:t>2</w:t>
      </w:r>
    </w:p>
    <w:p w14:paraId="491306AC" w14:textId="77777777" w:rsidR="00DE135B" w:rsidRDefault="00AC4270">
      <w:pPr>
        <w:spacing w:line="240" w:lineRule="auto"/>
        <w:rPr>
          <w:sz w:val="24"/>
          <w:szCs w:val="24"/>
        </w:rPr>
      </w:pPr>
      <w:r>
        <w:rPr>
          <w:sz w:val="24"/>
          <w:szCs w:val="24"/>
        </w:rPr>
        <w:t xml:space="preserve">         </w:t>
      </w:r>
      <w:r>
        <w:rPr>
          <w:sz w:val="24"/>
          <w:szCs w:val="24"/>
        </w:rPr>
        <w:tab/>
        <w:t xml:space="preserve">                   Population of the Study</w:t>
      </w:r>
      <w:r>
        <w:rPr>
          <w:sz w:val="24"/>
          <w:szCs w:val="24"/>
        </w:rPr>
        <w:tab/>
      </w:r>
      <w:r>
        <w:rPr>
          <w:sz w:val="24"/>
          <w:szCs w:val="24"/>
        </w:rPr>
        <w:tab/>
      </w:r>
      <w:r>
        <w:rPr>
          <w:sz w:val="24"/>
          <w:szCs w:val="24"/>
        </w:rPr>
        <w:tab/>
      </w:r>
      <w:r>
        <w:rPr>
          <w:sz w:val="24"/>
          <w:szCs w:val="24"/>
        </w:rPr>
        <w:tab/>
      </w:r>
      <w:r>
        <w:rPr>
          <w:sz w:val="24"/>
          <w:szCs w:val="24"/>
        </w:rPr>
        <w:tab/>
        <w:t>43</w:t>
      </w:r>
    </w:p>
    <w:p w14:paraId="79F3C3FB" w14:textId="5745FFBB" w:rsidR="00DE135B" w:rsidRDefault="00AC4270">
      <w:pPr>
        <w:spacing w:line="240" w:lineRule="auto"/>
        <w:rPr>
          <w:sz w:val="24"/>
          <w:szCs w:val="24"/>
        </w:rPr>
      </w:pPr>
      <w:r>
        <w:rPr>
          <w:sz w:val="24"/>
          <w:szCs w:val="24"/>
        </w:rPr>
        <w:tab/>
      </w:r>
      <w:r>
        <w:rPr>
          <w:sz w:val="24"/>
          <w:szCs w:val="24"/>
        </w:rPr>
        <w:tab/>
      </w:r>
      <w:r>
        <w:rPr>
          <w:sz w:val="24"/>
          <w:szCs w:val="24"/>
        </w:rPr>
        <w:tab/>
        <w:t xml:space="preserve">        Respondent of the Study</w:t>
      </w:r>
      <w:r>
        <w:rPr>
          <w:sz w:val="24"/>
          <w:szCs w:val="24"/>
        </w:rPr>
        <w:tab/>
      </w:r>
      <w:r>
        <w:rPr>
          <w:sz w:val="24"/>
          <w:szCs w:val="24"/>
        </w:rPr>
        <w:tab/>
      </w:r>
      <w:r>
        <w:rPr>
          <w:sz w:val="24"/>
          <w:szCs w:val="24"/>
        </w:rPr>
        <w:tab/>
      </w:r>
      <w:r>
        <w:rPr>
          <w:sz w:val="24"/>
          <w:szCs w:val="24"/>
        </w:rPr>
        <w:tab/>
        <w:t>4</w:t>
      </w:r>
      <w:r w:rsidR="00E358A9">
        <w:rPr>
          <w:sz w:val="24"/>
          <w:szCs w:val="24"/>
        </w:rPr>
        <w:t>3</w:t>
      </w:r>
    </w:p>
    <w:p w14:paraId="17B269AD" w14:textId="7EABF3B8" w:rsidR="00DE135B" w:rsidRDefault="00AC4270">
      <w:pPr>
        <w:spacing w:line="240" w:lineRule="auto"/>
        <w:rPr>
          <w:sz w:val="24"/>
          <w:szCs w:val="24"/>
        </w:rPr>
      </w:pPr>
      <w:r>
        <w:rPr>
          <w:sz w:val="24"/>
          <w:szCs w:val="24"/>
        </w:rPr>
        <w:t xml:space="preserve">                              Data Collection Instrument</w:t>
      </w:r>
      <w:r>
        <w:rPr>
          <w:sz w:val="24"/>
          <w:szCs w:val="24"/>
        </w:rPr>
        <w:tab/>
      </w:r>
      <w:r>
        <w:rPr>
          <w:sz w:val="24"/>
          <w:szCs w:val="24"/>
        </w:rPr>
        <w:tab/>
      </w:r>
      <w:r>
        <w:rPr>
          <w:sz w:val="24"/>
          <w:szCs w:val="24"/>
        </w:rPr>
        <w:tab/>
      </w:r>
      <w:r>
        <w:rPr>
          <w:sz w:val="24"/>
          <w:szCs w:val="24"/>
        </w:rPr>
        <w:tab/>
      </w:r>
      <w:r>
        <w:rPr>
          <w:sz w:val="24"/>
          <w:szCs w:val="24"/>
        </w:rPr>
        <w:tab/>
        <w:t>4</w:t>
      </w:r>
      <w:r w:rsidR="00E358A9">
        <w:rPr>
          <w:sz w:val="24"/>
          <w:szCs w:val="24"/>
        </w:rPr>
        <w:t>3</w:t>
      </w:r>
    </w:p>
    <w:p w14:paraId="328CBE22" w14:textId="77777777" w:rsidR="00DE135B" w:rsidRDefault="00AC4270">
      <w:pPr>
        <w:spacing w:line="240" w:lineRule="auto"/>
        <w:rPr>
          <w:sz w:val="24"/>
          <w:szCs w:val="24"/>
        </w:rPr>
      </w:pPr>
      <w:r>
        <w:rPr>
          <w:sz w:val="24"/>
          <w:szCs w:val="24"/>
        </w:rPr>
        <w:tab/>
      </w:r>
      <w:r>
        <w:rPr>
          <w:sz w:val="24"/>
          <w:szCs w:val="24"/>
        </w:rPr>
        <w:tab/>
      </w:r>
      <w:r>
        <w:rPr>
          <w:sz w:val="24"/>
          <w:szCs w:val="24"/>
        </w:rPr>
        <w:tab/>
        <w:t xml:space="preserve">        Likert Scale for TAM Survey</w:t>
      </w:r>
      <w:r>
        <w:rPr>
          <w:sz w:val="24"/>
          <w:szCs w:val="24"/>
        </w:rPr>
        <w:tab/>
      </w:r>
      <w:r>
        <w:rPr>
          <w:sz w:val="24"/>
          <w:szCs w:val="24"/>
        </w:rPr>
        <w:tab/>
      </w:r>
      <w:r>
        <w:rPr>
          <w:sz w:val="24"/>
          <w:szCs w:val="24"/>
        </w:rPr>
        <w:tab/>
      </w:r>
      <w:r>
        <w:rPr>
          <w:sz w:val="24"/>
          <w:szCs w:val="24"/>
        </w:rPr>
        <w:tab/>
        <w:t>44</w:t>
      </w:r>
    </w:p>
    <w:p w14:paraId="5C66DF3D" w14:textId="31ADDFA0" w:rsidR="00DE135B" w:rsidRDefault="00AC4270">
      <w:pPr>
        <w:spacing w:line="240" w:lineRule="auto"/>
        <w:rPr>
          <w:sz w:val="24"/>
          <w:szCs w:val="24"/>
        </w:rPr>
      </w:pPr>
      <w:r>
        <w:rPr>
          <w:sz w:val="24"/>
          <w:szCs w:val="24"/>
        </w:rPr>
        <w:t xml:space="preserve">         </w:t>
      </w:r>
      <w:r>
        <w:rPr>
          <w:sz w:val="24"/>
          <w:szCs w:val="24"/>
        </w:rPr>
        <w:tab/>
        <w:t xml:space="preserve">                   Statistical Treatment                                    </w:t>
      </w:r>
      <w:r>
        <w:rPr>
          <w:sz w:val="24"/>
          <w:szCs w:val="24"/>
        </w:rPr>
        <w:tab/>
      </w:r>
      <w:r>
        <w:rPr>
          <w:sz w:val="24"/>
          <w:szCs w:val="24"/>
        </w:rPr>
        <w:tab/>
        <w:t>4</w:t>
      </w:r>
      <w:r w:rsidR="00E358A9">
        <w:rPr>
          <w:sz w:val="24"/>
          <w:szCs w:val="24"/>
        </w:rPr>
        <w:t>4</w:t>
      </w:r>
    </w:p>
    <w:p w14:paraId="718F0C89" w14:textId="77777777" w:rsidR="00DE135B" w:rsidRDefault="00DE135B">
      <w:pPr>
        <w:spacing w:line="240" w:lineRule="auto"/>
        <w:rPr>
          <w:sz w:val="24"/>
          <w:szCs w:val="24"/>
        </w:rPr>
      </w:pPr>
    </w:p>
    <w:p w14:paraId="17E0DAC2" w14:textId="77777777" w:rsidR="00DE135B" w:rsidRDefault="00AC4270">
      <w:pPr>
        <w:spacing w:line="240" w:lineRule="auto"/>
        <w:rPr>
          <w:b/>
          <w:bCs/>
          <w:sz w:val="24"/>
          <w:szCs w:val="24"/>
        </w:rPr>
      </w:pPr>
      <w:r>
        <w:rPr>
          <w:b/>
          <w:bCs/>
          <w:sz w:val="24"/>
          <w:szCs w:val="24"/>
        </w:rPr>
        <w:t xml:space="preserve">             IV               RESULTS AND DISCUSSIONS</w:t>
      </w:r>
    </w:p>
    <w:p w14:paraId="2835090A" w14:textId="432C472E" w:rsidR="00DE135B" w:rsidRDefault="00AC4270">
      <w:pPr>
        <w:spacing w:line="240" w:lineRule="auto"/>
        <w:rPr>
          <w:sz w:val="24"/>
          <w:szCs w:val="24"/>
        </w:rPr>
      </w:pPr>
      <w:r>
        <w:rPr>
          <w:sz w:val="24"/>
          <w:szCs w:val="24"/>
        </w:rPr>
        <w:t xml:space="preserve">           </w:t>
      </w:r>
      <w:r>
        <w:rPr>
          <w:sz w:val="24"/>
          <w:szCs w:val="24"/>
        </w:rPr>
        <w:tab/>
        <w:t xml:space="preserve">          </w:t>
      </w:r>
      <w:r w:rsidR="00887653" w:rsidRPr="00887653">
        <w:rPr>
          <w:sz w:val="24"/>
          <w:szCs w:val="24"/>
        </w:rPr>
        <w:t>Results Based on the Objectives of the Study</w:t>
      </w:r>
      <w:r>
        <w:rPr>
          <w:sz w:val="24"/>
          <w:szCs w:val="24"/>
        </w:rPr>
        <w:tab/>
      </w:r>
      <w:r>
        <w:rPr>
          <w:sz w:val="24"/>
          <w:szCs w:val="24"/>
        </w:rPr>
        <w:tab/>
        <w:t>46</w:t>
      </w:r>
    </w:p>
    <w:p w14:paraId="15A87FD4" w14:textId="77777777" w:rsidR="00DE135B" w:rsidRDefault="00AC4270">
      <w:pPr>
        <w:spacing w:line="240" w:lineRule="auto"/>
        <w:rPr>
          <w:sz w:val="24"/>
          <w:szCs w:val="24"/>
        </w:rPr>
      </w:pPr>
      <w:r>
        <w:rPr>
          <w:sz w:val="24"/>
          <w:szCs w:val="24"/>
        </w:rPr>
        <w:tab/>
      </w:r>
      <w:r>
        <w:rPr>
          <w:sz w:val="24"/>
          <w:szCs w:val="24"/>
        </w:rPr>
        <w:tab/>
        <w:t xml:space="preserve">          System Assessment using ISO 25010</w:t>
      </w:r>
      <w:r>
        <w:rPr>
          <w:sz w:val="24"/>
          <w:szCs w:val="24"/>
        </w:rPr>
        <w:tab/>
      </w:r>
      <w:r>
        <w:rPr>
          <w:sz w:val="24"/>
          <w:szCs w:val="24"/>
        </w:rPr>
        <w:tab/>
      </w:r>
      <w:r>
        <w:rPr>
          <w:sz w:val="24"/>
          <w:szCs w:val="24"/>
        </w:rPr>
        <w:tab/>
        <w:t>50</w:t>
      </w:r>
    </w:p>
    <w:p w14:paraId="7C3CAE85" w14:textId="77777777" w:rsidR="00DE135B" w:rsidRDefault="00AC4270">
      <w:pPr>
        <w:spacing w:line="240" w:lineRule="auto"/>
        <w:rPr>
          <w:sz w:val="24"/>
          <w:szCs w:val="24"/>
        </w:rPr>
      </w:pPr>
      <w:r>
        <w:rPr>
          <w:sz w:val="24"/>
          <w:szCs w:val="24"/>
        </w:rPr>
        <w:tab/>
      </w:r>
      <w:r>
        <w:rPr>
          <w:sz w:val="24"/>
          <w:szCs w:val="24"/>
        </w:rPr>
        <w:tab/>
        <w:t xml:space="preserve">          Result of Technology Acceptance Model</w:t>
      </w:r>
      <w:r>
        <w:rPr>
          <w:sz w:val="24"/>
          <w:szCs w:val="24"/>
        </w:rPr>
        <w:tab/>
      </w:r>
      <w:r>
        <w:rPr>
          <w:sz w:val="24"/>
          <w:szCs w:val="24"/>
        </w:rPr>
        <w:tab/>
      </w:r>
      <w:r>
        <w:rPr>
          <w:sz w:val="24"/>
          <w:szCs w:val="24"/>
        </w:rPr>
        <w:tab/>
        <w:t>51</w:t>
      </w:r>
    </w:p>
    <w:p w14:paraId="3F002199" w14:textId="77777777" w:rsidR="00DE135B" w:rsidRDefault="00DE135B">
      <w:pPr>
        <w:spacing w:line="240" w:lineRule="auto"/>
        <w:rPr>
          <w:sz w:val="24"/>
          <w:szCs w:val="24"/>
        </w:rPr>
      </w:pPr>
    </w:p>
    <w:p w14:paraId="0315B909" w14:textId="77777777" w:rsidR="00DE135B" w:rsidRDefault="00AC4270">
      <w:pPr>
        <w:spacing w:line="240" w:lineRule="auto"/>
        <w:rPr>
          <w:b/>
          <w:bCs/>
          <w:sz w:val="24"/>
          <w:szCs w:val="24"/>
        </w:rPr>
      </w:pPr>
      <w:r>
        <w:rPr>
          <w:b/>
          <w:bCs/>
          <w:sz w:val="24"/>
          <w:szCs w:val="24"/>
        </w:rPr>
        <w:t xml:space="preserve">             V                SUMMARY, CONCLUSIONS, AND </w:t>
      </w:r>
    </w:p>
    <w:p w14:paraId="73684890" w14:textId="77777777" w:rsidR="00DE135B" w:rsidRDefault="00AC4270">
      <w:pPr>
        <w:spacing w:line="240" w:lineRule="auto"/>
        <w:rPr>
          <w:b/>
          <w:bCs/>
          <w:sz w:val="24"/>
          <w:szCs w:val="24"/>
        </w:rPr>
      </w:pPr>
      <w:r>
        <w:rPr>
          <w:b/>
          <w:bCs/>
          <w:sz w:val="24"/>
          <w:szCs w:val="24"/>
        </w:rPr>
        <w:t xml:space="preserve">                                RECOMMENDATIONS</w:t>
      </w:r>
    </w:p>
    <w:p w14:paraId="02B4A24C" w14:textId="0EA5D4B0" w:rsidR="00DE135B" w:rsidRDefault="00AC4270">
      <w:pPr>
        <w:spacing w:line="240" w:lineRule="auto"/>
        <w:rPr>
          <w:sz w:val="24"/>
          <w:szCs w:val="24"/>
        </w:rPr>
      </w:pPr>
      <w:r>
        <w:rPr>
          <w:sz w:val="24"/>
          <w:szCs w:val="24"/>
        </w:rPr>
        <w:t xml:space="preserve">                                Summary                                                                      </w:t>
      </w:r>
      <w:r>
        <w:rPr>
          <w:sz w:val="24"/>
          <w:szCs w:val="24"/>
        </w:rPr>
        <w:tab/>
        <w:t>5</w:t>
      </w:r>
      <w:r w:rsidR="00D43881">
        <w:rPr>
          <w:sz w:val="24"/>
          <w:szCs w:val="24"/>
        </w:rPr>
        <w:t>8</w:t>
      </w:r>
    </w:p>
    <w:p w14:paraId="66C2E9E4" w14:textId="57A2ED3E" w:rsidR="00DE135B" w:rsidRDefault="00AC4270">
      <w:pPr>
        <w:spacing w:line="240" w:lineRule="auto"/>
        <w:rPr>
          <w:sz w:val="24"/>
          <w:szCs w:val="24"/>
        </w:rPr>
      </w:pPr>
      <w:r>
        <w:rPr>
          <w:sz w:val="24"/>
          <w:szCs w:val="24"/>
        </w:rPr>
        <w:t xml:space="preserve"> </w:t>
      </w:r>
      <w:r>
        <w:rPr>
          <w:sz w:val="24"/>
          <w:szCs w:val="24"/>
        </w:rPr>
        <w:tab/>
      </w:r>
      <w:r>
        <w:rPr>
          <w:sz w:val="24"/>
          <w:szCs w:val="24"/>
        </w:rPr>
        <w:tab/>
        <w:t xml:space="preserve">          Conclusions                                                                  </w:t>
      </w:r>
      <w:r>
        <w:rPr>
          <w:sz w:val="24"/>
          <w:szCs w:val="24"/>
        </w:rPr>
        <w:tab/>
      </w:r>
      <w:r w:rsidR="00D43881">
        <w:rPr>
          <w:sz w:val="24"/>
          <w:szCs w:val="24"/>
        </w:rPr>
        <w:t>59</w:t>
      </w:r>
    </w:p>
    <w:p w14:paraId="5E93B715" w14:textId="260CAE57" w:rsidR="00DE135B" w:rsidRDefault="00AC4270">
      <w:pPr>
        <w:spacing w:line="240" w:lineRule="auto"/>
        <w:rPr>
          <w:sz w:val="24"/>
          <w:szCs w:val="24"/>
        </w:rPr>
      </w:pPr>
      <w:r>
        <w:rPr>
          <w:sz w:val="24"/>
          <w:szCs w:val="24"/>
        </w:rPr>
        <w:t xml:space="preserve">                                Recommendations                                                        </w:t>
      </w:r>
      <w:r>
        <w:rPr>
          <w:sz w:val="24"/>
          <w:szCs w:val="24"/>
        </w:rPr>
        <w:tab/>
        <w:t>6</w:t>
      </w:r>
      <w:r w:rsidR="00D43881">
        <w:rPr>
          <w:sz w:val="24"/>
          <w:szCs w:val="24"/>
        </w:rPr>
        <w:t>0</w:t>
      </w:r>
    </w:p>
    <w:p w14:paraId="63E376A5" w14:textId="77777777" w:rsidR="00DE135B" w:rsidRDefault="00DE135B">
      <w:pPr>
        <w:spacing w:line="240" w:lineRule="auto"/>
        <w:rPr>
          <w:sz w:val="24"/>
          <w:szCs w:val="24"/>
        </w:rPr>
      </w:pPr>
    </w:p>
    <w:p w14:paraId="284B85DD" w14:textId="77777777" w:rsidR="00DE135B" w:rsidRDefault="00DE135B">
      <w:pPr>
        <w:spacing w:line="240" w:lineRule="auto"/>
        <w:rPr>
          <w:sz w:val="24"/>
          <w:szCs w:val="24"/>
        </w:rPr>
      </w:pPr>
    </w:p>
    <w:p w14:paraId="745B34AA" w14:textId="77777777" w:rsidR="00DE135B" w:rsidRDefault="00DE135B">
      <w:pPr>
        <w:spacing w:line="240" w:lineRule="auto"/>
        <w:rPr>
          <w:sz w:val="24"/>
          <w:szCs w:val="24"/>
        </w:rPr>
      </w:pPr>
    </w:p>
    <w:p w14:paraId="6A00659A" w14:textId="77777777" w:rsidR="00DE135B" w:rsidRDefault="00AC4270">
      <w:pPr>
        <w:spacing w:line="240" w:lineRule="auto"/>
        <w:ind w:left="720"/>
        <w:rPr>
          <w:sz w:val="24"/>
          <w:szCs w:val="24"/>
        </w:rPr>
      </w:pPr>
      <w:r>
        <w:rPr>
          <w:b/>
          <w:bCs/>
          <w:sz w:val="24"/>
          <w:szCs w:val="24"/>
        </w:rPr>
        <w:t>REFERENCES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C46AAED" w14:textId="77777777" w:rsidR="00DE135B" w:rsidRDefault="00AC4270">
      <w:pPr>
        <w:spacing w:line="240" w:lineRule="auto"/>
        <w:ind w:left="720"/>
        <w:rPr>
          <w:b/>
          <w:bCs/>
          <w:sz w:val="24"/>
          <w:szCs w:val="24"/>
        </w:rPr>
      </w:pPr>
      <w:r>
        <w:rPr>
          <w:b/>
          <w:bCs/>
          <w:sz w:val="24"/>
          <w:szCs w:val="24"/>
        </w:rPr>
        <w:t>APPENDICES</w:t>
      </w:r>
    </w:p>
    <w:p w14:paraId="2E1801BE" w14:textId="77777777" w:rsidR="00DE135B" w:rsidRDefault="00DE135B">
      <w:pPr>
        <w:spacing w:line="240" w:lineRule="auto"/>
        <w:ind w:left="720"/>
        <w:rPr>
          <w:b/>
          <w:bCs/>
          <w:sz w:val="24"/>
          <w:szCs w:val="24"/>
        </w:rPr>
      </w:pPr>
    </w:p>
    <w:p w14:paraId="6A079FFA" w14:textId="77777777" w:rsidR="00DE135B" w:rsidRDefault="00AC4270">
      <w:pPr>
        <w:spacing w:line="240" w:lineRule="auto"/>
        <w:ind w:left="720"/>
        <w:rPr>
          <w:sz w:val="24"/>
          <w:szCs w:val="24"/>
        </w:rPr>
      </w:pPr>
      <w:r>
        <w:rPr>
          <w:sz w:val="24"/>
          <w:szCs w:val="24"/>
        </w:rPr>
        <w:t xml:space="preserve">        Appendix A.  Figures</w:t>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41911E60" w14:textId="77777777" w:rsidR="00DE135B" w:rsidRDefault="00AC4270">
      <w:pPr>
        <w:spacing w:line="240" w:lineRule="auto"/>
        <w:ind w:left="720"/>
        <w:rPr>
          <w:sz w:val="24"/>
          <w:szCs w:val="24"/>
        </w:rPr>
      </w:pPr>
      <w:r>
        <w:rPr>
          <w:sz w:val="24"/>
          <w:szCs w:val="24"/>
        </w:rPr>
        <w:t xml:space="preserve">        Appendix B.  Compatibility Result</w:t>
      </w:r>
      <w:r>
        <w:rPr>
          <w:sz w:val="24"/>
          <w:szCs w:val="24"/>
        </w:rPr>
        <w:tab/>
      </w:r>
      <w:r>
        <w:rPr>
          <w:sz w:val="24"/>
          <w:szCs w:val="24"/>
        </w:rPr>
        <w:tab/>
      </w:r>
      <w:r>
        <w:rPr>
          <w:sz w:val="24"/>
          <w:szCs w:val="24"/>
        </w:rPr>
        <w:tab/>
      </w:r>
      <w:r>
        <w:rPr>
          <w:sz w:val="24"/>
          <w:szCs w:val="24"/>
        </w:rPr>
        <w:tab/>
      </w:r>
      <w:r>
        <w:rPr>
          <w:sz w:val="24"/>
          <w:szCs w:val="24"/>
        </w:rPr>
        <w:tab/>
      </w:r>
    </w:p>
    <w:p w14:paraId="77471992" w14:textId="77777777" w:rsidR="00DE135B" w:rsidRDefault="00AC4270">
      <w:pPr>
        <w:spacing w:line="240" w:lineRule="auto"/>
        <w:ind w:left="720"/>
        <w:rPr>
          <w:sz w:val="24"/>
          <w:szCs w:val="24"/>
        </w:rPr>
      </w:pPr>
      <w:r>
        <w:rPr>
          <w:sz w:val="24"/>
          <w:szCs w:val="24"/>
        </w:rPr>
        <w:t xml:space="preserve">        Appendix C.  Survey Questionnaire</w:t>
      </w:r>
      <w:r>
        <w:rPr>
          <w:sz w:val="24"/>
          <w:szCs w:val="24"/>
        </w:rPr>
        <w:tab/>
      </w:r>
      <w:r>
        <w:rPr>
          <w:sz w:val="24"/>
          <w:szCs w:val="24"/>
        </w:rPr>
        <w:tab/>
      </w:r>
      <w:r>
        <w:rPr>
          <w:sz w:val="24"/>
          <w:szCs w:val="24"/>
        </w:rPr>
        <w:tab/>
      </w:r>
      <w:r>
        <w:rPr>
          <w:sz w:val="24"/>
          <w:szCs w:val="24"/>
        </w:rPr>
        <w:tab/>
      </w:r>
    </w:p>
    <w:p w14:paraId="7DACE7ED" w14:textId="77777777" w:rsidR="00DE135B" w:rsidRDefault="00AC4270">
      <w:pPr>
        <w:spacing w:line="240" w:lineRule="auto"/>
        <w:ind w:left="720"/>
        <w:rPr>
          <w:sz w:val="24"/>
          <w:szCs w:val="24"/>
        </w:rPr>
      </w:pPr>
      <w:r>
        <w:rPr>
          <w:sz w:val="24"/>
          <w:szCs w:val="24"/>
        </w:rPr>
        <w:t xml:space="preserve">        Appendix D.  Grammarly Result</w:t>
      </w:r>
      <w:r>
        <w:rPr>
          <w:sz w:val="24"/>
          <w:szCs w:val="24"/>
        </w:rPr>
        <w:tab/>
      </w:r>
      <w:r>
        <w:rPr>
          <w:sz w:val="24"/>
          <w:szCs w:val="24"/>
        </w:rPr>
        <w:tab/>
      </w:r>
      <w:r>
        <w:rPr>
          <w:sz w:val="24"/>
          <w:szCs w:val="24"/>
        </w:rPr>
        <w:tab/>
      </w:r>
    </w:p>
    <w:p w14:paraId="6D4A72E5" w14:textId="77777777" w:rsidR="00DE135B" w:rsidRDefault="00AC4270">
      <w:pPr>
        <w:spacing w:line="240" w:lineRule="auto"/>
        <w:ind w:left="720"/>
        <w:rPr>
          <w:sz w:val="24"/>
          <w:szCs w:val="24"/>
        </w:rPr>
      </w:pPr>
      <w:r>
        <w:rPr>
          <w:sz w:val="24"/>
          <w:szCs w:val="24"/>
        </w:rPr>
        <w:t xml:space="preserve">        Appendix E.  Turnitin Result</w:t>
      </w:r>
      <w:r>
        <w:rPr>
          <w:sz w:val="24"/>
          <w:szCs w:val="24"/>
        </w:rPr>
        <w:tab/>
      </w:r>
      <w:r>
        <w:rPr>
          <w:sz w:val="24"/>
          <w:szCs w:val="24"/>
        </w:rPr>
        <w:tab/>
      </w:r>
      <w:r>
        <w:rPr>
          <w:sz w:val="24"/>
          <w:szCs w:val="24"/>
        </w:rPr>
        <w:tab/>
      </w:r>
      <w:r>
        <w:rPr>
          <w:sz w:val="24"/>
          <w:szCs w:val="24"/>
        </w:rPr>
        <w:tab/>
      </w:r>
    </w:p>
    <w:p w14:paraId="5C26A883" w14:textId="77777777" w:rsidR="00DE135B" w:rsidRDefault="00AC4270">
      <w:pPr>
        <w:spacing w:line="240" w:lineRule="auto"/>
        <w:ind w:left="720"/>
        <w:rPr>
          <w:sz w:val="24"/>
          <w:szCs w:val="24"/>
        </w:rPr>
      </w:pPr>
      <w:r>
        <w:rPr>
          <w:sz w:val="24"/>
          <w:szCs w:val="24"/>
        </w:rPr>
        <w:t xml:space="preserve">        Appendix F.   Publishable Paper</w:t>
      </w:r>
    </w:p>
    <w:p w14:paraId="521B8407" w14:textId="7AC2F466" w:rsidR="00DE135B" w:rsidRDefault="00AC4270">
      <w:pPr>
        <w:spacing w:line="240" w:lineRule="auto"/>
        <w:ind w:left="720"/>
        <w:rPr>
          <w:sz w:val="24"/>
          <w:szCs w:val="24"/>
        </w:rPr>
        <w:sectPr w:rsidR="00DE135B">
          <w:headerReference w:type="default" r:id="rId24"/>
          <w:footerReference w:type="default" r:id="rId25"/>
          <w:type w:val="continuous"/>
          <w:pgSz w:w="11906" w:h="16838"/>
          <w:pgMar w:top="1440" w:right="1440" w:bottom="1440" w:left="2160" w:header="720" w:footer="720" w:gutter="0"/>
          <w:cols w:space="720"/>
        </w:sectPr>
      </w:pPr>
      <w:r>
        <w:rPr>
          <w:sz w:val="24"/>
          <w:szCs w:val="24"/>
        </w:rPr>
        <w:t xml:space="preserve">        Appendix G. </w:t>
      </w:r>
      <w:r w:rsidR="00BF00D5">
        <w:rPr>
          <w:sz w:val="24"/>
          <w:szCs w:val="24"/>
        </w:rPr>
        <w:t xml:space="preserve"> </w:t>
      </w:r>
      <w:r>
        <w:rPr>
          <w:sz w:val="24"/>
          <w:szCs w:val="24"/>
        </w:rPr>
        <w:t>Curriculum Vitae</w:t>
      </w:r>
    </w:p>
    <w:p w14:paraId="04A4E39A" w14:textId="77777777" w:rsidR="00DE135B" w:rsidRDefault="00AC4270">
      <w:pPr>
        <w:spacing w:before="200" w:after="200" w:line="240" w:lineRule="auto"/>
        <w:jc w:val="both"/>
        <w:rPr>
          <w:sz w:val="24"/>
          <w:szCs w:val="24"/>
        </w:rPr>
      </w:pPr>
      <w:r>
        <w:rPr>
          <w:sz w:val="24"/>
          <w:szCs w:val="24"/>
        </w:rPr>
        <w:tab/>
      </w:r>
      <w:r>
        <w:rPr>
          <w:sz w:val="24"/>
          <w:szCs w:val="24"/>
        </w:rPr>
        <w:tab/>
      </w:r>
      <w:r>
        <w:rPr>
          <w:sz w:val="24"/>
          <w:szCs w:val="24"/>
        </w:rPr>
        <w:tab/>
      </w:r>
      <w:r>
        <w:rPr>
          <w:sz w:val="24"/>
          <w:szCs w:val="24"/>
        </w:rPr>
        <w:tab/>
      </w:r>
    </w:p>
    <w:p w14:paraId="44BC435E" w14:textId="77777777" w:rsidR="00DE135B" w:rsidRDefault="00DE135B">
      <w:pPr>
        <w:spacing w:before="200" w:after="200" w:line="240" w:lineRule="auto"/>
        <w:jc w:val="both"/>
        <w:rPr>
          <w:sz w:val="24"/>
          <w:szCs w:val="24"/>
        </w:rPr>
      </w:pPr>
    </w:p>
    <w:p w14:paraId="05713E60" w14:textId="77777777" w:rsidR="00DE135B" w:rsidRDefault="00DE135B">
      <w:pPr>
        <w:spacing w:before="200" w:after="200" w:line="240" w:lineRule="auto"/>
        <w:jc w:val="both"/>
        <w:rPr>
          <w:sz w:val="24"/>
          <w:szCs w:val="24"/>
        </w:rPr>
      </w:pPr>
    </w:p>
    <w:p w14:paraId="64729874" w14:textId="77777777" w:rsidR="00DE135B" w:rsidRDefault="00DE135B">
      <w:pPr>
        <w:spacing w:before="200" w:after="200" w:line="240" w:lineRule="auto"/>
        <w:jc w:val="both"/>
        <w:rPr>
          <w:sz w:val="24"/>
          <w:szCs w:val="24"/>
        </w:rPr>
      </w:pPr>
    </w:p>
    <w:p w14:paraId="1B4F8118" w14:textId="77777777" w:rsidR="00DE135B" w:rsidRDefault="00AC4270">
      <w:pPr>
        <w:spacing w:before="200" w:after="200" w:line="240" w:lineRule="auto"/>
        <w:jc w:val="both"/>
        <w:rPr>
          <w:sz w:val="24"/>
          <w:szCs w:val="24"/>
        </w:rPr>
      </w:pPr>
      <w:r>
        <w:rPr>
          <w:sz w:val="24"/>
          <w:szCs w:val="24"/>
        </w:rPr>
        <w:tab/>
      </w:r>
    </w:p>
    <w:p w14:paraId="54183F39" w14:textId="77777777" w:rsidR="00DE135B" w:rsidRDefault="00DE135B">
      <w:pPr>
        <w:spacing w:before="200" w:after="200" w:line="240" w:lineRule="auto"/>
        <w:jc w:val="both"/>
        <w:rPr>
          <w:sz w:val="24"/>
          <w:szCs w:val="24"/>
        </w:rPr>
      </w:pPr>
    </w:p>
    <w:p w14:paraId="413E4ED0" w14:textId="77777777" w:rsidR="00DE135B" w:rsidRDefault="00DE135B">
      <w:pPr>
        <w:spacing w:before="200" w:after="200" w:line="240" w:lineRule="auto"/>
        <w:jc w:val="both"/>
        <w:rPr>
          <w:sz w:val="24"/>
          <w:szCs w:val="24"/>
        </w:rPr>
      </w:pPr>
    </w:p>
    <w:p w14:paraId="0E626AFD" w14:textId="77777777" w:rsidR="00DE135B" w:rsidRDefault="00DE135B">
      <w:pPr>
        <w:spacing w:before="200" w:after="200" w:line="240" w:lineRule="auto"/>
        <w:jc w:val="both"/>
        <w:rPr>
          <w:sz w:val="24"/>
          <w:szCs w:val="24"/>
        </w:rPr>
      </w:pPr>
    </w:p>
    <w:p w14:paraId="70AF3530" w14:textId="77777777" w:rsidR="00DE135B" w:rsidRDefault="00DE135B">
      <w:pPr>
        <w:spacing w:before="200" w:after="200" w:line="240" w:lineRule="auto"/>
        <w:jc w:val="both"/>
        <w:rPr>
          <w:sz w:val="24"/>
          <w:szCs w:val="24"/>
        </w:rPr>
      </w:pPr>
    </w:p>
    <w:p w14:paraId="0C986502" w14:textId="77777777" w:rsidR="00DE135B" w:rsidRDefault="00DE135B">
      <w:pPr>
        <w:spacing w:before="200" w:after="200" w:line="240" w:lineRule="auto"/>
        <w:jc w:val="both"/>
        <w:rPr>
          <w:sz w:val="24"/>
          <w:szCs w:val="24"/>
        </w:rPr>
      </w:pPr>
    </w:p>
    <w:p w14:paraId="1C793B69" w14:textId="77777777" w:rsidR="00DE135B" w:rsidRDefault="00DE135B">
      <w:pPr>
        <w:spacing w:before="200" w:after="200" w:line="240" w:lineRule="auto"/>
        <w:jc w:val="both"/>
        <w:rPr>
          <w:sz w:val="24"/>
          <w:szCs w:val="24"/>
        </w:rPr>
      </w:pPr>
    </w:p>
    <w:p w14:paraId="71E8FDCA" w14:textId="77777777" w:rsidR="00DE135B" w:rsidRDefault="00DE135B">
      <w:pPr>
        <w:spacing w:before="200" w:after="200" w:line="240" w:lineRule="auto"/>
        <w:jc w:val="both"/>
        <w:rPr>
          <w:sz w:val="24"/>
          <w:szCs w:val="24"/>
        </w:rPr>
      </w:pPr>
    </w:p>
    <w:p w14:paraId="125D15A3" w14:textId="2D948BD1" w:rsidR="00DE135B" w:rsidRDefault="00AC4270">
      <w:pPr>
        <w:spacing w:before="200" w:after="200" w:line="240" w:lineRule="auto"/>
        <w:jc w:val="center"/>
        <w:rPr>
          <w:b/>
          <w:bCs/>
          <w:sz w:val="24"/>
          <w:szCs w:val="24"/>
        </w:rPr>
      </w:pPr>
      <w:r>
        <w:rPr>
          <w:b/>
          <w:bCs/>
          <w:sz w:val="24"/>
          <w:szCs w:val="24"/>
        </w:rPr>
        <w:t>LIST OF FIGURE</w:t>
      </w:r>
      <w:r w:rsidR="002E1B92">
        <w:rPr>
          <w:b/>
          <w:bCs/>
          <w:sz w:val="24"/>
          <w:szCs w:val="24"/>
        </w:rPr>
        <w:t>S</w:t>
      </w:r>
    </w:p>
    <w:tbl>
      <w:tblPr>
        <w:tblStyle w:val="aff0"/>
        <w:tblW w:w="8305" w:type="dxa"/>
        <w:tblBorders>
          <w:top w:val="nil"/>
          <w:left w:val="nil"/>
          <w:bottom w:val="nil"/>
          <w:right w:val="nil"/>
          <w:insideH w:val="nil"/>
          <w:insideV w:val="nil"/>
        </w:tblBorders>
        <w:tblLayout w:type="fixed"/>
        <w:tblLook w:val="0600" w:firstRow="0" w:lastRow="0" w:firstColumn="0" w:lastColumn="0" w:noHBand="1" w:noVBand="1"/>
      </w:tblPr>
      <w:tblGrid>
        <w:gridCol w:w="1454"/>
        <w:gridCol w:w="5369"/>
        <w:gridCol w:w="1482"/>
      </w:tblGrid>
      <w:tr w:rsidR="00DE135B" w14:paraId="31462BB1" w14:textId="77777777">
        <w:trPr>
          <w:trHeight w:val="510"/>
        </w:trPr>
        <w:tc>
          <w:tcPr>
            <w:tcW w:w="1454" w:type="dxa"/>
            <w:tcBorders>
              <w:top w:val="nil"/>
              <w:left w:val="nil"/>
              <w:bottom w:val="nil"/>
              <w:right w:val="nil"/>
            </w:tcBorders>
            <w:tcMar>
              <w:top w:w="0" w:type="dxa"/>
              <w:left w:w="100" w:type="dxa"/>
              <w:bottom w:w="0" w:type="dxa"/>
              <w:right w:w="100" w:type="dxa"/>
            </w:tcMar>
          </w:tcPr>
          <w:p w14:paraId="1813CD62" w14:textId="4569FD0B" w:rsidR="00DE135B" w:rsidRDefault="00AC4270">
            <w:pPr>
              <w:spacing w:after="240" w:line="240" w:lineRule="auto"/>
              <w:jc w:val="both"/>
              <w:rPr>
                <w:sz w:val="24"/>
                <w:szCs w:val="24"/>
              </w:rPr>
            </w:pPr>
            <w:r>
              <w:rPr>
                <w:sz w:val="24"/>
                <w:szCs w:val="24"/>
              </w:rPr>
              <w:t>N</w:t>
            </w:r>
            <w:r w:rsidR="00BF00D5">
              <w:rPr>
                <w:sz w:val="24"/>
                <w:szCs w:val="24"/>
              </w:rPr>
              <w:t>o</w:t>
            </w:r>
            <w:r>
              <w:rPr>
                <w:sz w:val="24"/>
                <w:szCs w:val="24"/>
              </w:rPr>
              <w:t>.</w:t>
            </w:r>
          </w:p>
        </w:tc>
        <w:tc>
          <w:tcPr>
            <w:tcW w:w="5369" w:type="dxa"/>
            <w:tcBorders>
              <w:top w:val="nil"/>
              <w:left w:val="nil"/>
              <w:bottom w:val="nil"/>
              <w:right w:val="nil"/>
            </w:tcBorders>
            <w:tcMar>
              <w:top w:w="0" w:type="dxa"/>
              <w:left w:w="100" w:type="dxa"/>
              <w:bottom w:w="0" w:type="dxa"/>
              <w:right w:w="100" w:type="dxa"/>
            </w:tcMar>
          </w:tcPr>
          <w:p w14:paraId="4ABAE0CC" w14:textId="77777777" w:rsidR="00DE135B" w:rsidRDefault="00AC4270">
            <w:pPr>
              <w:spacing w:after="240" w:line="240" w:lineRule="auto"/>
              <w:jc w:val="both"/>
              <w:rPr>
                <w:sz w:val="24"/>
                <w:szCs w:val="24"/>
              </w:rPr>
            </w:pPr>
            <w:r>
              <w:rPr>
                <w:sz w:val="24"/>
                <w:szCs w:val="24"/>
              </w:rPr>
              <w:t>Title</w:t>
            </w:r>
          </w:p>
        </w:tc>
        <w:tc>
          <w:tcPr>
            <w:tcW w:w="1482" w:type="dxa"/>
            <w:tcBorders>
              <w:top w:val="nil"/>
              <w:left w:val="nil"/>
              <w:bottom w:val="nil"/>
              <w:right w:val="nil"/>
            </w:tcBorders>
            <w:tcMar>
              <w:top w:w="0" w:type="dxa"/>
              <w:left w:w="100" w:type="dxa"/>
              <w:bottom w:w="0" w:type="dxa"/>
              <w:right w:w="100" w:type="dxa"/>
            </w:tcMar>
          </w:tcPr>
          <w:p w14:paraId="7E4ED4C9" w14:textId="77777777" w:rsidR="00DE135B" w:rsidRDefault="00AC4270">
            <w:pPr>
              <w:spacing w:after="240" w:line="240" w:lineRule="auto"/>
              <w:jc w:val="center"/>
              <w:rPr>
                <w:sz w:val="24"/>
                <w:szCs w:val="24"/>
              </w:rPr>
            </w:pPr>
            <w:r>
              <w:rPr>
                <w:sz w:val="24"/>
                <w:szCs w:val="24"/>
              </w:rPr>
              <w:t xml:space="preserve">  Page</w:t>
            </w:r>
          </w:p>
        </w:tc>
      </w:tr>
      <w:tr w:rsidR="00DE135B" w14:paraId="5B67CFAB" w14:textId="77777777">
        <w:trPr>
          <w:trHeight w:val="510"/>
        </w:trPr>
        <w:tc>
          <w:tcPr>
            <w:tcW w:w="1454" w:type="dxa"/>
            <w:tcBorders>
              <w:top w:val="nil"/>
              <w:left w:val="nil"/>
              <w:bottom w:val="nil"/>
              <w:right w:val="nil"/>
            </w:tcBorders>
            <w:tcMar>
              <w:top w:w="0" w:type="dxa"/>
              <w:left w:w="100" w:type="dxa"/>
              <w:bottom w:w="0" w:type="dxa"/>
              <w:right w:w="100" w:type="dxa"/>
            </w:tcMar>
          </w:tcPr>
          <w:p w14:paraId="6C06E4C3" w14:textId="77777777" w:rsidR="00DE135B" w:rsidRDefault="00AC4270">
            <w:pPr>
              <w:spacing w:after="240" w:line="240" w:lineRule="auto"/>
              <w:rPr>
                <w:sz w:val="24"/>
                <w:szCs w:val="24"/>
              </w:rPr>
            </w:pPr>
            <w:r>
              <w:rPr>
                <w:sz w:val="24"/>
                <w:szCs w:val="24"/>
              </w:rPr>
              <w:t>1</w:t>
            </w:r>
          </w:p>
        </w:tc>
        <w:tc>
          <w:tcPr>
            <w:tcW w:w="5369" w:type="dxa"/>
            <w:tcBorders>
              <w:top w:val="nil"/>
              <w:left w:val="nil"/>
              <w:bottom w:val="nil"/>
              <w:right w:val="nil"/>
            </w:tcBorders>
            <w:tcMar>
              <w:top w:w="0" w:type="dxa"/>
              <w:left w:w="100" w:type="dxa"/>
              <w:bottom w:w="0" w:type="dxa"/>
              <w:right w:w="100" w:type="dxa"/>
            </w:tcMar>
          </w:tcPr>
          <w:p w14:paraId="5F830745" w14:textId="77777777" w:rsidR="00DE135B" w:rsidRDefault="00AC4270">
            <w:pPr>
              <w:spacing w:after="240" w:line="240" w:lineRule="auto"/>
              <w:jc w:val="both"/>
              <w:rPr>
                <w:sz w:val="24"/>
                <w:szCs w:val="24"/>
              </w:rPr>
            </w:pPr>
            <w:r>
              <w:rPr>
                <w:sz w:val="24"/>
                <w:szCs w:val="24"/>
              </w:rPr>
              <w:t>Conceptual Framework</w:t>
            </w:r>
          </w:p>
        </w:tc>
        <w:tc>
          <w:tcPr>
            <w:tcW w:w="1482" w:type="dxa"/>
            <w:tcBorders>
              <w:top w:val="nil"/>
              <w:left w:val="nil"/>
              <w:bottom w:val="nil"/>
              <w:right w:val="nil"/>
            </w:tcBorders>
            <w:tcMar>
              <w:top w:w="0" w:type="dxa"/>
              <w:left w:w="100" w:type="dxa"/>
              <w:bottom w:w="0" w:type="dxa"/>
              <w:right w:w="100" w:type="dxa"/>
            </w:tcMar>
          </w:tcPr>
          <w:p w14:paraId="40BADAC7" w14:textId="77777777" w:rsidR="00DE135B" w:rsidRDefault="00AC4270">
            <w:pPr>
              <w:spacing w:after="240" w:line="240" w:lineRule="auto"/>
              <w:jc w:val="center"/>
              <w:rPr>
                <w:sz w:val="24"/>
                <w:szCs w:val="24"/>
              </w:rPr>
            </w:pPr>
            <w:r>
              <w:rPr>
                <w:sz w:val="24"/>
                <w:szCs w:val="24"/>
              </w:rPr>
              <w:t>23</w:t>
            </w:r>
          </w:p>
        </w:tc>
      </w:tr>
      <w:tr w:rsidR="003B54A5" w14:paraId="107DF83E" w14:textId="77777777">
        <w:trPr>
          <w:trHeight w:val="510"/>
        </w:trPr>
        <w:tc>
          <w:tcPr>
            <w:tcW w:w="1454" w:type="dxa"/>
            <w:tcBorders>
              <w:top w:val="nil"/>
              <w:left w:val="nil"/>
              <w:bottom w:val="nil"/>
              <w:right w:val="nil"/>
            </w:tcBorders>
            <w:tcMar>
              <w:top w:w="0" w:type="dxa"/>
              <w:left w:w="100" w:type="dxa"/>
              <w:bottom w:w="0" w:type="dxa"/>
              <w:right w:w="100" w:type="dxa"/>
            </w:tcMar>
          </w:tcPr>
          <w:p w14:paraId="3896C8FC" w14:textId="77777777" w:rsidR="003B54A5" w:rsidRDefault="003B54A5" w:rsidP="003B54A5">
            <w:pPr>
              <w:spacing w:after="240" w:line="240" w:lineRule="auto"/>
              <w:rPr>
                <w:sz w:val="24"/>
                <w:szCs w:val="24"/>
              </w:rPr>
            </w:pPr>
            <w:r>
              <w:rPr>
                <w:sz w:val="24"/>
                <w:szCs w:val="24"/>
              </w:rPr>
              <w:t>2</w:t>
            </w:r>
          </w:p>
        </w:tc>
        <w:tc>
          <w:tcPr>
            <w:tcW w:w="5369" w:type="dxa"/>
            <w:tcBorders>
              <w:top w:val="nil"/>
              <w:left w:val="nil"/>
              <w:bottom w:val="nil"/>
              <w:right w:val="nil"/>
            </w:tcBorders>
            <w:tcMar>
              <w:top w:w="0" w:type="dxa"/>
              <w:left w:w="100" w:type="dxa"/>
              <w:bottom w:w="0" w:type="dxa"/>
              <w:right w:w="100" w:type="dxa"/>
            </w:tcMar>
          </w:tcPr>
          <w:p w14:paraId="0BA93AAD" w14:textId="4A3DEC9B" w:rsidR="003B54A5" w:rsidRDefault="000910A2" w:rsidP="003B54A5">
            <w:pPr>
              <w:spacing w:after="240" w:line="240" w:lineRule="auto"/>
              <w:jc w:val="both"/>
              <w:rPr>
                <w:sz w:val="24"/>
                <w:szCs w:val="24"/>
              </w:rPr>
            </w:pPr>
            <w:r>
              <w:rPr>
                <w:sz w:val="24"/>
                <w:szCs w:val="24"/>
              </w:rPr>
              <w:t>System Architecture</w:t>
            </w:r>
          </w:p>
        </w:tc>
        <w:tc>
          <w:tcPr>
            <w:tcW w:w="1482" w:type="dxa"/>
            <w:tcBorders>
              <w:top w:val="nil"/>
              <w:left w:val="nil"/>
              <w:bottom w:val="nil"/>
              <w:right w:val="nil"/>
            </w:tcBorders>
            <w:tcMar>
              <w:top w:w="0" w:type="dxa"/>
              <w:left w:w="100" w:type="dxa"/>
              <w:bottom w:w="0" w:type="dxa"/>
              <w:right w:w="100" w:type="dxa"/>
            </w:tcMar>
          </w:tcPr>
          <w:p w14:paraId="763CAB21" w14:textId="14E414FC" w:rsidR="003B54A5" w:rsidRDefault="003B54A5" w:rsidP="003B54A5">
            <w:pPr>
              <w:spacing w:after="240" w:line="240" w:lineRule="auto"/>
              <w:jc w:val="center"/>
              <w:rPr>
                <w:sz w:val="24"/>
                <w:szCs w:val="24"/>
              </w:rPr>
            </w:pPr>
            <w:r>
              <w:rPr>
                <w:sz w:val="24"/>
                <w:szCs w:val="24"/>
              </w:rPr>
              <w:t>25</w:t>
            </w:r>
          </w:p>
        </w:tc>
      </w:tr>
      <w:tr w:rsidR="00DE135B" w14:paraId="0E2B893C" w14:textId="77777777">
        <w:trPr>
          <w:trHeight w:val="510"/>
        </w:trPr>
        <w:tc>
          <w:tcPr>
            <w:tcW w:w="1454" w:type="dxa"/>
            <w:tcBorders>
              <w:top w:val="nil"/>
              <w:left w:val="nil"/>
              <w:bottom w:val="nil"/>
              <w:right w:val="nil"/>
            </w:tcBorders>
            <w:tcMar>
              <w:top w:w="0" w:type="dxa"/>
              <w:left w:w="100" w:type="dxa"/>
              <w:bottom w:w="0" w:type="dxa"/>
              <w:right w:w="100" w:type="dxa"/>
            </w:tcMar>
          </w:tcPr>
          <w:p w14:paraId="4BA921B0" w14:textId="77777777" w:rsidR="00DE135B" w:rsidRDefault="00AC4270">
            <w:pPr>
              <w:spacing w:after="240" w:line="240" w:lineRule="auto"/>
              <w:rPr>
                <w:sz w:val="24"/>
                <w:szCs w:val="24"/>
              </w:rPr>
            </w:pPr>
            <w:r>
              <w:rPr>
                <w:sz w:val="24"/>
                <w:szCs w:val="24"/>
              </w:rPr>
              <w:t>3</w:t>
            </w:r>
          </w:p>
        </w:tc>
        <w:tc>
          <w:tcPr>
            <w:tcW w:w="5369" w:type="dxa"/>
            <w:tcBorders>
              <w:top w:val="nil"/>
              <w:left w:val="nil"/>
              <w:bottom w:val="nil"/>
              <w:right w:val="nil"/>
            </w:tcBorders>
            <w:tcMar>
              <w:top w:w="0" w:type="dxa"/>
              <w:left w:w="100" w:type="dxa"/>
              <w:bottom w:w="0" w:type="dxa"/>
              <w:right w:w="100" w:type="dxa"/>
            </w:tcMar>
          </w:tcPr>
          <w:p w14:paraId="327E3B80" w14:textId="77777777" w:rsidR="00DE135B" w:rsidRDefault="00AC4270">
            <w:pPr>
              <w:spacing w:after="240" w:line="240" w:lineRule="auto"/>
              <w:jc w:val="both"/>
              <w:rPr>
                <w:sz w:val="24"/>
                <w:szCs w:val="24"/>
              </w:rPr>
            </w:pPr>
            <w:r>
              <w:rPr>
                <w:sz w:val="24"/>
                <w:szCs w:val="24"/>
              </w:rPr>
              <w:t>Agile Scrum</w:t>
            </w:r>
          </w:p>
        </w:tc>
        <w:tc>
          <w:tcPr>
            <w:tcW w:w="1482" w:type="dxa"/>
            <w:tcBorders>
              <w:top w:val="nil"/>
              <w:left w:val="nil"/>
              <w:bottom w:val="nil"/>
              <w:right w:val="nil"/>
            </w:tcBorders>
            <w:tcMar>
              <w:top w:w="0" w:type="dxa"/>
              <w:left w:w="100" w:type="dxa"/>
              <w:bottom w:w="0" w:type="dxa"/>
              <w:right w:w="100" w:type="dxa"/>
            </w:tcMar>
          </w:tcPr>
          <w:p w14:paraId="2FBD59D2" w14:textId="77777777" w:rsidR="00DE135B" w:rsidRDefault="00AC4270">
            <w:pPr>
              <w:spacing w:after="240" w:line="240" w:lineRule="auto"/>
              <w:jc w:val="center"/>
              <w:rPr>
                <w:sz w:val="24"/>
                <w:szCs w:val="24"/>
              </w:rPr>
            </w:pPr>
            <w:r>
              <w:rPr>
                <w:sz w:val="24"/>
                <w:szCs w:val="24"/>
              </w:rPr>
              <w:t>27</w:t>
            </w:r>
          </w:p>
        </w:tc>
      </w:tr>
      <w:tr w:rsidR="00DE135B" w14:paraId="7A265B68" w14:textId="77777777">
        <w:trPr>
          <w:trHeight w:val="510"/>
        </w:trPr>
        <w:tc>
          <w:tcPr>
            <w:tcW w:w="1454" w:type="dxa"/>
            <w:tcBorders>
              <w:top w:val="nil"/>
              <w:left w:val="nil"/>
              <w:bottom w:val="nil"/>
              <w:right w:val="nil"/>
            </w:tcBorders>
            <w:tcMar>
              <w:top w:w="0" w:type="dxa"/>
              <w:left w:w="100" w:type="dxa"/>
              <w:bottom w:w="0" w:type="dxa"/>
              <w:right w:w="100" w:type="dxa"/>
            </w:tcMar>
          </w:tcPr>
          <w:p w14:paraId="373C8243" w14:textId="77777777" w:rsidR="00DE135B" w:rsidRDefault="00AC4270">
            <w:pPr>
              <w:spacing w:after="240" w:line="240" w:lineRule="auto"/>
              <w:rPr>
                <w:sz w:val="24"/>
                <w:szCs w:val="24"/>
              </w:rPr>
            </w:pPr>
            <w:r>
              <w:rPr>
                <w:sz w:val="24"/>
                <w:szCs w:val="24"/>
              </w:rPr>
              <w:t>4</w:t>
            </w:r>
          </w:p>
        </w:tc>
        <w:tc>
          <w:tcPr>
            <w:tcW w:w="5369" w:type="dxa"/>
            <w:tcBorders>
              <w:top w:val="nil"/>
              <w:left w:val="nil"/>
              <w:bottom w:val="nil"/>
              <w:right w:val="nil"/>
            </w:tcBorders>
            <w:tcMar>
              <w:top w:w="0" w:type="dxa"/>
              <w:left w:w="100" w:type="dxa"/>
              <w:bottom w:w="0" w:type="dxa"/>
              <w:right w:w="100" w:type="dxa"/>
            </w:tcMar>
          </w:tcPr>
          <w:p w14:paraId="275E1869" w14:textId="77777777" w:rsidR="00DE135B" w:rsidRDefault="00AC4270">
            <w:pPr>
              <w:spacing w:after="240" w:line="240" w:lineRule="auto"/>
              <w:jc w:val="both"/>
              <w:rPr>
                <w:sz w:val="24"/>
                <w:szCs w:val="24"/>
              </w:rPr>
            </w:pPr>
            <w:r>
              <w:rPr>
                <w:sz w:val="24"/>
                <w:szCs w:val="24"/>
              </w:rPr>
              <w:t>Use Case Diagram</w:t>
            </w:r>
          </w:p>
        </w:tc>
        <w:tc>
          <w:tcPr>
            <w:tcW w:w="1482" w:type="dxa"/>
            <w:tcBorders>
              <w:top w:val="nil"/>
              <w:left w:val="nil"/>
              <w:bottom w:val="nil"/>
              <w:right w:val="nil"/>
            </w:tcBorders>
            <w:tcMar>
              <w:top w:w="0" w:type="dxa"/>
              <w:left w:w="100" w:type="dxa"/>
              <w:bottom w:w="0" w:type="dxa"/>
              <w:right w:w="100" w:type="dxa"/>
            </w:tcMar>
          </w:tcPr>
          <w:p w14:paraId="5FDB4657" w14:textId="77777777" w:rsidR="00DE135B" w:rsidRDefault="00AC4270">
            <w:pPr>
              <w:spacing w:after="240" w:line="240" w:lineRule="auto"/>
              <w:jc w:val="center"/>
              <w:rPr>
                <w:sz w:val="24"/>
                <w:szCs w:val="24"/>
              </w:rPr>
            </w:pPr>
            <w:r>
              <w:rPr>
                <w:sz w:val="24"/>
                <w:szCs w:val="24"/>
              </w:rPr>
              <w:t>34</w:t>
            </w:r>
          </w:p>
        </w:tc>
      </w:tr>
      <w:tr w:rsidR="00DE135B" w14:paraId="3B77F8BC" w14:textId="77777777">
        <w:trPr>
          <w:trHeight w:val="510"/>
        </w:trPr>
        <w:tc>
          <w:tcPr>
            <w:tcW w:w="1454" w:type="dxa"/>
            <w:tcBorders>
              <w:top w:val="nil"/>
              <w:left w:val="nil"/>
              <w:bottom w:val="nil"/>
              <w:right w:val="nil"/>
            </w:tcBorders>
            <w:tcMar>
              <w:top w:w="0" w:type="dxa"/>
              <w:left w:w="100" w:type="dxa"/>
              <w:bottom w:w="0" w:type="dxa"/>
              <w:right w:w="100" w:type="dxa"/>
            </w:tcMar>
          </w:tcPr>
          <w:p w14:paraId="2C8DA2E3" w14:textId="77777777" w:rsidR="00DE135B" w:rsidRDefault="00AC4270">
            <w:pPr>
              <w:spacing w:after="240" w:line="240" w:lineRule="auto"/>
              <w:rPr>
                <w:sz w:val="24"/>
                <w:szCs w:val="24"/>
              </w:rPr>
            </w:pPr>
            <w:r>
              <w:rPr>
                <w:sz w:val="24"/>
                <w:szCs w:val="24"/>
              </w:rPr>
              <w:t>5</w:t>
            </w:r>
          </w:p>
        </w:tc>
        <w:tc>
          <w:tcPr>
            <w:tcW w:w="5369" w:type="dxa"/>
            <w:tcBorders>
              <w:top w:val="nil"/>
              <w:left w:val="nil"/>
              <w:bottom w:val="nil"/>
              <w:right w:val="nil"/>
            </w:tcBorders>
            <w:tcMar>
              <w:top w:w="0" w:type="dxa"/>
              <w:left w:w="100" w:type="dxa"/>
              <w:bottom w:w="0" w:type="dxa"/>
              <w:right w:w="100" w:type="dxa"/>
            </w:tcMar>
          </w:tcPr>
          <w:p w14:paraId="50AEACEA" w14:textId="77777777" w:rsidR="00DE135B" w:rsidRDefault="00AC4270">
            <w:pPr>
              <w:spacing w:after="240" w:line="240" w:lineRule="auto"/>
              <w:jc w:val="both"/>
              <w:rPr>
                <w:sz w:val="24"/>
                <w:szCs w:val="24"/>
              </w:rPr>
            </w:pPr>
            <w:r>
              <w:rPr>
                <w:sz w:val="24"/>
                <w:szCs w:val="24"/>
              </w:rPr>
              <w:t>System Flowchart</w:t>
            </w:r>
          </w:p>
        </w:tc>
        <w:tc>
          <w:tcPr>
            <w:tcW w:w="1482" w:type="dxa"/>
            <w:tcBorders>
              <w:top w:val="nil"/>
              <w:left w:val="nil"/>
              <w:bottom w:val="nil"/>
              <w:right w:val="nil"/>
            </w:tcBorders>
            <w:tcMar>
              <w:top w:w="0" w:type="dxa"/>
              <w:left w:w="100" w:type="dxa"/>
              <w:bottom w:w="0" w:type="dxa"/>
              <w:right w:w="100" w:type="dxa"/>
            </w:tcMar>
          </w:tcPr>
          <w:p w14:paraId="582C6DAA" w14:textId="77777777" w:rsidR="00DE135B" w:rsidRDefault="00AC4270">
            <w:pPr>
              <w:spacing w:after="240" w:line="240" w:lineRule="auto"/>
              <w:jc w:val="center"/>
              <w:rPr>
                <w:sz w:val="24"/>
                <w:szCs w:val="24"/>
              </w:rPr>
            </w:pPr>
            <w:r>
              <w:rPr>
                <w:sz w:val="24"/>
                <w:szCs w:val="24"/>
              </w:rPr>
              <w:t>35</w:t>
            </w:r>
          </w:p>
        </w:tc>
      </w:tr>
      <w:tr w:rsidR="00DE135B" w14:paraId="56D65062" w14:textId="77777777">
        <w:trPr>
          <w:trHeight w:val="510"/>
        </w:trPr>
        <w:tc>
          <w:tcPr>
            <w:tcW w:w="1454" w:type="dxa"/>
            <w:tcBorders>
              <w:top w:val="nil"/>
              <w:left w:val="nil"/>
              <w:bottom w:val="nil"/>
              <w:right w:val="nil"/>
            </w:tcBorders>
            <w:tcMar>
              <w:top w:w="0" w:type="dxa"/>
              <w:left w:w="100" w:type="dxa"/>
              <w:bottom w:w="0" w:type="dxa"/>
              <w:right w:w="100" w:type="dxa"/>
            </w:tcMar>
          </w:tcPr>
          <w:p w14:paraId="048E264F" w14:textId="77777777" w:rsidR="00DE135B" w:rsidRDefault="00AC4270">
            <w:pPr>
              <w:spacing w:after="240" w:line="240" w:lineRule="auto"/>
              <w:rPr>
                <w:sz w:val="24"/>
                <w:szCs w:val="24"/>
              </w:rPr>
            </w:pPr>
            <w:r>
              <w:rPr>
                <w:sz w:val="24"/>
                <w:szCs w:val="24"/>
              </w:rPr>
              <w:t>6</w:t>
            </w:r>
          </w:p>
        </w:tc>
        <w:tc>
          <w:tcPr>
            <w:tcW w:w="5369" w:type="dxa"/>
            <w:tcBorders>
              <w:top w:val="nil"/>
              <w:left w:val="nil"/>
              <w:bottom w:val="nil"/>
              <w:right w:val="nil"/>
            </w:tcBorders>
            <w:tcMar>
              <w:top w:w="0" w:type="dxa"/>
              <w:left w:w="100" w:type="dxa"/>
              <w:bottom w:w="0" w:type="dxa"/>
              <w:right w:w="100" w:type="dxa"/>
            </w:tcMar>
          </w:tcPr>
          <w:p w14:paraId="5C60484A" w14:textId="77777777" w:rsidR="00DE135B" w:rsidRDefault="00AC4270">
            <w:pPr>
              <w:spacing w:after="240" w:line="240" w:lineRule="auto"/>
              <w:jc w:val="both"/>
              <w:rPr>
                <w:sz w:val="24"/>
                <w:szCs w:val="24"/>
              </w:rPr>
            </w:pPr>
            <w:r>
              <w:rPr>
                <w:sz w:val="24"/>
                <w:szCs w:val="24"/>
              </w:rPr>
              <w:t>Project Testing and Evaluation</w:t>
            </w:r>
          </w:p>
        </w:tc>
        <w:tc>
          <w:tcPr>
            <w:tcW w:w="1482" w:type="dxa"/>
            <w:tcBorders>
              <w:top w:val="nil"/>
              <w:left w:val="nil"/>
              <w:bottom w:val="nil"/>
              <w:right w:val="nil"/>
            </w:tcBorders>
            <w:tcMar>
              <w:top w:w="0" w:type="dxa"/>
              <w:left w:w="100" w:type="dxa"/>
              <w:bottom w:w="0" w:type="dxa"/>
              <w:right w:w="100" w:type="dxa"/>
            </w:tcMar>
          </w:tcPr>
          <w:p w14:paraId="74C2236F" w14:textId="74B319F9" w:rsidR="00DE135B" w:rsidRDefault="00AC4270">
            <w:pPr>
              <w:spacing w:after="240" w:line="240" w:lineRule="auto"/>
              <w:jc w:val="center"/>
              <w:rPr>
                <w:sz w:val="24"/>
                <w:szCs w:val="24"/>
              </w:rPr>
            </w:pPr>
            <w:r>
              <w:rPr>
                <w:sz w:val="24"/>
                <w:szCs w:val="24"/>
              </w:rPr>
              <w:t>3</w:t>
            </w:r>
            <w:r w:rsidR="004B7ED9">
              <w:rPr>
                <w:sz w:val="24"/>
                <w:szCs w:val="24"/>
              </w:rPr>
              <w:t>8</w:t>
            </w:r>
          </w:p>
        </w:tc>
      </w:tr>
      <w:tr w:rsidR="00DE135B" w14:paraId="3A5E6419" w14:textId="77777777">
        <w:trPr>
          <w:trHeight w:val="510"/>
        </w:trPr>
        <w:tc>
          <w:tcPr>
            <w:tcW w:w="1454" w:type="dxa"/>
            <w:tcBorders>
              <w:top w:val="nil"/>
              <w:left w:val="nil"/>
              <w:bottom w:val="nil"/>
              <w:right w:val="nil"/>
            </w:tcBorders>
            <w:tcMar>
              <w:top w:w="0" w:type="dxa"/>
              <w:left w:w="100" w:type="dxa"/>
              <w:bottom w:w="0" w:type="dxa"/>
              <w:right w:w="100" w:type="dxa"/>
            </w:tcMar>
          </w:tcPr>
          <w:p w14:paraId="76D6B191" w14:textId="77777777" w:rsidR="00DE135B" w:rsidRDefault="00AC4270">
            <w:pPr>
              <w:spacing w:after="240" w:line="240" w:lineRule="auto"/>
              <w:rPr>
                <w:sz w:val="24"/>
                <w:szCs w:val="24"/>
              </w:rPr>
            </w:pPr>
            <w:r>
              <w:rPr>
                <w:sz w:val="24"/>
                <w:szCs w:val="24"/>
              </w:rPr>
              <w:t>7</w:t>
            </w:r>
          </w:p>
        </w:tc>
        <w:tc>
          <w:tcPr>
            <w:tcW w:w="5369" w:type="dxa"/>
            <w:tcBorders>
              <w:top w:val="nil"/>
              <w:left w:val="nil"/>
              <w:bottom w:val="nil"/>
              <w:right w:val="nil"/>
            </w:tcBorders>
            <w:tcMar>
              <w:top w:w="0" w:type="dxa"/>
              <w:left w:w="100" w:type="dxa"/>
              <w:bottom w:w="0" w:type="dxa"/>
              <w:right w:w="100" w:type="dxa"/>
            </w:tcMar>
          </w:tcPr>
          <w:p w14:paraId="2566EC15" w14:textId="77777777" w:rsidR="00DE135B" w:rsidRDefault="00AC4270">
            <w:pPr>
              <w:spacing w:after="240" w:line="240" w:lineRule="auto"/>
              <w:jc w:val="both"/>
              <w:rPr>
                <w:sz w:val="24"/>
                <w:szCs w:val="24"/>
              </w:rPr>
            </w:pPr>
            <w:r>
              <w:rPr>
                <w:sz w:val="24"/>
                <w:szCs w:val="24"/>
              </w:rPr>
              <w:t>Unit testing</w:t>
            </w:r>
          </w:p>
        </w:tc>
        <w:tc>
          <w:tcPr>
            <w:tcW w:w="1482" w:type="dxa"/>
            <w:tcBorders>
              <w:top w:val="nil"/>
              <w:left w:val="nil"/>
              <w:bottom w:val="nil"/>
              <w:right w:val="nil"/>
            </w:tcBorders>
            <w:tcMar>
              <w:top w:w="0" w:type="dxa"/>
              <w:left w:w="100" w:type="dxa"/>
              <w:bottom w:w="0" w:type="dxa"/>
              <w:right w:w="100" w:type="dxa"/>
            </w:tcMar>
          </w:tcPr>
          <w:p w14:paraId="787BA463" w14:textId="2A4D3847" w:rsidR="00DE135B" w:rsidRDefault="004B7ED9">
            <w:pPr>
              <w:spacing w:after="240" w:line="240" w:lineRule="auto"/>
              <w:jc w:val="center"/>
              <w:rPr>
                <w:sz w:val="24"/>
                <w:szCs w:val="24"/>
              </w:rPr>
            </w:pPr>
            <w:r>
              <w:rPr>
                <w:sz w:val="24"/>
                <w:szCs w:val="24"/>
              </w:rPr>
              <w:t>39</w:t>
            </w:r>
          </w:p>
        </w:tc>
      </w:tr>
      <w:tr w:rsidR="00DE135B" w14:paraId="14B4C453" w14:textId="77777777">
        <w:trPr>
          <w:trHeight w:val="510"/>
        </w:trPr>
        <w:tc>
          <w:tcPr>
            <w:tcW w:w="1454" w:type="dxa"/>
            <w:tcBorders>
              <w:top w:val="nil"/>
              <w:left w:val="nil"/>
              <w:bottom w:val="nil"/>
              <w:right w:val="nil"/>
            </w:tcBorders>
            <w:tcMar>
              <w:top w:w="0" w:type="dxa"/>
              <w:left w:w="100" w:type="dxa"/>
              <w:bottom w:w="0" w:type="dxa"/>
              <w:right w:w="100" w:type="dxa"/>
            </w:tcMar>
          </w:tcPr>
          <w:p w14:paraId="5232EFEB" w14:textId="77777777" w:rsidR="00DE135B" w:rsidRDefault="00AC4270">
            <w:pPr>
              <w:spacing w:after="240" w:line="240" w:lineRule="auto"/>
              <w:rPr>
                <w:sz w:val="24"/>
                <w:szCs w:val="24"/>
              </w:rPr>
            </w:pPr>
            <w:r>
              <w:rPr>
                <w:sz w:val="24"/>
                <w:szCs w:val="24"/>
              </w:rPr>
              <w:t>8</w:t>
            </w:r>
          </w:p>
        </w:tc>
        <w:tc>
          <w:tcPr>
            <w:tcW w:w="5369" w:type="dxa"/>
            <w:tcBorders>
              <w:top w:val="nil"/>
              <w:left w:val="nil"/>
              <w:bottom w:val="nil"/>
              <w:right w:val="nil"/>
            </w:tcBorders>
            <w:tcMar>
              <w:top w:w="0" w:type="dxa"/>
              <w:left w:w="100" w:type="dxa"/>
              <w:bottom w:w="0" w:type="dxa"/>
              <w:right w:w="100" w:type="dxa"/>
            </w:tcMar>
          </w:tcPr>
          <w:p w14:paraId="072AE63D" w14:textId="77777777" w:rsidR="00DE135B" w:rsidRDefault="00AC4270">
            <w:pPr>
              <w:spacing w:after="240" w:line="240" w:lineRule="auto"/>
              <w:jc w:val="both"/>
              <w:rPr>
                <w:sz w:val="24"/>
                <w:szCs w:val="24"/>
              </w:rPr>
            </w:pPr>
            <w:r>
              <w:rPr>
                <w:sz w:val="24"/>
                <w:szCs w:val="24"/>
              </w:rPr>
              <w:t>Compatibility Testing</w:t>
            </w:r>
          </w:p>
        </w:tc>
        <w:tc>
          <w:tcPr>
            <w:tcW w:w="1482" w:type="dxa"/>
            <w:tcBorders>
              <w:top w:val="nil"/>
              <w:left w:val="nil"/>
              <w:bottom w:val="nil"/>
              <w:right w:val="nil"/>
            </w:tcBorders>
            <w:tcMar>
              <w:top w:w="0" w:type="dxa"/>
              <w:left w:w="100" w:type="dxa"/>
              <w:bottom w:w="0" w:type="dxa"/>
              <w:right w:w="100" w:type="dxa"/>
            </w:tcMar>
          </w:tcPr>
          <w:p w14:paraId="13CF59CD" w14:textId="6BE1CB50" w:rsidR="00DE135B" w:rsidRDefault="00AC4270">
            <w:pPr>
              <w:spacing w:after="240" w:line="240" w:lineRule="auto"/>
              <w:jc w:val="center"/>
              <w:rPr>
                <w:sz w:val="24"/>
                <w:szCs w:val="24"/>
              </w:rPr>
            </w:pPr>
            <w:r>
              <w:rPr>
                <w:sz w:val="24"/>
                <w:szCs w:val="24"/>
              </w:rPr>
              <w:t>4</w:t>
            </w:r>
            <w:r w:rsidR="004B7ED9">
              <w:rPr>
                <w:sz w:val="24"/>
                <w:szCs w:val="24"/>
              </w:rPr>
              <w:t>0</w:t>
            </w:r>
          </w:p>
        </w:tc>
      </w:tr>
      <w:tr w:rsidR="00DE135B" w14:paraId="4BB3356E" w14:textId="77777777">
        <w:trPr>
          <w:trHeight w:val="510"/>
        </w:trPr>
        <w:tc>
          <w:tcPr>
            <w:tcW w:w="1454" w:type="dxa"/>
            <w:tcBorders>
              <w:top w:val="nil"/>
              <w:left w:val="nil"/>
              <w:bottom w:val="nil"/>
              <w:right w:val="nil"/>
            </w:tcBorders>
            <w:tcMar>
              <w:top w:w="0" w:type="dxa"/>
              <w:left w:w="100" w:type="dxa"/>
              <w:bottom w:w="0" w:type="dxa"/>
              <w:right w:w="100" w:type="dxa"/>
            </w:tcMar>
          </w:tcPr>
          <w:p w14:paraId="75DC5620" w14:textId="77777777" w:rsidR="00DE135B" w:rsidRDefault="00AC4270">
            <w:pPr>
              <w:spacing w:after="240" w:line="240" w:lineRule="auto"/>
              <w:rPr>
                <w:sz w:val="24"/>
                <w:szCs w:val="24"/>
              </w:rPr>
            </w:pPr>
            <w:r>
              <w:rPr>
                <w:sz w:val="24"/>
                <w:szCs w:val="24"/>
              </w:rPr>
              <w:t>9</w:t>
            </w:r>
          </w:p>
        </w:tc>
        <w:tc>
          <w:tcPr>
            <w:tcW w:w="5369" w:type="dxa"/>
            <w:tcBorders>
              <w:top w:val="nil"/>
              <w:left w:val="nil"/>
              <w:bottom w:val="nil"/>
              <w:right w:val="nil"/>
            </w:tcBorders>
            <w:tcMar>
              <w:top w:w="0" w:type="dxa"/>
              <w:left w:w="100" w:type="dxa"/>
              <w:bottom w:w="0" w:type="dxa"/>
              <w:right w:w="100" w:type="dxa"/>
            </w:tcMar>
          </w:tcPr>
          <w:p w14:paraId="20E10FC0" w14:textId="77777777" w:rsidR="00DE135B" w:rsidRDefault="00AC4270">
            <w:pPr>
              <w:spacing w:after="240" w:line="240" w:lineRule="auto"/>
              <w:jc w:val="both"/>
              <w:rPr>
                <w:sz w:val="24"/>
                <w:szCs w:val="24"/>
                <w:highlight w:val="white"/>
              </w:rPr>
            </w:pPr>
            <w:r>
              <w:rPr>
                <w:sz w:val="24"/>
                <w:szCs w:val="24"/>
              </w:rPr>
              <w:t>Integration Testing</w:t>
            </w:r>
          </w:p>
        </w:tc>
        <w:tc>
          <w:tcPr>
            <w:tcW w:w="1482" w:type="dxa"/>
            <w:tcBorders>
              <w:top w:val="nil"/>
              <w:left w:val="nil"/>
              <w:bottom w:val="nil"/>
              <w:right w:val="nil"/>
            </w:tcBorders>
            <w:tcMar>
              <w:top w:w="0" w:type="dxa"/>
              <w:left w:w="100" w:type="dxa"/>
              <w:bottom w:w="0" w:type="dxa"/>
              <w:right w:w="100" w:type="dxa"/>
            </w:tcMar>
          </w:tcPr>
          <w:p w14:paraId="7525F19E" w14:textId="012039A6" w:rsidR="00DE135B" w:rsidRDefault="00AC4270">
            <w:pPr>
              <w:spacing w:after="240" w:line="240" w:lineRule="auto"/>
              <w:jc w:val="center"/>
              <w:rPr>
                <w:sz w:val="24"/>
                <w:szCs w:val="24"/>
              </w:rPr>
            </w:pPr>
            <w:r>
              <w:rPr>
                <w:sz w:val="24"/>
                <w:szCs w:val="24"/>
              </w:rPr>
              <w:t>4</w:t>
            </w:r>
            <w:r w:rsidR="004B7ED9">
              <w:rPr>
                <w:sz w:val="24"/>
                <w:szCs w:val="24"/>
              </w:rPr>
              <w:t>1</w:t>
            </w:r>
          </w:p>
        </w:tc>
      </w:tr>
      <w:tr w:rsidR="00DE135B" w14:paraId="57B9B05E" w14:textId="77777777">
        <w:trPr>
          <w:trHeight w:val="510"/>
        </w:trPr>
        <w:tc>
          <w:tcPr>
            <w:tcW w:w="1454" w:type="dxa"/>
            <w:tcBorders>
              <w:top w:val="nil"/>
              <w:left w:val="nil"/>
              <w:bottom w:val="nil"/>
              <w:right w:val="nil"/>
            </w:tcBorders>
            <w:tcMar>
              <w:top w:w="0" w:type="dxa"/>
              <w:left w:w="100" w:type="dxa"/>
              <w:bottom w:w="0" w:type="dxa"/>
              <w:right w:w="100" w:type="dxa"/>
            </w:tcMar>
          </w:tcPr>
          <w:p w14:paraId="3515A0B1" w14:textId="77777777" w:rsidR="00DE135B" w:rsidRDefault="00AC4270">
            <w:pPr>
              <w:spacing w:after="240" w:line="240" w:lineRule="auto"/>
              <w:rPr>
                <w:sz w:val="24"/>
                <w:szCs w:val="24"/>
              </w:rPr>
            </w:pPr>
            <w:r>
              <w:rPr>
                <w:sz w:val="24"/>
                <w:szCs w:val="24"/>
              </w:rPr>
              <w:t>10</w:t>
            </w:r>
          </w:p>
        </w:tc>
        <w:tc>
          <w:tcPr>
            <w:tcW w:w="5369" w:type="dxa"/>
            <w:tcBorders>
              <w:top w:val="nil"/>
              <w:left w:val="nil"/>
              <w:bottom w:val="nil"/>
              <w:right w:val="nil"/>
            </w:tcBorders>
            <w:tcMar>
              <w:top w:w="0" w:type="dxa"/>
              <w:left w:w="100" w:type="dxa"/>
              <w:bottom w:w="0" w:type="dxa"/>
              <w:right w:w="100" w:type="dxa"/>
            </w:tcMar>
          </w:tcPr>
          <w:p w14:paraId="19C27713" w14:textId="06623B24" w:rsidR="00DE135B" w:rsidRDefault="00AC4270">
            <w:pPr>
              <w:spacing w:after="240" w:line="240" w:lineRule="auto"/>
              <w:jc w:val="both"/>
              <w:rPr>
                <w:sz w:val="24"/>
                <w:szCs w:val="24"/>
                <w:highlight w:val="white"/>
              </w:rPr>
            </w:pPr>
            <w:r>
              <w:rPr>
                <w:sz w:val="24"/>
                <w:szCs w:val="24"/>
                <w:highlight w:val="white"/>
              </w:rPr>
              <w:t xml:space="preserve">Login </w:t>
            </w:r>
            <w:r w:rsidR="00DE2B91">
              <w:rPr>
                <w:sz w:val="24"/>
                <w:szCs w:val="24"/>
                <w:highlight w:val="white"/>
              </w:rPr>
              <w:t>P</w:t>
            </w:r>
            <w:r>
              <w:rPr>
                <w:sz w:val="24"/>
                <w:szCs w:val="24"/>
                <w:highlight w:val="white"/>
              </w:rPr>
              <w:t xml:space="preserve">age of </w:t>
            </w:r>
            <w:proofErr w:type="spellStart"/>
            <w:r>
              <w:rPr>
                <w:sz w:val="24"/>
                <w:szCs w:val="24"/>
                <w:highlight w:val="white"/>
              </w:rPr>
              <w:t>EduLink</w:t>
            </w:r>
            <w:proofErr w:type="spellEnd"/>
            <w:r>
              <w:rPr>
                <w:sz w:val="24"/>
                <w:szCs w:val="24"/>
                <w:highlight w:val="white"/>
              </w:rPr>
              <w:t xml:space="preserve"> on Web and Mobile</w:t>
            </w:r>
          </w:p>
        </w:tc>
        <w:tc>
          <w:tcPr>
            <w:tcW w:w="1482" w:type="dxa"/>
            <w:tcBorders>
              <w:top w:val="nil"/>
              <w:left w:val="nil"/>
              <w:bottom w:val="nil"/>
              <w:right w:val="nil"/>
            </w:tcBorders>
            <w:tcMar>
              <w:top w:w="0" w:type="dxa"/>
              <w:left w:w="100" w:type="dxa"/>
              <w:bottom w:w="0" w:type="dxa"/>
              <w:right w:w="100" w:type="dxa"/>
            </w:tcMar>
          </w:tcPr>
          <w:p w14:paraId="545EE666" w14:textId="77777777" w:rsidR="00DE135B" w:rsidRDefault="00AC4270">
            <w:pPr>
              <w:spacing w:after="240" w:line="240" w:lineRule="auto"/>
              <w:jc w:val="center"/>
              <w:rPr>
                <w:sz w:val="24"/>
                <w:szCs w:val="24"/>
              </w:rPr>
            </w:pPr>
            <w:r>
              <w:rPr>
                <w:sz w:val="24"/>
                <w:szCs w:val="24"/>
              </w:rPr>
              <w:t>46</w:t>
            </w:r>
          </w:p>
        </w:tc>
      </w:tr>
      <w:tr w:rsidR="00DE135B" w14:paraId="4DD3F912" w14:textId="77777777">
        <w:trPr>
          <w:trHeight w:val="510"/>
        </w:trPr>
        <w:tc>
          <w:tcPr>
            <w:tcW w:w="1454" w:type="dxa"/>
            <w:tcBorders>
              <w:top w:val="nil"/>
              <w:left w:val="nil"/>
              <w:bottom w:val="nil"/>
              <w:right w:val="nil"/>
            </w:tcBorders>
            <w:tcMar>
              <w:top w:w="0" w:type="dxa"/>
              <w:left w:w="100" w:type="dxa"/>
              <w:bottom w:w="0" w:type="dxa"/>
              <w:right w:w="100" w:type="dxa"/>
            </w:tcMar>
          </w:tcPr>
          <w:p w14:paraId="09AFF3C6" w14:textId="77777777" w:rsidR="00DE135B" w:rsidRDefault="00AC4270">
            <w:pPr>
              <w:spacing w:after="240" w:line="240" w:lineRule="auto"/>
              <w:rPr>
                <w:sz w:val="24"/>
                <w:szCs w:val="24"/>
              </w:rPr>
            </w:pPr>
            <w:r>
              <w:rPr>
                <w:sz w:val="24"/>
                <w:szCs w:val="24"/>
              </w:rPr>
              <w:t>11</w:t>
            </w:r>
          </w:p>
        </w:tc>
        <w:tc>
          <w:tcPr>
            <w:tcW w:w="5369" w:type="dxa"/>
            <w:tcBorders>
              <w:top w:val="nil"/>
              <w:left w:val="nil"/>
              <w:bottom w:val="nil"/>
              <w:right w:val="nil"/>
            </w:tcBorders>
            <w:tcMar>
              <w:top w:w="0" w:type="dxa"/>
              <w:left w:w="100" w:type="dxa"/>
              <w:bottom w:w="0" w:type="dxa"/>
              <w:right w:w="100" w:type="dxa"/>
            </w:tcMar>
          </w:tcPr>
          <w:p w14:paraId="3E279C71" w14:textId="77777777" w:rsidR="00DE135B" w:rsidRDefault="00AC4270">
            <w:pPr>
              <w:spacing w:line="240" w:lineRule="auto"/>
              <w:jc w:val="both"/>
              <w:rPr>
                <w:sz w:val="24"/>
                <w:szCs w:val="24"/>
              </w:rPr>
            </w:pPr>
            <w:r>
              <w:rPr>
                <w:sz w:val="24"/>
                <w:szCs w:val="24"/>
                <w:highlight w:val="white"/>
              </w:rPr>
              <w:t xml:space="preserve">Landing Page of </w:t>
            </w:r>
            <w:proofErr w:type="spellStart"/>
            <w:r>
              <w:rPr>
                <w:sz w:val="24"/>
                <w:szCs w:val="24"/>
                <w:highlight w:val="white"/>
              </w:rPr>
              <w:t>EduLink</w:t>
            </w:r>
            <w:proofErr w:type="spellEnd"/>
            <w:r>
              <w:rPr>
                <w:sz w:val="24"/>
                <w:szCs w:val="24"/>
                <w:highlight w:val="white"/>
              </w:rPr>
              <w:t xml:space="preserve"> for Beneficiary</w:t>
            </w:r>
          </w:p>
        </w:tc>
        <w:tc>
          <w:tcPr>
            <w:tcW w:w="1482" w:type="dxa"/>
            <w:tcBorders>
              <w:top w:val="nil"/>
              <w:left w:val="nil"/>
              <w:bottom w:val="nil"/>
              <w:right w:val="nil"/>
            </w:tcBorders>
            <w:tcMar>
              <w:top w:w="0" w:type="dxa"/>
              <w:left w:w="100" w:type="dxa"/>
              <w:bottom w:w="0" w:type="dxa"/>
              <w:right w:w="100" w:type="dxa"/>
            </w:tcMar>
          </w:tcPr>
          <w:p w14:paraId="10A966A8" w14:textId="77777777" w:rsidR="00DE135B" w:rsidRDefault="00AC4270">
            <w:pPr>
              <w:spacing w:after="240" w:line="240" w:lineRule="auto"/>
              <w:jc w:val="center"/>
              <w:rPr>
                <w:sz w:val="24"/>
                <w:szCs w:val="24"/>
              </w:rPr>
            </w:pPr>
            <w:r>
              <w:rPr>
                <w:sz w:val="24"/>
                <w:szCs w:val="24"/>
              </w:rPr>
              <w:t>47</w:t>
            </w:r>
          </w:p>
        </w:tc>
      </w:tr>
      <w:tr w:rsidR="00DE135B" w14:paraId="5726F3DC" w14:textId="77777777">
        <w:trPr>
          <w:trHeight w:val="510"/>
        </w:trPr>
        <w:tc>
          <w:tcPr>
            <w:tcW w:w="1454" w:type="dxa"/>
            <w:tcBorders>
              <w:top w:val="nil"/>
              <w:left w:val="nil"/>
              <w:bottom w:val="nil"/>
              <w:right w:val="nil"/>
            </w:tcBorders>
            <w:tcMar>
              <w:top w:w="0" w:type="dxa"/>
              <w:left w:w="100" w:type="dxa"/>
              <w:bottom w:w="0" w:type="dxa"/>
              <w:right w:w="100" w:type="dxa"/>
            </w:tcMar>
          </w:tcPr>
          <w:p w14:paraId="580710AA" w14:textId="77777777" w:rsidR="00DE135B" w:rsidRDefault="00AC4270">
            <w:pPr>
              <w:spacing w:after="240" w:line="240" w:lineRule="auto"/>
              <w:rPr>
                <w:sz w:val="24"/>
                <w:szCs w:val="24"/>
              </w:rPr>
            </w:pPr>
            <w:r>
              <w:rPr>
                <w:sz w:val="24"/>
                <w:szCs w:val="24"/>
              </w:rPr>
              <w:t>12</w:t>
            </w:r>
          </w:p>
        </w:tc>
        <w:tc>
          <w:tcPr>
            <w:tcW w:w="5369" w:type="dxa"/>
            <w:tcBorders>
              <w:top w:val="nil"/>
              <w:left w:val="nil"/>
              <w:bottom w:val="nil"/>
              <w:right w:val="nil"/>
            </w:tcBorders>
            <w:tcMar>
              <w:top w:w="0" w:type="dxa"/>
              <w:left w:w="100" w:type="dxa"/>
              <w:bottom w:w="0" w:type="dxa"/>
              <w:right w:w="100" w:type="dxa"/>
            </w:tcMar>
          </w:tcPr>
          <w:p w14:paraId="22171D88" w14:textId="77777777" w:rsidR="00DE135B" w:rsidRDefault="00AC4270">
            <w:pPr>
              <w:spacing w:after="240" w:line="240" w:lineRule="auto"/>
              <w:jc w:val="both"/>
              <w:rPr>
                <w:sz w:val="24"/>
                <w:szCs w:val="24"/>
                <w:highlight w:val="white"/>
              </w:rPr>
            </w:pPr>
            <w:r>
              <w:rPr>
                <w:sz w:val="24"/>
                <w:szCs w:val="24"/>
              </w:rPr>
              <w:t>Program page for Beneficiary</w:t>
            </w:r>
          </w:p>
        </w:tc>
        <w:tc>
          <w:tcPr>
            <w:tcW w:w="1482" w:type="dxa"/>
            <w:tcBorders>
              <w:top w:val="nil"/>
              <w:left w:val="nil"/>
              <w:bottom w:val="nil"/>
              <w:right w:val="nil"/>
            </w:tcBorders>
            <w:tcMar>
              <w:top w:w="0" w:type="dxa"/>
              <w:left w:w="100" w:type="dxa"/>
              <w:bottom w:w="0" w:type="dxa"/>
              <w:right w:w="100" w:type="dxa"/>
            </w:tcMar>
          </w:tcPr>
          <w:p w14:paraId="6BD4A0BA" w14:textId="77777777" w:rsidR="00DE135B" w:rsidRDefault="00AC4270">
            <w:pPr>
              <w:spacing w:after="240" w:line="240" w:lineRule="auto"/>
              <w:jc w:val="center"/>
              <w:rPr>
                <w:sz w:val="24"/>
                <w:szCs w:val="24"/>
              </w:rPr>
            </w:pPr>
            <w:r>
              <w:rPr>
                <w:sz w:val="24"/>
                <w:szCs w:val="24"/>
              </w:rPr>
              <w:t>47</w:t>
            </w:r>
          </w:p>
        </w:tc>
      </w:tr>
      <w:tr w:rsidR="00DE135B" w14:paraId="45EE05AD" w14:textId="77777777">
        <w:trPr>
          <w:trHeight w:val="510"/>
        </w:trPr>
        <w:tc>
          <w:tcPr>
            <w:tcW w:w="1454" w:type="dxa"/>
            <w:tcBorders>
              <w:top w:val="nil"/>
              <w:left w:val="nil"/>
              <w:bottom w:val="nil"/>
              <w:right w:val="nil"/>
            </w:tcBorders>
            <w:tcMar>
              <w:top w:w="0" w:type="dxa"/>
              <w:left w:w="100" w:type="dxa"/>
              <w:bottom w:w="0" w:type="dxa"/>
              <w:right w:w="100" w:type="dxa"/>
            </w:tcMar>
          </w:tcPr>
          <w:p w14:paraId="0C66152B" w14:textId="77777777" w:rsidR="00DE135B" w:rsidRDefault="00AC4270">
            <w:pPr>
              <w:spacing w:after="240" w:line="240" w:lineRule="auto"/>
              <w:rPr>
                <w:sz w:val="24"/>
                <w:szCs w:val="24"/>
              </w:rPr>
            </w:pPr>
            <w:r>
              <w:rPr>
                <w:sz w:val="24"/>
                <w:szCs w:val="24"/>
              </w:rPr>
              <w:t>13</w:t>
            </w:r>
          </w:p>
        </w:tc>
        <w:tc>
          <w:tcPr>
            <w:tcW w:w="5369" w:type="dxa"/>
            <w:tcBorders>
              <w:top w:val="nil"/>
              <w:left w:val="nil"/>
              <w:bottom w:val="nil"/>
              <w:right w:val="nil"/>
            </w:tcBorders>
            <w:tcMar>
              <w:top w:w="0" w:type="dxa"/>
              <w:left w:w="100" w:type="dxa"/>
              <w:bottom w:w="0" w:type="dxa"/>
              <w:right w:w="100" w:type="dxa"/>
            </w:tcMar>
          </w:tcPr>
          <w:p w14:paraId="4346C8B8" w14:textId="77777777" w:rsidR="00DE135B" w:rsidRDefault="00AC4270">
            <w:pPr>
              <w:spacing w:after="240" w:line="240" w:lineRule="auto"/>
              <w:jc w:val="both"/>
              <w:rPr>
                <w:sz w:val="24"/>
                <w:szCs w:val="24"/>
              </w:rPr>
            </w:pPr>
            <w:r>
              <w:rPr>
                <w:sz w:val="24"/>
                <w:szCs w:val="24"/>
                <w:highlight w:val="white"/>
              </w:rPr>
              <w:t xml:space="preserve">Landing Page of </w:t>
            </w:r>
            <w:proofErr w:type="spellStart"/>
            <w:r>
              <w:rPr>
                <w:sz w:val="24"/>
                <w:szCs w:val="24"/>
                <w:highlight w:val="white"/>
              </w:rPr>
              <w:t>EduLink</w:t>
            </w:r>
            <w:proofErr w:type="spellEnd"/>
            <w:r>
              <w:rPr>
                <w:sz w:val="24"/>
                <w:szCs w:val="24"/>
                <w:highlight w:val="white"/>
              </w:rPr>
              <w:t xml:space="preserve"> for Instructors</w:t>
            </w:r>
          </w:p>
        </w:tc>
        <w:tc>
          <w:tcPr>
            <w:tcW w:w="1482" w:type="dxa"/>
            <w:tcBorders>
              <w:top w:val="nil"/>
              <w:left w:val="nil"/>
              <w:bottom w:val="nil"/>
              <w:right w:val="nil"/>
            </w:tcBorders>
            <w:tcMar>
              <w:top w:w="0" w:type="dxa"/>
              <w:left w:w="100" w:type="dxa"/>
              <w:bottom w:w="0" w:type="dxa"/>
              <w:right w:w="100" w:type="dxa"/>
            </w:tcMar>
          </w:tcPr>
          <w:p w14:paraId="0D8F1A3B" w14:textId="77777777" w:rsidR="00DE135B" w:rsidRDefault="00AC4270">
            <w:pPr>
              <w:spacing w:after="240" w:line="240" w:lineRule="auto"/>
              <w:jc w:val="center"/>
              <w:rPr>
                <w:sz w:val="24"/>
                <w:szCs w:val="24"/>
              </w:rPr>
            </w:pPr>
            <w:r>
              <w:rPr>
                <w:sz w:val="24"/>
                <w:szCs w:val="24"/>
              </w:rPr>
              <w:t>47</w:t>
            </w:r>
          </w:p>
        </w:tc>
      </w:tr>
      <w:tr w:rsidR="00DE135B" w14:paraId="6983F617" w14:textId="77777777">
        <w:trPr>
          <w:trHeight w:val="510"/>
        </w:trPr>
        <w:tc>
          <w:tcPr>
            <w:tcW w:w="1454" w:type="dxa"/>
            <w:tcBorders>
              <w:top w:val="nil"/>
              <w:left w:val="nil"/>
              <w:bottom w:val="nil"/>
              <w:right w:val="nil"/>
            </w:tcBorders>
            <w:tcMar>
              <w:top w:w="0" w:type="dxa"/>
              <w:left w:w="100" w:type="dxa"/>
              <w:bottom w:w="0" w:type="dxa"/>
              <w:right w:w="100" w:type="dxa"/>
            </w:tcMar>
          </w:tcPr>
          <w:p w14:paraId="575C992F" w14:textId="77777777" w:rsidR="00DE135B" w:rsidRDefault="00AC4270">
            <w:pPr>
              <w:spacing w:after="240" w:line="240" w:lineRule="auto"/>
              <w:rPr>
                <w:sz w:val="24"/>
                <w:szCs w:val="24"/>
              </w:rPr>
            </w:pPr>
            <w:r>
              <w:rPr>
                <w:sz w:val="24"/>
                <w:szCs w:val="24"/>
              </w:rPr>
              <w:t>14</w:t>
            </w:r>
          </w:p>
        </w:tc>
        <w:tc>
          <w:tcPr>
            <w:tcW w:w="5369" w:type="dxa"/>
            <w:tcBorders>
              <w:top w:val="nil"/>
              <w:left w:val="nil"/>
              <w:bottom w:val="nil"/>
              <w:right w:val="nil"/>
            </w:tcBorders>
            <w:tcMar>
              <w:top w:w="0" w:type="dxa"/>
              <w:left w:w="100" w:type="dxa"/>
              <w:bottom w:w="0" w:type="dxa"/>
              <w:right w:w="100" w:type="dxa"/>
            </w:tcMar>
          </w:tcPr>
          <w:p w14:paraId="166D8A07" w14:textId="31C36968" w:rsidR="00DE135B" w:rsidRDefault="00AC4270">
            <w:pPr>
              <w:spacing w:after="240" w:line="240" w:lineRule="auto"/>
              <w:jc w:val="both"/>
              <w:rPr>
                <w:sz w:val="24"/>
                <w:szCs w:val="24"/>
              </w:rPr>
            </w:pPr>
            <w:r>
              <w:rPr>
                <w:sz w:val="24"/>
                <w:szCs w:val="24"/>
              </w:rPr>
              <w:t xml:space="preserve">Program </w:t>
            </w:r>
            <w:r w:rsidR="00DE2B91">
              <w:rPr>
                <w:sz w:val="24"/>
                <w:szCs w:val="24"/>
              </w:rPr>
              <w:t>P</w:t>
            </w:r>
            <w:r>
              <w:rPr>
                <w:sz w:val="24"/>
                <w:szCs w:val="24"/>
              </w:rPr>
              <w:t xml:space="preserve">age for </w:t>
            </w:r>
            <w:r w:rsidR="00DE2B91">
              <w:rPr>
                <w:sz w:val="24"/>
                <w:szCs w:val="24"/>
              </w:rPr>
              <w:t>I</w:t>
            </w:r>
            <w:r>
              <w:rPr>
                <w:sz w:val="24"/>
                <w:szCs w:val="24"/>
              </w:rPr>
              <w:t>nstructors</w:t>
            </w:r>
          </w:p>
        </w:tc>
        <w:tc>
          <w:tcPr>
            <w:tcW w:w="1482" w:type="dxa"/>
            <w:tcBorders>
              <w:top w:val="nil"/>
              <w:left w:val="nil"/>
              <w:bottom w:val="nil"/>
              <w:right w:val="nil"/>
            </w:tcBorders>
            <w:tcMar>
              <w:top w:w="0" w:type="dxa"/>
              <w:left w:w="100" w:type="dxa"/>
              <w:bottom w:w="0" w:type="dxa"/>
              <w:right w:w="100" w:type="dxa"/>
            </w:tcMar>
          </w:tcPr>
          <w:p w14:paraId="0354DBE1" w14:textId="77777777" w:rsidR="00DE135B" w:rsidRDefault="00AC4270">
            <w:pPr>
              <w:spacing w:after="240" w:line="240" w:lineRule="auto"/>
              <w:jc w:val="center"/>
              <w:rPr>
                <w:sz w:val="24"/>
                <w:szCs w:val="24"/>
              </w:rPr>
            </w:pPr>
            <w:r>
              <w:rPr>
                <w:sz w:val="24"/>
                <w:szCs w:val="24"/>
              </w:rPr>
              <w:t>48</w:t>
            </w:r>
          </w:p>
        </w:tc>
      </w:tr>
      <w:tr w:rsidR="00DE135B" w14:paraId="3B026DBD" w14:textId="77777777">
        <w:trPr>
          <w:trHeight w:val="510"/>
        </w:trPr>
        <w:tc>
          <w:tcPr>
            <w:tcW w:w="1454" w:type="dxa"/>
            <w:tcBorders>
              <w:top w:val="nil"/>
              <w:left w:val="nil"/>
              <w:bottom w:val="nil"/>
              <w:right w:val="nil"/>
            </w:tcBorders>
            <w:tcMar>
              <w:top w:w="0" w:type="dxa"/>
              <w:left w:w="100" w:type="dxa"/>
              <w:bottom w:w="0" w:type="dxa"/>
              <w:right w:w="100" w:type="dxa"/>
            </w:tcMar>
          </w:tcPr>
          <w:p w14:paraId="0684C8C5" w14:textId="77777777" w:rsidR="00DE135B" w:rsidRDefault="00AC4270">
            <w:pPr>
              <w:spacing w:after="240" w:line="240" w:lineRule="auto"/>
              <w:rPr>
                <w:sz w:val="24"/>
                <w:szCs w:val="24"/>
              </w:rPr>
            </w:pPr>
            <w:r>
              <w:rPr>
                <w:sz w:val="24"/>
                <w:szCs w:val="24"/>
              </w:rPr>
              <w:t>15</w:t>
            </w:r>
          </w:p>
        </w:tc>
        <w:tc>
          <w:tcPr>
            <w:tcW w:w="5369" w:type="dxa"/>
            <w:tcBorders>
              <w:top w:val="nil"/>
              <w:left w:val="nil"/>
              <w:bottom w:val="nil"/>
              <w:right w:val="nil"/>
            </w:tcBorders>
            <w:tcMar>
              <w:top w:w="0" w:type="dxa"/>
              <w:left w:w="100" w:type="dxa"/>
              <w:bottom w:w="0" w:type="dxa"/>
              <w:right w:w="100" w:type="dxa"/>
            </w:tcMar>
          </w:tcPr>
          <w:p w14:paraId="2F16F413" w14:textId="77777777" w:rsidR="00DE135B" w:rsidRDefault="00AC4270">
            <w:pPr>
              <w:spacing w:after="240" w:line="240" w:lineRule="auto"/>
              <w:jc w:val="both"/>
              <w:rPr>
                <w:sz w:val="24"/>
                <w:szCs w:val="24"/>
              </w:rPr>
            </w:pPr>
            <w:r>
              <w:rPr>
                <w:sz w:val="24"/>
                <w:szCs w:val="24"/>
              </w:rPr>
              <w:t>Administrator Dashboard Page</w:t>
            </w:r>
          </w:p>
        </w:tc>
        <w:tc>
          <w:tcPr>
            <w:tcW w:w="1482" w:type="dxa"/>
            <w:tcBorders>
              <w:top w:val="nil"/>
              <w:left w:val="nil"/>
              <w:bottom w:val="nil"/>
              <w:right w:val="nil"/>
            </w:tcBorders>
            <w:tcMar>
              <w:top w:w="0" w:type="dxa"/>
              <w:left w:w="100" w:type="dxa"/>
              <w:bottom w:w="0" w:type="dxa"/>
              <w:right w:w="100" w:type="dxa"/>
            </w:tcMar>
          </w:tcPr>
          <w:p w14:paraId="1E9E53D2" w14:textId="77777777" w:rsidR="00DE135B" w:rsidRDefault="00AC4270">
            <w:pPr>
              <w:spacing w:after="240" w:line="240" w:lineRule="auto"/>
              <w:jc w:val="center"/>
              <w:rPr>
                <w:sz w:val="24"/>
                <w:szCs w:val="24"/>
              </w:rPr>
            </w:pPr>
            <w:r>
              <w:rPr>
                <w:sz w:val="24"/>
                <w:szCs w:val="24"/>
              </w:rPr>
              <w:t>48</w:t>
            </w:r>
          </w:p>
        </w:tc>
      </w:tr>
      <w:tr w:rsidR="00DE135B" w14:paraId="2935998E" w14:textId="77777777">
        <w:trPr>
          <w:trHeight w:val="510"/>
        </w:trPr>
        <w:tc>
          <w:tcPr>
            <w:tcW w:w="1454" w:type="dxa"/>
            <w:tcBorders>
              <w:top w:val="nil"/>
              <w:left w:val="nil"/>
              <w:bottom w:val="nil"/>
              <w:right w:val="nil"/>
            </w:tcBorders>
            <w:tcMar>
              <w:top w:w="0" w:type="dxa"/>
              <w:left w:w="100" w:type="dxa"/>
              <w:bottom w:w="0" w:type="dxa"/>
              <w:right w:w="100" w:type="dxa"/>
            </w:tcMar>
          </w:tcPr>
          <w:p w14:paraId="6738CC51" w14:textId="77777777" w:rsidR="00DE135B" w:rsidRDefault="00AC4270">
            <w:pPr>
              <w:spacing w:after="240" w:line="240" w:lineRule="auto"/>
              <w:rPr>
                <w:sz w:val="24"/>
                <w:szCs w:val="24"/>
              </w:rPr>
            </w:pPr>
            <w:r>
              <w:rPr>
                <w:sz w:val="24"/>
                <w:szCs w:val="24"/>
              </w:rPr>
              <w:t>16</w:t>
            </w:r>
          </w:p>
        </w:tc>
        <w:tc>
          <w:tcPr>
            <w:tcW w:w="5369" w:type="dxa"/>
            <w:tcBorders>
              <w:top w:val="nil"/>
              <w:left w:val="nil"/>
              <w:bottom w:val="nil"/>
              <w:right w:val="nil"/>
            </w:tcBorders>
            <w:tcMar>
              <w:top w:w="0" w:type="dxa"/>
              <w:left w:w="100" w:type="dxa"/>
              <w:bottom w:w="0" w:type="dxa"/>
              <w:right w:w="100" w:type="dxa"/>
            </w:tcMar>
          </w:tcPr>
          <w:p w14:paraId="09032568" w14:textId="77777777" w:rsidR="00DE135B" w:rsidRDefault="00AC4270">
            <w:pPr>
              <w:spacing w:after="240" w:line="240" w:lineRule="auto"/>
              <w:jc w:val="both"/>
              <w:rPr>
                <w:sz w:val="24"/>
                <w:szCs w:val="24"/>
              </w:rPr>
            </w:pPr>
            <w:r>
              <w:rPr>
                <w:sz w:val="24"/>
                <w:szCs w:val="24"/>
              </w:rPr>
              <w:t>User Management Page</w:t>
            </w:r>
          </w:p>
        </w:tc>
        <w:tc>
          <w:tcPr>
            <w:tcW w:w="1482" w:type="dxa"/>
            <w:tcBorders>
              <w:top w:val="nil"/>
              <w:left w:val="nil"/>
              <w:bottom w:val="nil"/>
              <w:right w:val="nil"/>
            </w:tcBorders>
            <w:tcMar>
              <w:top w:w="0" w:type="dxa"/>
              <w:left w:w="100" w:type="dxa"/>
              <w:bottom w:w="0" w:type="dxa"/>
              <w:right w:w="100" w:type="dxa"/>
            </w:tcMar>
          </w:tcPr>
          <w:p w14:paraId="58BEC26C" w14:textId="77777777" w:rsidR="00DE135B" w:rsidRDefault="00AC4270">
            <w:pPr>
              <w:spacing w:after="240" w:line="240" w:lineRule="auto"/>
              <w:jc w:val="center"/>
              <w:rPr>
                <w:sz w:val="24"/>
                <w:szCs w:val="24"/>
              </w:rPr>
            </w:pPr>
            <w:r>
              <w:rPr>
                <w:sz w:val="24"/>
                <w:szCs w:val="24"/>
              </w:rPr>
              <w:t>49</w:t>
            </w:r>
          </w:p>
        </w:tc>
      </w:tr>
      <w:tr w:rsidR="00DE135B" w14:paraId="451D58E9" w14:textId="77777777">
        <w:trPr>
          <w:trHeight w:val="510"/>
        </w:trPr>
        <w:tc>
          <w:tcPr>
            <w:tcW w:w="1454" w:type="dxa"/>
            <w:tcBorders>
              <w:top w:val="nil"/>
              <w:left w:val="nil"/>
              <w:bottom w:val="nil"/>
              <w:right w:val="nil"/>
            </w:tcBorders>
            <w:tcMar>
              <w:top w:w="0" w:type="dxa"/>
              <w:left w:w="100" w:type="dxa"/>
              <w:bottom w:w="0" w:type="dxa"/>
              <w:right w:w="100" w:type="dxa"/>
            </w:tcMar>
          </w:tcPr>
          <w:p w14:paraId="08509AC8" w14:textId="77777777" w:rsidR="00DE135B" w:rsidRDefault="00AC4270">
            <w:pPr>
              <w:spacing w:after="240" w:line="240" w:lineRule="auto"/>
              <w:rPr>
                <w:sz w:val="24"/>
                <w:szCs w:val="24"/>
              </w:rPr>
            </w:pPr>
            <w:r>
              <w:rPr>
                <w:sz w:val="24"/>
                <w:szCs w:val="24"/>
              </w:rPr>
              <w:t>17</w:t>
            </w:r>
          </w:p>
        </w:tc>
        <w:tc>
          <w:tcPr>
            <w:tcW w:w="5369" w:type="dxa"/>
            <w:tcBorders>
              <w:top w:val="nil"/>
              <w:left w:val="nil"/>
              <w:bottom w:val="nil"/>
              <w:right w:val="nil"/>
            </w:tcBorders>
            <w:tcMar>
              <w:top w:w="0" w:type="dxa"/>
              <w:left w:w="100" w:type="dxa"/>
              <w:bottom w:w="0" w:type="dxa"/>
              <w:right w:w="100" w:type="dxa"/>
            </w:tcMar>
          </w:tcPr>
          <w:p w14:paraId="174E94FE" w14:textId="77777777" w:rsidR="00DE135B" w:rsidRDefault="00AC4270">
            <w:pPr>
              <w:spacing w:after="240" w:line="240" w:lineRule="auto"/>
              <w:jc w:val="both"/>
              <w:rPr>
                <w:sz w:val="24"/>
                <w:szCs w:val="24"/>
              </w:rPr>
            </w:pPr>
            <w:r>
              <w:rPr>
                <w:sz w:val="24"/>
                <w:szCs w:val="24"/>
              </w:rPr>
              <w:t>Program Management Page</w:t>
            </w:r>
          </w:p>
        </w:tc>
        <w:tc>
          <w:tcPr>
            <w:tcW w:w="1482" w:type="dxa"/>
            <w:tcBorders>
              <w:top w:val="nil"/>
              <w:left w:val="nil"/>
              <w:bottom w:val="nil"/>
              <w:right w:val="nil"/>
            </w:tcBorders>
            <w:tcMar>
              <w:top w:w="0" w:type="dxa"/>
              <w:left w:w="100" w:type="dxa"/>
              <w:bottom w:w="0" w:type="dxa"/>
              <w:right w:w="100" w:type="dxa"/>
            </w:tcMar>
          </w:tcPr>
          <w:p w14:paraId="3CB69FCD" w14:textId="77777777" w:rsidR="00DE135B" w:rsidRDefault="00AC4270">
            <w:pPr>
              <w:spacing w:after="240" w:line="240" w:lineRule="auto"/>
              <w:jc w:val="center"/>
              <w:rPr>
                <w:sz w:val="24"/>
                <w:szCs w:val="24"/>
              </w:rPr>
            </w:pPr>
            <w:r>
              <w:rPr>
                <w:sz w:val="24"/>
                <w:szCs w:val="24"/>
              </w:rPr>
              <w:t>49</w:t>
            </w:r>
          </w:p>
        </w:tc>
      </w:tr>
      <w:tr w:rsidR="00DE135B" w14:paraId="6AC286B8" w14:textId="77777777">
        <w:trPr>
          <w:trHeight w:val="510"/>
        </w:trPr>
        <w:tc>
          <w:tcPr>
            <w:tcW w:w="1454" w:type="dxa"/>
            <w:tcBorders>
              <w:top w:val="nil"/>
              <w:left w:val="nil"/>
              <w:bottom w:val="nil"/>
              <w:right w:val="nil"/>
            </w:tcBorders>
            <w:tcMar>
              <w:top w:w="0" w:type="dxa"/>
              <w:left w:w="100" w:type="dxa"/>
              <w:bottom w:w="0" w:type="dxa"/>
              <w:right w:w="100" w:type="dxa"/>
            </w:tcMar>
          </w:tcPr>
          <w:p w14:paraId="11E8A988" w14:textId="77777777" w:rsidR="00DE135B" w:rsidRDefault="00AC4270">
            <w:pPr>
              <w:spacing w:after="240" w:line="240" w:lineRule="auto"/>
              <w:rPr>
                <w:sz w:val="24"/>
                <w:szCs w:val="24"/>
              </w:rPr>
            </w:pPr>
            <w:r>
              <w:rPr>
                <w:sz w:val="24"/>
                <w:szCs w:val="24"/>
              </w:rPr>
              <w:t>18</w:t>
            </w:r>
          </w:p>
        </w:tc>
        <w:tc>
          <w:tcPr>
            <w:tcW w:w="5369" w:type="dxa"/>
            <w:tcBorders>
              <w:top w:val="nil"/>
              <w:left w:val="nil"/>
              <w:bottom w:val="nil"/>
              <w:right w:val="nil"/>
            </w:tcBorders>
            <w:tcMar>
              <w:top w:w="0" w:type="dxa"/>
              <w:left w:w="100" w:type="dxa"/>
              <w:bottom w:w="0" w:type="dxa"/>
              <w:right w:w="100" w:type="dxa"/>
            </w:tcMar>
          </w:tcPr>
          <w:p w14:paraId="25BC7371" w14:textId="77777777" w:rsidR="00DE135B" w:rsidRDefault="00AC4270">
            <w:pPr>
              <w:spacing w:after="240" w:line="240" w:lineRule="auto"/>
              <w:jc w:val="both"/>
              <w:rPr>
                <w:sz w:val="24"/>
                <w:szCs w:val="24"/>
              </w:rPr>
            </w:pPr>
            <w:r>
              <w:rPr>
                <w:sz w:val="24"/>
                <w:szCs w:val="24"/>
              </w:rPr>
              <w:t>Feedback Management Page</w:t>
            </w:r>
          </w:p>
        </w:tc>
        <w:tc>
          <w:tcPr>
            <w:tcW w:w="1482" w:type="dxa"/>
            <w:tcBorders>
              <w:top w:val="nil"/>
              <w:left w:val="nil"/>
              <w:bottom w:val="nil"/>
              <w:right w:val="nil"/>
            </w:tcBorders>
            <w:tcMar>
              <w:top w:w="0" w:type="dxa"/>
              <w:left w:w="100" w:type="dxa"/>
              <w:bottom w:w="0" w:type="dxa"/>
              <w:right w:w="100" w:type="dxa"/>
            </w:tcMar>
          </w:tcPr>
          <w:p w14:paraId="49A56FE5" w14:textId="77777777" w:rsidR="00DE135B" w:rsidRDefault="00AC4270">
            <w:pPr>
              <w:spacing w:after="240" w:line="240" w:lineRule="auto"/>
              <w:jc w:val="center"/>
              <w:rPr>
                <w:sz w:val="24"/>
                <w:szCs w:val="24"/>
              </w:rPr>
            </w:pPr>
            <w:r>
              <w:rPr>
                <w:sz w:val="24"/>
                <w:szCs w:val="24"/>
              </w:rPr>
              <w:t xml:space="preserve">50 </w:t>
            </w:r>
          </w:p>
        </w:tc>
      </w:tr>
      <w:tr w:rsidR="00DE135B" w14:paraId="0FB40209" w14:textId="77777777">
        <w:trPr>
          <w:trHeight w:val="510"/>
        </w:trPr>
        <w:tc>
          <w:tcPr>
            <w:tcW w:w="1454" w:type="dxa"/>
            <w:tcBorders>
              <w:top w:val="nil"/>
              <w:left w:val="nil"/>
              <w:bottom w:val="nil"/>
              <w:right w:val="nil"/>
            </w:tcBorders>
            <w:tcMar>
              <w:top w:w="0" w:type="dxa"/>
              <w:left w:w="100" w:type="dxa"/>
              <w:bottom w:w="0" w:type="dxa"/>
              <w:right w:w="100" w:type="dxa"/>
            </w:tcMar>
          </w:tcPr>
          <w:p w14:paraId="43B73B94" w14:textId="77777777" w:rsidR="00DE135B" w:rsidRDefault="00AC4270">
            <w:pPr>
              <w:spacing w:after="240" w:line="240" w:lineRule="auto"/>
              <w:jc w:val="center"/>
              <w:rPr>
                <w:sz w:val="24"/>
                <w:szCs w:val="24"/>
              </w:rPr>
            </w:pPr>
            <w:r>
              <w:rPr>
                <w:sz w:val="24"/>
                <w:szCs w:val="24"/>
              </w:rPr>
              <w:t xml:space="preserve"> </w:t>
            </w:r>
          </w:p>
        </w:tc>
        <w:tc>
          <w:tcPr>
            <w:tcW w:w="5369" w:type="dxa"/>
            <w:tcBorders>
              <w:top w:val="nil"/>
              <w:left w:val="nil"/>
              <w:bottom w:val="nil"/>
              <w:right w:val="nil"/>
            </w:tcBorders>
            <w:tcMar>
              <w:top w:w="0" w:type="dxa"/>
              <w:left w:w="100" w:type="dxa"/>
              <w:bottom w:w="0" w:type="dxa"/>
              <w:right w:w="100" w:type="dxa"/>
            </w:tcMar>
          </w:tcPr>
          <w:p w14:paraId="67756478" w14:textId="77777777" w:rsidR="00DE135B" w:rsidRDefault="00AC4270">
            <w:pPr>
              <w:spacing w:after="240" w:line="240" w:lineRule="auto"/>
              <w:jc w:val="both"/>
              <w:rPr>
                <w:sz w:val="24"/>
                <w:szCs w:val="24"/>
              </w:rPr>
            </w:pPr>
            <w:r>
              <w:rPr>
                <w:sz w:val="24"/>
                <w:szCs w:val="24"/>
              </w:rPr>
              <w:t xml:space="preserve"> </w:t>
            </w:r>
          </w:p>
        </w:tc>
        <w:tc>
          <w:tcPr>
            <w:tcW w:w="1482" w:type="dxa"/>
            <w:tcBorders>
              <w:top w:val="nil"/>
              <w:left w:val="nil"/>
              <w:bottom w:val="nil"/>
              <w:right w:val="nil"/>
            </w:tcBorders>
            <w:tcMar>
              <w:top w:w="0" w:type="dxa"/>
              <w:left w:w="100" w:type="dxa"/>
              <w:bottom w:w="0" w:type="dxa"/>
              <w:right w:w="100" w:type="dxa"/>
            </w:tcMar>
          </w:tcPr>
          <w:p w14:paraId="1D9C4948" w14:textId="77777777" w:rsidR="00DE135B" w:rsidRDefault="00AC4270">
            <w:pPr>
              <w:spacing w:after="240" w:line="240" w:lineRule="auto"/>
              <w:jc w:val="center"/>
              <w:rPr>
                <w:sz w:val="24"/>
                <w:szCs w:val="24"/>
              </w:rPr>
            </w:pPr>
            <w:r>
              <w:rPr>
                <w:sz w:val="24"/>
                <w:szCs w:val="24"/>
              </w:rPr>
              <w:t xml:space="preserve"> </w:t>
            </w:r>
          </w:p>
        </w:tc>
      </w:tr>
    </w:tbl>
    <w:p w14:paraId="07BED390" w14:textId="77777777" w:rsidR="00DE135B" w:rsidRDefault="00DE135B">
      <w:pPr>
        <w:spacing w:before="200" w:after="200" w:line="240" w:lineRule="auto"/>
        <w:jc w:val="both"/>
        <w:rPr>
          <w:sz w:val="24"/>
          <w:szCs w:val="24"/>
        </w:rPr>
        <w:sectPr w:rsidR="00DE135B">
          <w:headerReference w:type="default" r:id="rId26"/>
          <w:footerReference w:type="default" r:id="rId27"/>
          <w:type w:val="continuous"/>
          <w:pgSz w:w="11906" w:h="16838"/>
          <w:pgMar w:top="1440" w:right="1440" w:bottom="1440" w:left="2160" w:header="720" w:footer="720" w:gutter="0"/>
          <w:cols w:space="720"/>
        </w:sectPr>
      </w:pPr>
    </w:p>
    <w:p w14:paraId="3EC6E8F2" w14:textId="77777777" w:rsidR="00DE135B" w:rsidRDefault="00DE135B">
      <w:pPr>
        <w:spacing w:before="200" w:after="200" w:line="240" w:lineRule="auto"/>
        <w:jc w:val="both"/>
        <w:rPr>
          <w:sz w:val="24"/>
          <w:szCs w:val="24"/>
        </w:rPr>
        <w:sectPr w:rsidR="00DE135B">
          <w:headerReference w:type="default" r:id="rId28"/>
          <w:footerReference w:type="default" r:id="rId29"/>
          <w:type w:val="continuous"/>
          <w:pgSz w:w="11906" w:h="16838"/>
          <w:pgMar w:top="1440" w:right="1440" w:bottom="1440" w:left="2160" w:header="720" w:footer="720" w:gutter="0"/>
          <w:cols w:space="720"/>
        </w:sectPr>
      </w:pPr>
    </w:p>
    <w:p w14:paraId="6FE35724" w14:textId="36C49496" w:rsidR="00DE135B" w:rsidRDefault="00AC4270">
      <w:pPr>
        <w:spacing w:before="200" w:after="200" w:line="240" w:lineRule="auto"/>
        <w:jc w:val="center"/>
        <w:rPr>
          <w:b/>
          <w:bCs/>
          <w:sz w:val="24"/>
          <w:szCs w:val="24"/>
        </w:rPr>
        <w:sectPr w:rsidR="00DE135B">
          <w:footerReference w:type="default" r:id="rId30"/>
          <w:headerReference w:type="first" r:id="rId31"/>
          <w:footerReference w:type="first" r:id="rId32"/>
          <w:pgSz w:w="11906" w:h="16838"/>
          <w:pgMar w:top="1440" w:right="1440" w:bottom="1440" w:left="2160" w:header="720" w:footer="720" w:gutter="0"/>
          <w:cols w:space="720"/>
          <w:titlePg/>
        </w:sectPr>
      </w:pPr>
      <w:r>
        <w:rPr>
          <w:b/>
          <w:bCs/>
          <w:sz w:val="24"/>
          <w:szCs w:val="24"/>
        </w:rPr>
        <w:lastRenderedPageBreak/>
        <w:t>LIST OF TABLE</w:t>
      </w:r>
      <w:r w:rsidR="002E1B92">
        <w:rPr>
          <w:b/>
          <w:bCs/>
          <w:sz w:val="24"/>
          <w:szCs w:val="24"/>
        </w:rPr>
        <w:t>S</w:t>
      </w:r>
    </w:p>
    <w:p w14:paraId="7F92E800" w14:textId="77777777" w:rsidR="00DE135B" w:rsidRDefault="00DE135B">
      <w:pPr>
        <w:spacing w:before="200" w:after="200" w:line="240" w:lineRule="auto"/>
        <w:jc w:val="center"/>
        <w:rPr>
          <w:b/>
          <w:bCs/>
          <w:sz w:val="24"/>
          <w:szCs w:val="24"/>
        </w:rPr>
      </w:pPr>
    </w:p>
    <w:tbl>
      <w:tblPr>
        <w:tblStyle w:val="aff1"/>
        <w:tblpPr w:leftFromText="180" w:rightFromText="180" w:topFromText="180" w:bottomFromText="180" w:vertAnchor="text" w:tblpX="-225"/>
        <w:tblW w:w="8805" w:type="dxa"/>
        <w:tblBorders>
          <w:top w:val="nil"/>
          <w:left w:val="nil"/>
          <w:bottom w:val="nil"/>
          <w:right w:val="nil"/>
          <w:insideH w:val="nil"/>
          <w:insideV w:val="nil"/>
        </w:tblBorders>
        <w:tblLayout w:type="fixed"/>
        <w:tblLook w:val="0600" w:firstRow="0" w:lastRow="0" w:firstColumn="0" w:lastColumn="0" w:noHBand="1" w:noVBand="1"/>
      </w:tblPr>
      <w:tblGrid>
        <w:gridCol w:w="2280"/>
        <w:gridCol w:w="4470"/>
        <w:gridCol w:w="2055"/>
      </w:tblGrid>
      <w:tr w:rsidR="00DE135B" w14:paraId="6776A804" w14:textId="77777777">
        <w:trPr>
          <w:trHeight w:val="532"/>
        </w:trPr>
        <w:tc>
          <w:tcPr>
            <w:tcW w:w="2280" w:type="dxa"/>
            <w:tcMar>
              <w:top w:w="0" w:type="dxa"/>
              <w:bottom w:w="0" w:type="dxa"/>
            </w:tcMar>
          </w:tcPr>
          <w:p w14:paraId="41DB45CE" w14:textId="68727DB4" w:rsidR="00DE135B" w:rsidRDefault="00AC4270">
            <w:pPr>
              <w:spacing w:after="240" w:line="240" w:lineRule="auto"/>
              <w:jc w:val="both"/>
              <w:rPr>
                <w:sz w:val="24"/>
                <w:szCs w:val="24"/>
              </w:rPr>
            </w:pPr>
            <w:r>
              <w:rPr>
                <w:sz w:val="24"/>
                <w:szCs w:val="24"/>
              </w:rPr>
              <w:t xml:space="preserve"> N</w:t>
            </w:r>
            <w:r w:rsidR="00BF00D5">
              <w:rPr>
                <w:sz w:val="24"/>
                <w:szCs w:val="24"/>
              </w:rPr>
              <w:t>o</w:t>
            </w:r>
            <w:r>
              <w:rPr>
                <w:sz w:val="24"/>
                <w:szCs w:val="24"/>
              </w:rPr>
              <w:t>.</w:t>
            </w:r>
          </w:p>
        </w:tc>
        <w:tc>
          <w:tcPr>
            <w:tcW w:w="4470" w:type="dxa"/>
            <w:tcMar>
              <w:top w:w="0" w:type="dxa"/>
              <w:bottom w:w="0" w:type="dxa"/>
            </w:tcMar>
          </w:tcPr>
          <w:p w14:paraId="1411C8C7" w14:textId="77777777" w:rsidR="00DE135B" w:rsidRDefault="00AC4270">
            <w:pPr>
              <w:spacing w:after="240" w:line="240" w:lineRule="auto"/>
              <w:jc w:val="both"/>
              <w:rPr>
                <w:sz w:val="24"/>
                <w:szCs w:val="24"/>
              </w:rPr>
            </w:pPr>
            <w:r>
              <w:rPr>
                <w:sz w:val="24"/>
                <w:szCs w:val="24"/>
              </w:rPr>
              <w:t>Title</w:t>
            </w:r>
          </w:p>
        </w:tc>
        <w:tc>
          <w:tcPr>
            <w:tcW w:w="2055" w:type="dxa"/>
            <w:tcMar>
              <w:top w:w="0" w:type="dxa"/>
              <w:bottom w:w="0" w:type="dxa"/>
            </w:tcMar>
          </w:tcPr>
          <w:p w14:paraId="09504513" w14:textId="77777777" w:rsidR="00DE135B" w:rsidRDefault="00AC4270">
            <w:pPr>
              <w:spacing w:after="240" w:line="240" w:lineRule="auto"/>
              <w:jc w:val="center"/>
              <w:rPr>
                <w:sz w:val="24"/>
                <w:szCs w:val="24"/>
              </w:rPr>
            </w:pPr>
            <w:r>
              <w:rPr>
                <w:sz w:val="24"/>
                <w:szCs w:val="24"/>
              </w:rPr>
              <w:t xml:space="preserve">  Page</w:t>
            </w:r>
          </w:p>
        </w:tc>
      </w:tr>
      <w:tr w:rsidR="00DE135B" w14:paraId="73544849" w14:textId="77777777">
        <w:trPr>
          <w:trHeight w:val="510"/>
        </w:trPr>
        <w:tc>
          <w:tcPr>
            <w:tcW w:w="2280" w:type="dxa"/>
            <w:tcMar>
              <w:top w:w="0" w:type="dxa"/>
              <w:bottom w:w="0" w:type="dxa"/>
            </w:tcMar>
          </w:tcPr>
          <w:p w14:paraId="4E18918C" w14:textId="77777777" w:rsidR="00DE135B" w:rsidRDefault="00AC4270">
            <w:pPr>
              <w:spacing w:after="240" w:line="240" w:lineRule="auto"/>
              <w:rPr>
                <w:sz w:val="24"/>
                <w:szCs w:val="24"/>
              </w:rPr>
            </w:pPr>
            <w:r>
              <w:rPr>
                <w:sz w:val="24"/>
                <w:szCs w:val="24"/>
              </w:rPr>
              <w:t>1</w:t>
            </w:r>
          </w:p>
        </w:tc>
        <w:tc>
          <w:tcPr>
            <w:tcW w:w="4470" w:type="dxa"/>
            <w:tcMar>
              <w:top w:w="0" w:type="dxa"/>
              <w:bottom w:w="0" w:type="dxa"/>
            </w:tcMar>
          </w:tcPr>
          <w:p w14:paraId="1F947783" w14:textId="77777777" w:rsidR="00DE135B" w:rsidRDefault="00AC4270">
            <w:pPr>
              <w:spacing w:after="240" w:line="240" w:lineRule="auto"/>
              <w:jc w:val="both"/>
              <w:rPr>
                <w:sz w:val="24"/>
                <w:szCs w:val="24"/>
              </w:rPr>
            </w:pPr>
            <w:r>
              <w:rPr>
                <w:sz w:val="24"/>
                <w:szCs w:val="24"/>
              </w:rPr>
              <w:t>Product Backlog for Beneficiary</w:t>
            </w:r>
          </w:p>
        </w:tc>
        <w:tc>
          <w:tcPr>
            <w:tcW w:w="2055" w:type="dxa"/>
            <w:tcMar>
              <w:top w:w="0" w:type="dxa"/>
              <w:bottom w:w="0" w:type="dxa"/>
            </w:tcMar>
          </w:tcPr>
          <w:p w14:paraId="1DB9934A" w14:textId="77777777" w:rsidR="00DE135B" w:rsidRDefault="00AC4270">
            <w:pPr>
              <w:spacing w:after="240" w:line="240" w:lineRule="auto"/>
              <w:jc w:val="center"/>
              <w:rPr>
                <w:sz w:val="24"/>
                <w:szCs w:val="24"/>
              </w:rPr>
            </w:pPr>
            <w:r>
              <w:rPr>
                <w:sz w:val="24"/>
                <w:szCs w:val="24"/>
              </w:rPr>
              <w:t>28</w:t>
            </w:r>
          </w:p>
        </w:tc>
      </w:tr>
      <w:tr w:rsidR="00DE135B" w14:paraId="0DAE0DE0" w14:textId="77777777">
        <w:trPr>
          <w:trHeight w:val="510"/>
        </w:trPr>
        <w:tc>
          <w:tcPr>
            <w:tcW w:w="2280" w:type="dxa"/>
            <w:tcMar>
              <w:top w:w="0" w:type="dxa"/>
              <w:bottom w:w="0" w:type="dxa"/>
            </w:tcMar>
          </w:tcPr>
          <w:p w14:paraId="03660086" w14:textId="77777777" w:rsidR="00DE135B" w:rsidRDefault="00AC4270">
            <w:pPr>
              <w:spacing w:after="240" w:line="240" w:lineRule="auto"/>
              <w:rPr>
                <w:sz w:val="24"/>
                <w:szCs w:val="24"/>
              </w:rPr>
            </w:pPr>
            <w:r>
              <w:rPr>
                <w:sz w:val="24"/>
                <w:szCs w:val="24"/>
              </w:rPr>
              <w:t>2</w:t>
            </w:r>
          </w:p>
        </w:tc>
        <w:tc>
          <w:tcPr>
            <w:tcW w:w="4470" w:type="dxa"/>
            <w:tcMar>
              <w:top w:w="0" w:type="dxa"/>
              <w:bottom w:w="0" w:type="dxa"/>
            </w:tcMar>
          </w:tcPr>
          <w:p w14:paraId="7B2ECCA6" w14:textId="77777777" w:rsidR="00DE135B" w:rsidRDefault="00AC4270">
            <w:pPr>
              <w:spacing w:after="240" w:line="240" w:lineRule="auto"/>
              <w:jc w:val="both"/>
              <w:rPr>
                <w:sz w:val="24"/>
                <w:szCs w:val="24"/>
              </w:rPr>
            </w:pPr>
            <w:r>
              <w:rPr>
                <w:sz w:val="24"/>
                <w:szCs w:val="24"/>
              </w:rPr>
              <w:t>Product Backlog for Instructor</w:t>
            </w:r>
          </w:p>
        </w:tc>
        <w:tc>
          <w:tcPr>
            <w:tcW w:w="2055" w:type="dxa"/>
            <w:tcMar>
              <w:top w:w="0" w:type="dxa"/>
              <w:bottom w:w="0" w:type="dxa"/>
            </w:tcMar>
          </w:tcPr>
          <w:p w14:paraId="4D6DF071" w14:textId="77777777" w:rsidR="00DE135B" w:rsidRDefault="00AC4270">
            <w:pPr>
              <w:spacing w:after="240" w:line="240" w:lineRule="auto"/>
              <w:jc w:val="center"/>
              <w:rPr>
                <w:sz w:val="24"/>
                <w:szCs w:val="24"/>
              </w:rPr>
            </w:pPr>
            <w:r>
              <w:rPr>
                <w:sz w:val="24"/>
                <w:szCs w:val="24"/>
              </w:rPr>
              <w:t>29</w:t>
            </w:r>
          </w:p>
        </w:tc>
      </w:tr>
      <w:tr w:rsidR="00DE135B" w14:paraId="78EBCC27" w14:textId="77777777">
        <w:trPr>
          <w:trHeight w:val="510"/>
        </w:trPr>
        <w:tc>
          <w:tcPr>
            <w:tcW w:w="2280" w:type="dxa"/>
            <w:tcMar>
              <w:top w:w="0" w:type="dxa"/>
              <w:bottom w:w="0" w:type="dxa"/>
            </w:tcMar>
          </w:tcPr>
          <w:p w14:paraId="6956F049" w14:textId="77777777" w:rsidR="00DE135B" w:rsidRDefault="00AC4270">
            <w:pPr>
              <w:spacing w:after="240" w:line="240" w:lineRule="auto"/>
              <w:rPr>
                <w:sz w:val="24"/>
                <w:szCs w:val="24"/>
              </w:rPr>
            </w:pPr>
            <w:r>
              <w:rPr>
                <w:sz w:val="24"/>
                <w:szCs w:val="24"/>
              </w:rPr>
              <w:t>3</w:t>
            </w:r>
          </w:p>
        </w:tc>
        <w:tc>
          <w:tcPr>
            <w:tcW w:w="4470" w:type="dxa"/>
            <w:tcMar>
              <w:top w:w="0" w:type="dxa"/>
              <w:bottom w:w="0" w:type="dxa"/>
            </w:tcMar>
          </w:tcPr>
          <w:p w14:paraId="474D1D46" w14:textId="77777777" w:rsidR="00DE135B" w:rsidRDefault="00AC4270">
            <w:pPr>
              <w:spacing w:after="240" w:line="240" w:lineRule="auto"/>
              <w:jc w:val="both"/>
              <w:rPr>
                <w:sz w:val="24"/>
                <w:szCs w:val="24"/>
              </w:rPr>
            </w:pPr>
            <w:r>
              <w:rPr>
                <w:sz w:val="24"/>
                <w:szCs w:val="24"/>
              </w:rPr>
              <w:t>Product Backlog for Administrator</w:t>
            </w:r>
          </w:p>
        </w:tc>
        <w:tc>
          <w:tcPr>
            <w:tcW w:w="2055" w:type="dxa"/>
            <w:tcMar>
              <w:top w:w="0" w:type="dxa"/>
              <w:bottom w:w="0" w:type="dxa"/>
            </w:tcMar>
          </w:tcPr>
          <w:p w14:paraId="7468F0D3" w14:textId="77777777" w:rsidR="00DE135B" w:rsidRDefault="00AC4270">
            <w:pPr>
              <w:spacing w:after="240" w:line="240" w:lineRule="auto"/>
              <w:jc w:val="center"/>
              <w:rPr>
                <w:sz w:val="24"/>
                <w:szCs w:val="24"/>
              </w:rPr>
            </w:pPr>
            <w:r>
              <w:rPr>
                <w:sz w:val="24"/>
                <w:szCs w:val="24"/>
              </w:rPr>
              <w:t>30</w:t>
            </w:r>
          </w:p>
        </w:tc>
      </w:tr>
      <w:tr w:rsidR="00DE135B" w14:paraId="0CE6BD74" w14:textId="77777777">
        <w:trPr>
          <w:trHeight w:val="510"/>
        </w:trPr>
        <w:tc>
          <w:tcPr>
            <w:tcW w:w="2280" w:type="dxa"/>
            <w:tcMar>
              <w:top w:w="0" w:type="dxa"/>
              <w:bottom w:w="0" w:type="dxa"/>
            </w:tcMar>
          </w:tcPr>
          <w:p w14:paraId="0903FDF7" w14:textId="77777777" w:rsidR="00DE135B" w:rsidRDefault="00AC4270">
            <w:pPr>
              <w:spacing w:after="240" w:line="240" w:lineRule="auto"/>
              <w:rPr>
                <w:sz w:val="24"/>
                <w:szCs w:val="24"/>
              </w:rPr>
            </w:pPr>
            <w:r>
              <w:rPr>
                <w:sz w:val="24"/>
                <w:szCs w:val="24"/>
              </w:rPr>
              <w:t>4</w:t>
            </w:r>
          </w:p>
        </w:tc>
        <w:tc>
          <w:tcPr>
            <w:tcW w:w="4470" w:type="dxa"/>
            <w:tcMar>
              <w:top w:w="0" w:type="dxa"/>
              <w:bottom w:w="0" w:type="dxa"/>
            </w:tcMar>
          </w:tcPr>
          <w:p w14:paraId="7932A1B4" w14:textId="77777777" w:rsidR="00DE135B" w:rsidRDefault="00AC4270">
            <w:pPr>
              <w:spacing w:after="240" w:line="240" w:lineRule="auto"/>
              <w:jc w:val="both"/>
              <w:rPr>
                <w:sz w:val="24"/>
                <w:szCs w:val="24"/>
              </w:rPr>
            </w:pPr>
            <w:r>
              <w:rPr>
                <w:sz w:val="24"/>
                <w:szCs w:val="24"/>
              </w:rPr>
              <w:t>Sprint Backlog for Administrator</w:t>
            </w:r>
          </w:p>
        </w:tc>
        <w:tc>
          <w:tcPr>
            <w:tcW w:w="2055" w:type="dxa"/>
            <w:tcMar>
              <w:top w:w="0" w:type="dxa"/>
              <w:bottom w:w="0" w:type="dxa"/>
            </w:tcMar>
          </w:tcPr>
          <w:p w14:paraId="26726057" w14:textId="77777777" w:rsidR="00DE135B" w:rsidRDefault="00AC4270">
            <w:pPr>
              <w:spacing w:after="240" w:line="240" w:lineRule="auto"/>
              <w:jc w:val="center"/>
              <w:rPr>
                <w:sz w:val="24"/>
                <w:szCs w:val="24"/>
              </w:rPr>
            </w:pPr>
            <w:r>
              <w:rPr>
                <w:sz w:val="24"/>
                <w:szCs w:val="24"/>
              </w:rPr>
              <w:t>31</w:t>
            </w:r>
          </w:p>
        </w:tc>
      </w:tr>
      <w:tr w:rsidR="00DE135B" w14:paraId="46596F40" w14:textId="77777777">
        <w:trPr>
          <w:trHeight w:val="510"/>
        </w:trPr>
        <w:tc>
          <w:tcPr>
            <w:tcW w:w="2280" w:type="dxa"/>
            <w:tcMar>
              <w:top w:w="0" w:type="dxa"/>
              <w:bottom w:w="0" w:type="dxa"/>
            </w:tcMar>
          </w:tcPr>
          <w:p w14:paraId="0AFEC86F" w14:textId="77777777" w:rsidR="00DE135B" w:rsidRDefault="00AC4270">
            <w:pPr>
              <w:spacing w:after="240" w:line="240" w:lineRule="auto"/>
              <w:rPr>
                <w:sz w:val="24"/>
                <w:szCs w:val="24"/>
              </w:rPr>
            </w:pPr>
            <w:r>
              <w:rPr>
                <w:sz w:val="24"/>
                <w:szCs w:val="24"/>
              </w:rPr>
              <w:t>5</w:t>
            </w:r>
          </w:p>
        </w:tc>
        <w:tc>
          <w:tcPr>
            <w:tcW w:w="4470" w:type="dxa"/>
            <w:tcMar>
              <w:top w:w="0" w:type="dxa"/>
              <w:bottom w:w="0" w:type="dxa"/>
            </w:tcMar>
          </w:tcPr>
          <w:p w14:paraId="6B5C1420" w14:textId="77777777" w:rsidR="00DE135B" w:rsidRDefault="00AC4270">
            <w:pPr>
              <w:spacing w:after="240" w:line="240" w:lineRule="auto"/>
              <w:jc w:val="both"/>
              <w:rPr>
                <w:sz w:val="24"/>
                <w:szCs w:val="24"/>
              </w:rPr>
            </w:pPr>
            <w:r>
              <w:rPr>
                <w:sz w:val="24"/>
                <w:szCs w:val="24"/>
              </w:rPr>
              <w:t>Sprint Backlog for Beneficiary</w:t>
            </w:r>
          </w:p>
        </w:tc>
        <w:tc>
          <w:tcPr>
            <w:tcW w:w="2055" w:type="dxa"/>
            <w:tcMar>
              <w:top w:w="0" w:type="dxa"/>
              <w:bottom w:w="0" w:type="dxa"/>
            </w:tcMar>
          </w:tcPr>
          <w:p w14:paraId="467D0C9B" w14:textId="77777777" w:rsidR="00DE135B" w:rsidRDefault="00AC4270">
            <w:pPr>
              <w:spacing w:after="240" w:line="240" w:lineRule="auto"/>
              <w:jc w:val="center"/>
              <w:rPr>
                <w:sz w:val="24"/>
                <w:szCs w:val="24"/>
              </w:rPr>
            </w:pPr>
            <w:r>
              <w:rPr>
                <w:sz w:val="24"/>
                <w:szCs w:val="24"/>
              </w:rPr>
              <w:t>32</w:t>
            </w:r>
          </w:p>
        </w:tc>
      </w:tr>
      <w:tr w:rsidR="00DE135B" w14:paraId="63B0EF2A" w14:textId="77777777">
        <w:trPr>
          <w:trHeight w:val="510"/>
        </w:trPr>
        <w:tc>
          <w:tcPr>
            <w:tcW w:w="2280" w:type="dxa"/>
            <w:tcMar>
              <w:top w:w="0" w:type="dxa"/>
              <w:bottom w:w="0" w:type="dxa"/>
            </w:tcMar>
          </w:tcPr>
          <w:p w14:paraId="700DB507" w14:textId="77777777" w:rsidR="00DE135B" w:rsidRDefault="00AC4270">
            <w:pPr>
              <w:spacing w:after="240" w:line="240" w:lineRule="auto"/>
              <w:rPr>
                <w:sz w:val="24"/>
                <w:szCs w:val="24"/>
              </w:rPr>
            </w:pPr>
            <w:r>
              <w:rPr>
                <w:sz w:val="24"/>
                <w:szCs w:val="24"/>
              </w:rPr>
              <w:t>6</w:t>
            </w:r>
          </w:p>
        </w:tc>
        <w:tc>
          <w:tcPr>
            <w:tcW w:w="4470" w:type="dxa"/>
            <w:tcMar>
              <w:top w:w="0" w:type="dxa"/>
              <w:bottom w:w="0" w:type="dxa"/>
            </w:tcMar>
          </w:tcPr>
          <w:p w14:paraId="58E6B205" w14:textId="77777777" w:rsidR="00DE135B" w:rsidRDefault="00AC4270">
            <w:pPr>
              <w:spacing w:after="240" w:line="240" w:lineRule="auto"/>
              <w:jc w:val="both"/>
              <w:rPr>
                <w:sz w:val="24"/>
                <w:szCs w:val="24"/>
              </w:rPr>
            </w:pPr>
            <w:r>
              <w:rPr>
                <w:sz w:val="24"/>
                <w:szCs w:val="24"/>
              </w:rPr>
              <w:t>Sprint Backlog for Instructor</w:t>
            </w:r>
          </w:p>
        </w:tc>
        <w:tc>
          <w:tcPr>
            <w:tcW w:w="2055" w:type="dxa"/>
            <w:tcMar>
              <w:top w:w="0" w:type="dxa"/>
              <w:bottom w:w="0" w:type="dxa"/>
            </w:tcMar>
          </w:tcPr>
          <w:p w14:paraId="254859FC" w14:textId="77777777" w:rsidR="00DE135B" w:rsidRDefault="00AC4270">
            <w:pPr>
              <w:spacing w:after="240" w:line="240" w:lineRule="auto"/>
              <w:jc w:val="center"/>
              <w:rPr>
                <w:sz w:val="24"/>
                <w:szCs w:val="24"/>
              </w:rPr>
            </w:pPr>
            <w:r>
              <w:rPr>
                <w:sz w:val="24"/>
                <w:szCs w:val="24"/>
              </w:rPr>
              <w:t>33</w:t>
            </w:r>
          </w:p>
        </w:tc>
      </w:tr>
      <w:tr w:rsidR="00DE135B" w14:paraId="5E2BD9BB" w14:textId="77777777">
        <w:trPr>
          <w:trHeight w:val="236"/>
        </w:trPr>
        <w:tc>
          <w:tcPr>
            <w:tcW w:w="2280" w:type="dxa"/>
            <w:tcMar>
              <w:top w:w="0" w:type="dxa"/>
              <w:bottom w:w="0" w:type="dxa"/>
            </w:tcMar>
          </w:tcPr>
          <w:p w14:paraId="15D3F733" w14:textId="77777777" w:rsidR="00DE135B" w:rsidRDefault="00AC4270">
            <w:pPr>
              <w:spacing w:after="240" w:line="240" w:lineRule="auto"/>
              <w:rPr>
                <w:sz w:val="24"/>
                <w:szCs w:val="24"/>
              </w:rPr>
            </w:pPr>
            <w:r>
              <w:rPr>
                <w:sz w:val="24"/>
                <w:szCs w:val="24"/>
              </w:rPr>
              <w:t>7</w:t>
            </w:r>
          </w:p>
        </w:tc>
        <w:tc>
          <w:tcPr>
            <w:tcW w:w="4470" w:type="dxa"/>
            <w:tcMar>
              <w:top w:w="0" w:type="dxa"/>
              <w:bottom w:w="0" w:type="dxa"/>
            </w:tcMar>
          </w:tcPr>
          <w:p w14:paraId="7FBF2A4D" w14:textId="77777777" w:rsidR="00DE135B" w:rsidRDefault="00AC4270">
            <w:pPr>
              <w:spacing w:after="240" w:line="240" w:lineRule="auto"/>
              <w:jc w:val="both"/>
              <w:rPr>
                <w:sz w:val="24"/>
                <w:szCs w:val="24"/>
              </w:rPr>
            </w:pPr>
            <w:r>
              <w:rPr>
                <w:sz w:val="24"/>
                <w:szCs w:val="24"/>
              </w:rPr>
              <w:t>5-point Verbal Interpretation Scale for ISO survey</w:t>
            </w:r>
          </w:p>
        </w:tc>
        <w:tc>
          <w:tcPr>
            <w:tcW w:w="2055" w:type="dxa"/>
            <w:tcMar>
              <w:top w:w="0" w:type="dxa"/>
              <w:bottom w:w="0" w:type="dxa"/>
            </w:tcMar>
          </w:tcPr>
          <w:p w14:paraId="63C6D6D0" w14:textId="77777777" w:rsidR="00DE135B" w:rsidRDefault="00AC4270">
            <w:pPr>
              <w:spacing w:after="240" w:line="240" w:lineRule="auto"/>
              <w:jc w:val="center"/>
              <w:rPr>
                <w:sz w:val="24"/>
                <w:szCs w:val="24"/>
              </w:rPr>
            </w:pPr>
            <w:r>
              <w:rPr>
                <w:sz w:val="24"/>
                <w:szCs w:val="24"/>
              </w:rPr>
              <w:t>42</w:t>
            </w:r>
          </w:p>
        </w:tc>
      </w:tr>
      <w:tr w:rsidR="00DE135B" w14:paraId="1D47FAC0" w14:textId="77777777">
        <w:trPr>
          <w:trHeight w:val="510"/>
        </w:trPr>
        <w:tc>
          <w:tcPr>
            <w:tcW w:w="2280" w:type="dxa"/>
            <w:tcMar>
              <w:top w:w="0" w:type="dxa"/>
              <w:bottom w:w="0" w:type="dxa"/>
            </w:tcMar>
          </w:tcPr>
          <w:p w14:paraId="534CB18D" w14:textId="77777777" w:rsidR="00DE135B" w:rsidRDefault="00AC4270">
            <w:pPr>
              <w:spacing w:after="240" w:line="240" w:lineRule="auto"/>
              <w:rPr>
                <w:sz w:val="24"/>
                <w:szCs w:val="24"/>
              </w:rPr>
            </w:pPr>
            <w:r>
              <w:rPr>
                <w:sz w:val="24"/>
                <w:szCs w:val="24"/>
              </w:rPr>
              <w:t>8</w:t>
            </w:r>
          </w:p>
        </w:tc>
        <w:tc>
          <w:tcPr>
            <w:tcW w:w="4470" w:type="dxa"/>
            <w:tcMar>
              <w:top w:w="0" w:type="dxa"/>
              <w:bottom w:w="0" w:type="dxa"/>
            </w:tcMar>
          </w:tcPr>
          <w:p w14:paraId="4044472A" w14:textId="77777777" w:rsidR="00DE135B" w:rsidRDefault="00AC4270">
            <w:pPr>
              <w:spacing w:after="240" w:line="240" w:lineRule="auto"/>
              <w:jc w:val="both"/>
              <w:rPr>
                <w:sz w:val="24"/>
                <w:szCs w:val="24"/>
              </w:rPr>
            </w:pPr>
            <w:r>
              <w:rPr>
                <w:sz w:val="24"/>
                <w:szCs w:val="24"/>
              </w:rPr>
              <w:t>4-point Verbal Interpretation Scale for TAM survey</w:t>
            </w:r>
          </w:p>
        </w:tc>
        <w:tc>
          <w:tcPr>
            <w:tcW w:w="2055" w:type="dxa"/>
            <w:tcMar>
              <w:top w:w="0" w:type="dxa"/>
              <w:bottom w:w="0" w:type="dxa"/>
            </w:tcMar>
          </w:tcPr>
          <w:p w14:paraId="166AE10A" w14:textId="5518B055" w:rsidR="00DE135B" w:rsidRDefault="00AC4270">
            <w:pPr>
              <w:spacing w:after="240" w:line="240" w:lineRule="auto"/>
              <w:jc w:val="center"/>
              <w:rPr>
                <w:sz w:val="24"/>
                <w:szCs w:val="24"/>
              </w:rPr>
            </w:pPr>
            <w:r>
              <w:rPr>
                <w:sz w:val="24"/>
                <w:szCs w:val="24"/>
              </w:rPr>
              <w:t>4</w:t>
            </w:r>
            <w:r w:rsidR="00D43881">
              <w:rPr>
                <w:sz w:val="24"/>
                <w:szCs w:val="24"/>
              </w:rPr>
              <w:t>2</w:t>
            </w:r>
          </w:p>
        </w:tc>
      </w:tr>
      <w:tr w:rsidR="00DE135B" w14:paraId="5864EFD3" w14:textId="77777777">
        <w:trPr>
          <w:trHeight w:val="510"/>
        </w:trPr>
        <w:tc>
          <w:tcPr>
            <w:tcW w:w="2280" w:type="dxa"/>
            <w:tcMar>
              <w:top w:w="0" w:type="dxa"/>
              <w:bottom w:w="0" w:type="dxa"/>
            </w:tcMar>
          </w:tcPr>
          <w:p w14:paraId="6D6B617A" w14:textId="77777777" w:rsidR="00DE135B" w:rsidRDefault="00AC4270">
            <w:pPr>
              <w:spacing w:after="240" w:line="240" w:lineRule="auto"/>
              <w:rPr>
                <w:sz w:val="24"/>
                <w:szCs w:val="24"/>
              </w:rPr>
            </w:pPr>
            <w:r>
              <w:rPr>
                <w:sz w:val="24"/>
                <w:szCs w:val="24"/>
              </w:rPr>
              <w:t>9</w:t>
            </w:r>
          </w:p>
        </w:tc>
        <w:tc>
          <w:tcPr>
            <w:tcW w:w="4470" w:type="dxa"/>
            <w:tcMar>
              <w:top w:w="0" w:type="dxa"/>
              <w:bottom w:w="0" w:type="dxa"/>
            </w:tcMar>
          </w:tcPr>
          <w:p w14:paraId="4B877B55" w14:textId="77777777" w:rsidR="00DE135B" w:rsidRDefault="00AC4270">
            <w:pPr>
              <w:spacing w:after="240" w:line="240" w:lineRule="auto"/>
              <w:jc w:val="both"/>
              <w:rPr>
                <w:sz w:val="24"/>
                <w:szCs w:val="24"/>
              </w:rPr>
            </w:pPr>
            <w:r>
              <w:rPr>
                <w:sz w:val="24"/>
                <w:szCs w:val="24"/>
              </w:rPr>
              <w:t>Respondent of the Study</w:t>
            </w:r>
          </w:p>
        </w:tc>
        <w:tc>
          <w:tcPr>
            <w:tcW w:w="2055" w:type="dxa"/>
            <w:tcMar>
              <w:top w:w="0" w:type="dxa"/>
              <w:bottom w:w="0" w:type="dxa"/>
            </w:tcMar>
          </w:tcPr>
          <w:p w14:paraId="27934904" w14:textId="2A12A558" w:rsidR="00DE135B" w:rsidRDefault="00AC4270">
            <w:pPr>
              <w:spacing w:after="240" w:line="240" w:lineRule="auto"/>
              <w:jc w:val="center"/>
              <w:rPr>
                <w:sz w:val="24"/>
                <w:szCs w:val="24"/>
              </w:rPr>
            </w:pPr>
            <w:r>
              <w:rPr>
                <w:sz w:val="24"/>
                <w:szCs w:val="24"/>
              </w:rPr>
              <w:t>4</w:t>
            </w:r>
            <w:r w:rsidR="00D43881">
              <w:rPr>
                <w:sz w:val="24"/>
                <w:szCs w:val="24"/>
              </w:rPr>
              <w:t>3</w:t>
            </w:r>
          </w:p>
        </w:tc>
      </w:tr>
      <w:tr w:rsidR="00DE135B" w14:paraId="348A203C" w14:textId="77777777">
        <w:trPr>
          <w:trHeight w:val="510"/>
        </w:trPr>
        <w:tc>
          <w:tcPr>
            <w:tcW w:w="2280" w:type="dxa"/>
            <w:tcMar>
              <w:top w:w="0" w:type="dxa"/>
              <w:bottom w:w="0" w:type="dxa"/>
            </w:tcMar>
          </w:tcPr>
          <w:p w14:paraId="33515588" w14:textId="77777777" w:rsidR="00DE135B" w:rsidRDefault="00AC4270">
            <w:pPr>
              <w:spacing w:after="240" w:line="240" w:lineRule="auto"/>
              <w:rPr>
                <w:sz w:val="24"/>
                <w:szCs w:val="24"/>
              </w:rPr>
            </w:pPr>
            <w:r>
              <w:rPr>
                <w:sz w:val="24"/>
                <w:szCs w:val="24"/>
              </w:rPr>
              <w:t>10</w:t>
            </w:r>
          </w:p>
        </w:tc>
        <w:tc>
          <w:tcPr>
            <w:tcW w:w="4470" w:type="dxa"/>
            <w:tcMar>
              <w:top w:w="0" w:type="dxa"/>
              <w:bottom w:w="0" w:type="dxa"/>
            </w:tcMar>
          </w:tcPr>
          <w:p w14:paraId="524B211D" w14:textId="77777777" w:rsidR="00DE135B" w:rsidRDefault="00AC4270">
            <w:pPr>
              <w:spacing w:after="240" w:line="240" w:lineRule="auto"/>
              <w:jc w:val="both"/>
              <w:rPr>
                <w:sz w:val="24"/>
                <w:szCs w:val="24"/>
              </w:rPr>
            </w:pPr>
            <w:r>
              <w:rPr>
                <w:sz w:val="24"/>
                <w:szCs w:val="24"/>
              </w:rPr>
              <w:t>Likert Scale for TAM survey</w:t>
            </w:r>
          </w:p>
        </w:tc>
        <w:tc>
          <w:tcPr>
            <w:tcW w:w="2055" w:type="dxa"/>
            <w:tcMar>
              <w:top w:w="0" w:type="dxa"/>
              <w:bottom w:w="0" w:type="dxa"/>
            </w:tcMar>
          </w:tcPr>
          <w:p w14:paraId="27424627" w14:textId="77777777" w:rsidR="00DE135B" w:rsidRDefault="00AC4270">
            <w:pPr>
              <w:spacing w:after="240" w:line="240" w:lineRule="auto"/>
              <w:jc w:val="center"/>
              <w:rPr>
                <w:sz w:val="24"/>
                <w:szCs w:val="24"/>
              </w:rPr>
            </w:pPr>
            <w:r>
              <w:rPr>
                <w:sz w:val="24"/>
                <w:szCs w:val="24"/>
              </w:rPr>
              <w:t>44</w:t>
            </w:r>
          </w:p>
        </w:tc>
      </w:tr>
      <w:tr w:rsidR="00DE135B" w14:paraId="5D1BC470" w14:textId="77777777">
        <w:trPr>
          <w:trHeight w:val="110"/>
        </w:trPr>
        <w:tc>
          <w:tcPr>
            <w:tcW w:w="2280" w:type="dxa"/>
            <w:tcMar>
              <w:top w:w="0" w:type="dxa"/>
              <w:bottom w:w="0" w:type="dxa"/>
            </w:tcMar>
          </w:tcPr>
          <w:p w14:paraId="32035E03" w14:textId="77777777" w:rsidR="00DE135B" w:rsidRDefault="00AC4270">
            <w:pPr>
              <w:spacing w:after="240" w:line="240" w:lineRule="auto"/>
              <w:rPr>
                <w:sz w:val="24"/>
                <w:szCs w:val="24"/>
              </w:rPr>
            </w:pPr>
            <w:r>
              <w:rPr>
                <w:sz w:val="24"/>
                <w:szCs w:val="24"/>
              </w:rPr>
              <w:t>11</w:t>
            </w:r>
          </w:p>
        </w:tc>
        <w:tc>
          <w:tcPr>
            <w:tcW w:w="4470" w:type="dxa"/>
            <w:tcMar>
              <w:top w:w="0" w:type="dxa"/>
              <w:bottom w:w="0" w:type="dxa"/>
            </w:tcMar>
          </w:tcPr>
          <w:p w14:paraId="463A661E" w14:textId="77777777" w:rsidR="00DE135B" w:rsidRDefault="00AC4270">
            <w:pPr>
              <w:spacing w:after="240" w:line="240" w:lineRule="auto"/>
              <w:jc w:val="both"/>
              <w:rPr>
                <w:sz w:val="24"/>
                <w:szCs w:val="24"/>
              </w:rPr>
            </w:pPr>
            <w:r>
              <w:rPr>
                <w:sz w:val="24"/>
                <w:szCs w:val="24"/>
              </w:rPr>
              <w:t>Product Quality Assessment</w:t>
            </w:r>
          </w:p>
        </w:tc>
        <w:tc>
          <w:tcPr>
            <w:tcW w:w="2055" w:type="dxa"/>
            <w:tcMar>
              <w:top w:w="0" w:type="dxa"/>
              <w:bottom w:w="0" w:type="dxa"/>
            </w:tcMar>
          </w:tcPr>
          <w:p w14:paraId="496C5C3F" w14:textId="77777777" w:rsidR="00DE135B" w:rsidRDefault="00AC4270">
            <w:pPr>
              <w:spacing w:after="240" w:line="240" w:lineRule="auto"/>
              <w:jc w:val="center"/>
              <w:rPr>
                <w:sz w:val="24"/>
                <w:szCs w:val="24"/>
              </w:rPr>
            </w:pPr>
            <w:r>
              <w:rPr>
                <w:sz w:val="24"/>
                <w:szCs w:val="24"/>
              </w:rPr>
              <w:t>51</w:t>
            </w:r>
          </w:p>
        </w:tc>
      </w:tr>
      <w:tr w:rsidR="00DE135B" w14:paraId="2BB34714" w14:textId="77777777">
        <w:trPr>
          <w:trHeight w:val="155"/>
        </w:trPr>
        <w:tc>
          <w:tcPr>
            <w:tcW w:w="2280" w:type="dxa"/>
            <w:tcMar>
              <w:top w:w="0" w:type="dxa"/>
              <w:bottom w:w="0" w:type="dxa"/>
            </w:tcMar>
          </w:tcPr>
          <w:p w14:paraId="0D4BD794" w14:textId="77777777" w:rsidR="00DE135B" w:rsidRDefault="00AC4270">
            <w:pPr>
              <w:spacing w:after="240" w:line="240" w:lineRule="auto"/>
              <w:rPr>
                <w:sz w:val="24"/>
                <w:szCs w:val="24"/>
              </w:rPr>
            </w:pPr>
            <w:r>
              <w:rPr>
                <w:sz w:val="24"/>
                <w:szCs w:val="24"/>
              </w:rPr>
              <w:t>12</w:t>
            </w:r>
          </w:p>
        </w:tc>
        <w:tc>
          <w:tcPr>
            <w:tcW w:w="4470" w:type="dxa"/>
            <w:tcMar>
              <w:top w:w="0" w:type="dxa"/>
              <w:bottom w:w="0" w:type="dxa"/>
            </w:tcMar>
          </w:tcPr>
          <w:p w14:paraId="319A08E8" w14:textId="77777777" w:rsidR="00DE135B" w:rsidRDefault="00AC4270">
            <w:pPr>
              <w:spacing w:after="240" w:line="240" w:lineRule="auto"/>
              <w:jc w:val="both"/>
              <w:rPr>
                <w:sz w:val="24"/>
                <w:szCs w:val="24"/>
              </w:rPr>
            </w:pPr>
            <w:r>
              <w:rPr>
                <w:sz w:val="24"/>
                <w:szCs w:val="24"/>
              </w:rPr>
              <w:t>Technology Acceptance Model (TAM) Evaluation Results</w:t>
            </w:r>
          </w:p>
        </w:tc>
        <w:tc>
          <w:tcPr>
            <w:tcW w:w="2055" w:type="dxa"/>
            <w:tcMar>
              <w:top w:w="0" w:type="dxa"/>
              <w:bottom w:w="0" w:type="dxa"/>
            </w:tcMar>
          </w:tcPr>
          <w:p w14:paraId="7D547256" w14:textId="77777777" w:rsidR="00DE135B" w:rsidRDefault="00AC4270">
            <w:pPr>
              <w:spacing w:after="240" w:line="240" w:lineRule="auto"/>
              <w:jc w:val="center"/>
              <w:rPr>
                <w:sz w:val="24"/>
                <w:szCs w:val="24"/>
              </w:rPr>
            </w:pPr>
            <w:r>
              <w:rPr>
                <w:sz w:val="24"/>
                <w:szCs w:val="24"/>
              </w:rPr>
              <w:t>51</w:t>
            </w:r>
          </w:p>
        </w:tc>
      </w:tr>
      <w:tr w:rsidR="00DE135B" w14:paraId="5C5084CF" w14:textId="77777777">
        <w:trPr>
          <w:trHeight w:val="510"/>
        </w:trPr>
        <w:tc>
          <w:tcPr>
            <w:tcW w:w="2280" w:type="dxa"/>
            <w:tcMar>
              <w:top w:w="0" w:type="dxa"/>
              <w:bottom w:w="0" w:type="dxa"/>
            </w:tcMar>
          </w:tcPr>
          <w:p w14:paraId="17BA8B3B" w14:textId="77777777" w:rsidR="00DE135B" w:rsidRDefault="00AC4270">
            <w:pPr>
              <w:spacing w:after="240" w:line="240" w:lineRule="auto"/>
              <w:rPr>
                <w:sz w:val="24"/>
                <w:szCs w:val="24"/>
              </w:rPr>
            </w:pPr>
            <w:r>
              <w:rPr>
                <w:sz w:val="24"/>
                <w:szCs w:val="24"/>
              </w:rPr>
              <w:t>13</w:t>
            </w:r>
          </w:p>
        </w:tc>
        <w:tc>
          <w:tcPr>
            <w:tcW w:w="4470" w:type="dxa"/>
            <w:tcMar>
              <w:top w:w="0" w:type="dxa"/>
              <w:bottom w:w="0" w:type="dxa"/>
            </w:tcMar>
          </w:tcPr>
          <w:p w14:paraId="6A7C1C6A" w14:textId="77777777" w:rsidR="00DE135B" w:rsidRDefault="00AC4270">
            <w:pPr>
              <w:spacing w:after="240" w:line="240" w:lineRule="auto"/>
              <w:jc w:val="both"/>
              <w:rPr>
                <w:sz w:val="24"/>
                <w:szCs w:val="24"/>
              </w:rPr>
            </w:pPr>
            <w:r>
              <w:rPr>
                <w:sz w:val="24"/>
                <w:szCs w:val="24"/>
              </w:rPr>
              <w:t>Evaluation Results of Survey Answers</w:t>
            </w:r>
          </w:p>
        </w:tc>
        <w:tc>
          <w:tcPr>
            <w:tcW w:w="2055" w:type="dxa"/>
            <w:tcMar>
              <w:top w:w="0" w:type="dxa"/>
              <w:bottom w:w="0" w:type="dxa"/>
            </w:tcMar>
          </w:tcPr>
          <w:p w14:paraId="365B0160" w14:textId="77777777" w:rsidR="00DE135B" w:rsidRDefault="00AC4270">
            <w:pPr>
              <w:spacing w:after="240" w:line="240" w:lineRule="auto"/>
              <w:jc w:val="center"/>
              <w:rPr>
                <w:sz w:val="24"/>
                <w:szCs w:val="24"/>
              </w:rPr>
            </w:pPr>
            <w:r>
              <w:rPr>
                <w:sz w:val="24"/>
                <w:szCs w:val="24"/>
              </w:rPr>
              <w:t>52</w:t>
            </w:r>
          </w:p>
        </w:tc>
      </w:tr>
      <w:tr w:rsidR="00DE135B" w14:paraId="6D0FB626" w14:textId="77777777">
        <w:trPr>
          <w:trHeight w:val="510"/>
        </w:trPr>
        <w:tc>
          <w:tcPr>
            <w:tcW w:w="2280" w:type="dxa"/>
            <w:tcMar>
              <w:top w:w="0" w:type="dxa"/>
              <w:bottom w:w="0" w:type="dxa"/>
            </w:tcMar>
          </w:tcPr>
          <w:p w14:paraId="1803D73D" w14:textId="77777777" w:rsidR="00DE135B" w:rsidRDefault="00AC4270">
            <w:pPr>
              <w:spacing w:after="240" w:line="240" w:lineRule="auto"/>
              <w:rPr>
                <w:sz w:val="24"/>
                <w:szCs w:val="24"/>
              </w:rPr>
            </w:pPr>
            <w:r>
              <w:rPr>
                <w:sz w:val="24"/>
                <w:szCs w:val="24"/>
              </w:rPr>
              <w:t xml:space="preserve">14 </w:t>
            </w:r>
          </w:p>
        </w:tc>
        <w:tc>
          <w:tcPr>
            <w:tcW w:w="4470" w:type="dxa"/>
            <w:tcMar>
              <w:top w:w="0" w:type="dxa"/>
              <w:bottom w:w="0" w:type="dxa"/>
            </w:tcMar>
          </w:tcPr>
          <w:p w14:paraId="6664F10F" w14:textId="77777777" w:rsidR="00DE135B" w:rsidRDefault="00AC4270">
            <w:pPr>
              <w:spacing w:after="240" w:line="240" w:lineRule="auto"/>
              <w:jc w:val="both"/>
              <w:rPr>
                <w:sz w:val="24"/>
                <w:szCs w:val="24"/>
              </w:rPr>
            </w:pPr>
            <w:r>
              <w:rPr>
                <w:sz w:val="24"/>
                <w:szCs w:val="24"/>
              </w:rPr>
              <w:t>Unit Testing for Beneficiary Module</w:t>
            </w:r>
          </w:p>
        </w:tc>
        <w:tc>
          <w:tcPr>
            <w:tcW w:w="2055" w:type="dxa"/>
            <w:tcMar>
              <w:top w:w="0" w:type="dxa"/>
              <w:bottom w:w="0" w:type="dxa"/>
            </w:tcMar>
          </w:tcPr>
          <w:p w14:paraId="4980CB9A" w14:textId="354C8CD3" w:rsidR="00DE135B" w:rsidRDefault="00AC4270">
            <w:pPr>
              <w:spacing w:after="240" w:line="240" w:lineRule="auto"/>
              <w:jc w:val="center"/>
              <w:rPr>
                <w:sz w:val="24"/>
                <w:szCs w:val="24"/>
              </w:rPr>
            </w:pPr>
            <w:r>
              <w:rPr>
                <w:sz w:val="24"/>
                <w:szCs w:val="24"/>
              </w:rPr>
              <w:t>5</w:t>
            </w:r>
            <w:r w:rsidR="00D43881">
              <w:rPr>
                <w:sz w:val="24"/>
                <w:szCs w:val="24"/>
              </w:rPr>
              <w:t>3</w:t>
            </w:r>
          </w:p>
        </w:tc>
      </w:tr>
      <w:tr w:rsidR="00DE135B" w14:paraId="7914D0CF" w14:textId="77777777">
        <w:trPr>
          <w:trHeight w:val="510"/>
        </w:trPr>
        <w:tc>
          <w:tcPr>
            <w:tcW w:w="2280" w:type="dxa"/>
            <w:tcMar>
              <w:top w:w="0" w:type="dxa"/>
              <w:bottom w:w="0" w:type="dxa"/>
            </w:tcMar>
          </w:tcPr>
          <w:p w14:paraId="0ECBBC87" w14:textId="77777777" w:rsidR="00DE135B" w:rsidRDefault="00AC4270">
            <w:pPr>
              <w:spacing w:after="240" w:line="240" w:lineRule="auto"/>
              <w:rPr>
                <w:sz w:val="24"/>
                <w:szCs w:val="24"/>
              </w:rPr>
            </w:pPr>
            <w:r>
              <w:rPr>
                <w:sz w:val="24"/>
                <w:szCs w:val="24"/>
              </w:rPr>
              <w:t>15</w:t>
            </w:r>
          </w:p>
        </w:tc>
        <w:tc>
          <w:tcPr>
            <w:tcW w:w="4470" w:type="dxa"/>
            <w:tcMar>
              <w:top w:w="0" w:type="dxa"/>
              <w:bottom w:w="0" w:type="dxa"/>
            </w:tcMar>
          </w:tcPr>
          <w:p w14:paraId="390C5019" w14:textId="77777777" w:rsidR="00DE135B" w:rsidRDefault="00AC4270">
            <w:pPr>
              <w:spacing w:after="240" w:line="240" w:lineRule="auto"/>
              <w:jc w:val="both"/>
              <w:rPr>
                <w:sz w:val="24"/>
                <w:szCs w:val="24"/>
              </w:rPr>
            </w:pPr>
            <w:r>
              <w:rPr>
                <w:sz w:val="24"/>
                <w:szCs w:val="24"/>
              </w:rPr>
              <w:t>Unit Testing for Instructor Module</w:t>
            </w:r>
          </w:p>
        </w:tc>
        <w:tc>
          <w:tcPr>
            <w:tcW w:w="2055" w:type="dxa"/>
            <w:tcMar>
              <w:top w:w="0" w:type="dxa"/>
              <w:bottom w:w="0" w:type="dxa"/>
            </w:tcMar>
          </w:tcPr>
          <w:p w14:paraId="2869ACBF" w14:textId="63B2C146" w:rsidR="00DE135B" w:rsidRDefault="00AC4270">
            <w:pPr>
              <w:spacing w:after="240" w:line="240" w:lineRule="auto"/>
              <w:jc w:val="center"/>
              <w:rPr>
                <w:sz w:val="24"/>
                <w:szCs w:val="24"/>
              </w:rPr>
            </w:pPr>
            <w:r>
              <w:rPr>
                <w:sz w:val="24"/>
                <w:szCs w:val="24"/>
              </w:rPr>
              <w:t>5</w:t>
            </w:r>
            <w:r w:rsidR="00D43881">
              <w:rPr>
                <w:sz w:val="24"/>
                <w:szCs w:val="24"/>
              </w:rPr>
              <w:t>4</w:t>
            </w:r>
          </w:p>
        </w:tc>
      </w:tr>
      <w:tr w:rsidR="00DE135B" w14:paraId="0801FBB9" w14:textId="77777777">
        <w:trPr>
          <w:trHeight w:val="510"/>
        </w:trPr>
        <w:tc>
          <w:tcPr>
            <w:tcW w:w="2280" w:type="dxa"/>
            <w:tcMar>
              <w:top w:w="0" w:type="dxa"/>
              <w:bottom w:w="0" w:type="dxa"/>
            </w:tcMar>
          </w:tcPr>
          <w:p w14:paraId="2E9B8299" w14:textId="77777777" w:rsidR="00DE135B" w:rsidRDefault="00AC4270">
            <w:pPr>
              <w:spacing w:after="240" w:line="240" w:lineRule="auto"/>
              <w:rPr>
                <w:sz w:val="24"/>
                <w:szCs w:val="24"/>
              </w:rPr>
            </w:pPr>
            <w:r>
              <w:rPr>
                <w:sz w:val="24"/>
                <w:szCs w:val="24"/>
              </w:rPr>
              <w:t>16</w:t>
            </w:r>
          </w:p>
        </w:tc>
        <w:tc>
          <w:tcPr>
            <w:tcW w:w="4470" w:type="dxa"/>
            <w:tcMar>
              <w:top w:w="0" w:type="dxa"/>
              <w:bottom w:w="0" w:type="dxa"/>
            </w:tcMar>
          </w:tcPr>
          <w:p w14:paraId="1EEDE28E" w14:textId="77777777" w:rsidR="00DE135B" w:rsidRDefault="00AC4270">
            <w:pPr>
              <w:spacing w:after="240" w:line="240" w:lineRule="auto"/>
              <w:jc w:val="both"/>
              <w:rPr>
                <w:sz w:val="24"/>
                <w:szCs w:val="24"/>
              </w:rPr>
            </w:pPr>
            <w:r>
              <w:rPr>
                <w:sz w:val="24"/>
                <w:szCs w:val="24"/>
              </w:rPr>
              <w:t>Unit Testing for Administrator Module</w:t>
            </w:r>
          </w:p>
        </w:tc>
        <w:tc>
          <w:tcPr>
            <w:tcW w:w="2055" w:type="dxa"/>
            <w:tcMar>
              <w:top w:w="0" w:type="dxa"/>
              <w:bottom w:w="0" w:type="dxa"/>
            </w:tcMar>
          </w:tcPr>
          <w:p w14:paraId="27191331" w14:textId="293282A7" w:rsidR="00DE135B" w:rsidRDefault="00AC4270">
            <w:pPr>
              <w:spacing w:after="240" w:line="240" w:lineRule="auto"/>
              <w:jc w:val="center"/>
              <w:rPr>
                <w:sz w:val="24"/>
                <w:szCs w:val="24"/>
              </w:rPr>
            </w:pPr>
            <w:r>
              <w:rPr>
                <w:sz w:val="24"/>
                <w:szCs w:val="24"/>
              </w:rPr>
              <w:t>5</w:t>
            </w:r>
            <w:r w:rsidR="00D43881">
              <w:rPr>
                <w:sz w:val="24"/>
                <w:szCs w:val="24"/>
              </w:rPr>
              <w:t>4</w:t>
            </w:r>
          </w:p>
        </w:tc>
      </w:tr>
      <w:tr w:rsidR="00DE135B" w14:paraId="49EFAC4E" w14:textId="77777777">
        <w:trPr>
          <w:trHeight w:val="510"/>
        </w:trPr>
        <w:tc>
          <w:tcPr>
            <w:tcW w:w="2280" w:type="dxa"/>
            <w:tcMar>
              <w:top w:w="0" w:type="dxa"/>
              <w:bottom w:w="0" w:type="dxa"/>
            </w:tcMar>
          </w:tcPr>
          <w:p w14:paraId="4F228F2B" w14:textId="77777777" w:rsidR="00DE135B" w:rsidRDefault="00AC4270">
            <w:pPr>
              <w:spacing w:after="240" w:line="240" w:lineRule="auto"/>
              <w:rPr>
                <w:sz w:val="24"/>
                <w:szCs w:val="24"/>
              </w:rPr>
            </w:pPr>
            <w:r>
              <w:rPr>
                <w:sz w:val="24"/>
                <w:szCs w:val="24"/>
              </w:rPr>
              <w:t>17</w:t>
            </w:r>
          </w:p>
        </w:tc>
        <w:tc>
          <w:tcPr>
            <w:tcW w:w="4470" w:type="dxa"/>
            <w:tcMar>
              <w:top w:w="0" w:type="dxa"/>
              <w:bottom w:w="0" w:type="dxa"/>
            </w:tcMar>
          </w:tcPr>
          <w:p w14:paraId="7BDB4FD7" w14:textId="77777777" w:rsidR="00DE135B" w:rsidRDefault="00AC4270">
            <w:pPr>
              <w:spacing w:after="240" w:line="240" w:lineRule="auto"/>
              <w:jc w:val="both"/>
              <w:rPr>
                <w:sz w:val="24"/>
                <w:szCs w:val="24"/>
              </w:rPr>
            </w:pPr>
            <w:r>
              <w:rPr>
                <w:sz w:val="24"/>
                <w:szCs w:val="24"/>
              </w:rPr>
              <w:t>Unit Testing for Notification Module</w:t>
            </w:r>
          </w:p>
        </w:tc>
        <w:tc>
          <w:tcPr>
            <w:tcW w:w="2055" w:type="dxa"/>
            <w:tcMar>
              <w:top w:w="0" w:type="dxa"/>
              <w:bottom w:w="0" w:type="dxa"/>
            </w:tcMar>
          </w:tcPr>
          <w:p w14:paraId="2792E88A" w14:textId="3585D8C4" w:rsidR="00DE135B" w:rsidRDefault="00AC4270">
            <w:pPr>
              <w:spacing w:after="240" w:line="240" w:lineRule="auto"/>
              <w:jc w:val="center"/>
              <w:rPr>
                <w:sz w:val="24"/>
                <w:szCs w:val="24"/>
              </w:rPr>
            </w:pPr>
            <w:r>
              <w:rPr>
                <w:sz w:val="24"/>
                <w:szCs w:val="24"/>
              </w:rPr>
              <w:t>5</w:t>
            </w:r>
            <w:r w:rsidR="00D43881">
              <w:rPr>
                <w:sz w:val="24"/>
                <w:szCs w:val="24"/>
              </w:rPr>
              <w:t>5</w:t>
            </w:r>
          </w:p>
        </w:tc>
      </w:tr>
      <w:tr w:rsidR="00DE135B" w14:paraId="7A59D456" w14:textId="77777777">
        <w:trPr>
          <w:trHeight w:val="510"/>
        </w:trPr>
        <w:tc>
          <w:tcPr>
            <w:tcW w:w="2280" w:type="dxa"/>
            <w:tcMar>
              <w:top w:w="0" w:type="dxa"/>
              <w:bottom w:w="0" w:type="dxa"/>
            </w:tcMar>
          </w:tcPr>
          <w:p w14:paraId="0AB212B1" w14:textId="77777777" w:rsidR="00DE135B" w:rsidRDefault="00AC4270">
            <w:pPr>
              <w:spacing w:after="240" w:line="240" w:lineRule="auto"/>
              <w:rPr>
                <w:sz w:val="24"/>
                <w:szCs w:val="24"/>
              </w:rPr>
            </w:pPr>
            <w:r>
              <w:rPr>
                <w:sz w:val="24"/>
                <w:szCs w:val="24"/>
              </w:rPr>
              <w:t>18</w:t>
            </w:r>
          </w:p>
        </w:tc>
        <w:tc>
          <w:tcPr>
            <w:tcW w:w="4470" w:type="dxa"/>
            <w:tcMar>
              <w:top w:w="0" w:type="dxa"/>
              <w:bottom w:w="0" w:type="dxa"/>
            </w:tcMar>
          </w:tcPr>
          <w:p w14:paraId="6C83C86B" w14:textId="77777777" w:rsidR="00DE135B" w:rsidRDefault="00AC4270">
            <w:pPr>
              <w:spacing w:after="240" w:line="240" w:lineRule="auto"/>
              <w:jc w:val="both"/>
              <w:rPr>
                <w:sz w:val="24"/>
                <w:szCs w:val="24"/>
              </w:rPr>
            </w:pPr>
            <w:r>
              <w:rPr>
                <w:sz w:val="24"/>
                <w:szCs w:val="24"/>
              </w:rPr>
              <w:t>Compatibility Testing of the System</w:t>
            </w:r>
          </w:p>
        </w:tc>
        <w:tc>
          <w:tcPr>
            <w:tcW w:w="2055" w:type="dxa"/>
            <w:tcMar>
              <w:top w:w="0" w:type="dxa"/>
              <w:bottom w:w="0" w:type="dxa"/>
            </w:tcMar>
          </w:tcPr>
          <w:p w14:paraId="16ACB2F3" w14:textId="3961A796" w:rsidR="00DE135B" w:rsidRDefault="00AC4270">
            <w:pPr>
              <w:spacing w:after="240" w:line="240" w:lineRule="auto"/>
              <w:jc w:val="center"/>
              <w:rPr>
                <w:sz w:val="24"/>
                <w:szCs w:val="24"/>
              </w:rPr>
            </w:pPr>
            <w:r>
              <w:rPr>
                <w:sz w:val="24"/>
                <w:szCs w:val="24"/>
              </w:rPr>
              <w:t>5</w:t>
            </w:r>
            <w:r w:rsidR="00D43881">
              <w:rPr>
                <w:sz w:val="24"/>
                <w:szCs w:val="24"/>
              </w:rPr>
              <w:t>6</w:t>
            </w:r>
          </w:p>
        </w:tc>
      </w:tr>
      <w:tr w:rsidR="00DE135B" w14:paraId="49B93409" w14:textId="77777777">
        <w:trPr>
          <w:trHeight w:val="510"/>
        </w:trPr>
        <w:tc>
          <w:tcPr>
            <w:tcW w:w="2280" w:type="dxa"/>
            <w:tcMar>
              <w:top w:w="0" w:type="dxa"/>
              <w:bottom w:w="0" w:type="dxa"/>
            </w:tcMar>
          </w:tcPr>
          <w:p w14:paraId="6333F30E" w14:textId="77777777" w:rsidR="00DE135B" w:rsidRDefault="00AC4270">
            <w:pPr>
              <w:spacing w:after="240" w:line="240" w:lineRule="auto"/>
              <w:rPr>
                <w:sz w:val="24"/>
                <w:szCs w:val="24"/>
              </w:rPr>
            </w:pPr>
            <w:r>
              <w:rPr>
                <w:sz w:val="24"/>
                <w:szCs w:val="24"/>
              </w:rPr>
              <w:t>19</w:t>
            </w:r>
          </w:p>
        </w:tc>
        <w:tc>
          <w:tcPr>
            <w:tcW w:w="4470" w:type="dxa"/>
            <w:tcMar>
              <w:top w:w="0" w:type="dxa"/>
              <w:bottom w:w="0" w:type="dxa"/>
            </w:tcMar>
          </w:tcPr>
          <w:p w14:paraId="5B005E30" w14:textId="7E994ED2" w:rsidR="00DE135B" w:rsidRDefault="003B54A5">
            <w:pPr>
              <w:spacing w:after="240" w:line="240" w:lineRule="auto"/>
              <w:jc w:val="both"/>
              <w:rPr>
                <w:sz w:val="24"/>
                <w:szCs w:val="24"/>
              </w:rPr>
            </w:pPr>
            <w:r>
              <w:rPr>
                <w:sz w:val="24"/>
                <w:szCs w:val="24"/>
                <w:highlight w:val="white"/>
              </w:rPr>
              <w:t>Integration Testing for System Module</w:t>
            </w:r>
          </w:p>
        </w:tc>
        <w:tc>
          <w:tcPr>
            <w:tcW w:w="2055" w:type="dxa"/>
            <w:tcMar>
              <w:top w:w="0" w:type="dxa"/>
              <w:bottom w:w="0" w:type="dxa"/>
            </w:tcMar>
          </w:tcPr>
          <w:p w14:paraId="382A4C2D" w14:textId="7452B211" w:rsidR="00DE135B" w:rsidRDefault="00AC4270">
            <w:pPr>
              <w:spacing w:after="240" w:line="240" w:lineRule="auto"/>
              <w:jc w:val="center"/>
              <w:rPr>
                <w:sz w:val="24"/>
                <w:szCs w:val="24"/>
              </w:rPr>
            </w:pPr>
            <w:r>
              <w:rPr>
                <w:sz w:val="24"/>
                <w:szCs w:val="24"/>
              </w:rPr>
              <w:t>5</w:t>
            </w:r>
            <w:r w:rsidR="00D43881">
              <w:rPr>
                <w:sz w:val="24"/>
                <w:szCs w:val="24"/>
              </w:rPr>
              <w:t>7</w:t>
            </w:r>
          </w:p>
        </w:tc>
      </w:tr>
    </w:tbl>
    <w:p w14:paraId="610E275E" w14:textId="77777777" w:rsidR="00DE135B" w:rsidRDefault="00DE135B">
      <w:pPr>
        <w:spacing w:line="240" w:lineRule="auto"/>
        <w:rPr>
          <w:b/>
          <w:bCs/>
          <w:sz w:val="24"/>
          <w:szCs w:val="24"/>
        </w:rPr>
      </w:pPr>
    </w:p>
    <w:p w14:paraId="770922C7" w14:textId="77777777" w:rsidR="00DE135B" w:rsidRDefault="00DE135B">
      <w:pPr>
        <w:spacing w:line="240" w:lineRule="auto"/>
        <w:rPr>
          <w:b/>
          <w:bCs/>
          <w:sz w:val="24"/>
          <w:szCs w:val="24"/>
        </w:rPr>
      </w:pPr>
    </w:p>
    <w:p w14:paraId="34882022" w14:textId="77777777" w:rsidR="00DE135B" w:rsidRDefault="00DE135B">
      <w:pPr>
        <w:spacing w:line="240" w:lineRule="auto"/>
        <w:rPr>
          <w:b/>
          <w:bCs/>
          <w:sz w:val="24"/>
          <w:szCs w:val="24"/>
        </w:rPr>
      </w:pPr>
    </w:p>
    <w:p w14:paraId="65458B4C" w14:textId="77777777" w:rsidR="00DE135B" w:rsidRDefault="00DE135B">
      <w:pPr>
        <w:spacing w:line="240" w:lineRule="auto"/>
        <w:rPr>
          <w:b/>
          <w:bCs/>
          <w:sz w:val="24"/>
          <w:szCs w:val="24"/>
        </w:rPr>
      </w:pPr>
    </w:p>
    <w:p w14:paraId="37FDBF5F" w14:textId="77777777" w:rsidR="00DE135B" w:rsidRDefault="00DE135B">
      <w:pPr>
        <w:spacing w:line="240" w:lineRule="auto"/>
        <w:rPr>
          <w:b/>
          <w:bCs/>
          <w:sz w:val="24"/>
          <w:szCs w:val="24"/>
        </w:rPr>
      </w:pPr>
    </w:p>
    <w:p w14:paraId="1CA37468" w14:textId="77777777" w:rsidR="00DE135B" w:rsidRDefault="00DE135B">
      <w:pPr>
        <w:spacing w:line="240" w:lineRule="auto"/>
        <w:rPr>
          <w:b/>
          <w:bCs/>
          <w:sz w:val="24"/>
          <w:szCs w:val="24"/>
        </w:rPr>
      </w:pPr>
    </w:p>
    <w:p w14:paraId="45B58BE7" w14:textId="77777777" w:rsidR="00DE135B" w:rsidRDefault="00DE135B">
      <w:pPr>
        <w:spacing w:line="240" w:lineRule="auto"/>
        <w:rPr>
          <w:b/>
          <w:bCs/>
          <w:sz w:val="24"/>
          <w:szCs w:val="24"/>
        </w:rPr>
      </w:pPr>
    </w:p>
    <w:p w14:paraId="60C4F9C1" w14:textId="77777777" w:rsidR="00DE135B" w:rsidRDefault="00AC4270" w:rsidP="007723BB">
      <w:pPr>
        <w:spacing w:line="240" w:lineRule="auto"/>
        <w:jc w:val="center"/>
        <w:rPr>
          <w:b/>
          <w:bCs/>
          <w:sz w:val="24"/>
          <w:szCs w:val="24"/>
        </w:rPr>
      </w:pPr>
      <w:r>
        <w:rPr>
          <w:b/>
          <w:bCs/>
          <w:sz w:val="24"/>
          <w:szCs w:val="24"/>
        </w:rPr>
        <w:t>DEFINITION OF TERMS</w:t>
      </w:r>
    </w:p>
    <w:p w14:paraId="10CF86A8" w14:textId="77777777" w:rsidR="007723BB" w:rsidRDefault="007723BB" w:rsidP="007723BB">
      <w:pPr>
        <w:spacing w:line="240" w:lineRule="auto"/>
        <w:jc w:val="center"/>
        <w:rPr>
          <w:b/>
          <w:bCs/>
          <w:sz w:val="24"/>
          <w:szCs w:val="24"/>
        </w:rPr>
      </w:pPr>
    </w:p>
    <w:p w14:paraId="7FAE3CF9" w14:textId="77777777" w:rsidR="00DE135B" w:rsidRDefault="00AC4270">
      <w:pPr>
        <w:spacing w:line="240" w:lineRule="auto"/>
        <w:rPr>
          <w:b/>
          <w:bCs/>
          <w:sz w:val="24"/>
          <w:szCs w:val="24"/>
        </w:rPr>
        <w:sectPr w:rsidR="00DE135B">
          <w:footerReference w:type="default" r:id="rId33"/>
          <w:type w:val="continuous"/>
          <w:pgSz w:w="11906" w:h="16838"/>
          <w:pgMar w:top="1440" w:right="1440" w:bottom="1440" w:left="2160" w:header="720" w:footer="720" w:gutter="0"/>
          <w:cols w:space="720"/>
        </w:sectPr>
      </w:pPr>
      <w:r>
        <w:rPr>
          <w:b/>
          <w:bCs/>
          <w:sz w:val="24"/>
          <w:szCs w:val="24"/>
        </w:rPr>
        <w:t>Terms</w:t>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Definition</w:t>
      </w:r>
    </w:p>
    <w:p w14:paraId="5A6610D2" w14:textId="77777777" w:rsidR="00DE135B" w:rsidRDefault="00DE135B">
      <w:pPr>
        <w:spacing w:line="240" w:lineRule="auto"/>
        <w:rPr>
          <w:b/>
          <w:bCs/>
          <w:sz w:val="24"/>
          <w:szCs w:val="24"/>
        </w:rPr>
      </w:pPr>
    </w:p>
    <w:tbl>
      <w:tblPr>
        <w:tblStyle w:val="aff2"/>
        <w:tblpPr w:leftFromText="180" w:rightFromText="180" w:topFromText="180" w:bottomFromText="180" w:vertAnchor="text" w:tblpX="-120" w:tblpY="2"/>
        <w:tblW w:w="8370" w:type="dxa"/>
        <w:tblBorders>
          <w:top w:val="nil"/>
          <w:left w:val="nil"/>
          <w:bottom w:val="nil"/>
          <w:right w:val="nil"/>
          <w:insideH w:val="nil"/>
          <w:insideV w:val="nil"/>
        </w:tblBorders>
        <w:tblLayout w:type="fixed"/>
        <w:tblLook w:val="0600" w:firstRow="0" w:lastRow="0" w:firstColumn="0" w:lastColumn="0" w:noHBand="1" w:noVBand="1"/>
      </w:tblPr>
      <w:tblGrid>
        <w:gridCol w:w="3825"/>
        <w:gridCol w:w="4545"/>
      </w:tblGrid>
      <w:tr w:rsidR="00DE135B" w14:paraId="5107BCC1" w14:textId="77777777">
        <w:trPr>
          <w:trHeight w:val="1005"/>
        </w:trPr>
        <w:tc>
          <w:tcPr>
            <w:tcW w:w="3825" w:type="dxa"/>
            <w:tcMar>
              <w:top w:w="0" w:type="dxa"/>
              <w:bottom w:w="0" w:type="dxa"/>
            </w:tcMar>
          </w:tcPr>
          <w:p w14:paraId="18A02594" w14:textId="77777777" w:rsidR="00DE135B" w:rsidRDefault="00AC4270">
            <w:pPr>
              <w:spacing w:line="240" w:lineRule="auto"/>
              <w:rPr>
                <w:b/>
                <w:bCs/>
                <w:sz w:val="24"/>
                <w:szCs w:val="24"/>
              </w:rPr>
            </w:pPr>
            <w:proofErr w:type="spellStart"/>
            <w:r>
              <w:rPr>
                <w:b/>
                <w:bCs/>
                <w:sz w:val="24"/>
                <w:szCs w:val="24"/>
              </w:rPr>
              <w:t>Pantawid</w:t>
            </w:r>
            <w:proofErr w:type="spellEnd"/>
            <w:r>
              <w:rPr>
                <w:b/>
                <w:bCs/>
                <w:sz w:val="24"/>
                <w:szCs w:val="24"/>
              </w:rPr>
              <w:t xml:space="preserve"> </w:t>
            </w:r>
            <w:proofErr w:type="spellStart"/>
            <w:r>
              <w:rPr>
                <w:b/>
                <w:bCs/>
                <w:sz w:val="24"/>
                <w:szCs w:val="24"/>
              </w:rPr>
              <w:t>Pamilyang</w:t>
            </w:r>
            <w:proofErr w:type="spellEnd"/>
            <w:r>
              <w:rPr>
                <w:b/>
                <w:bCs/>
                <w:sz w:val="24"/>
                <w:szCs w:val="24"/>
              </w:rPr>
              <w:t xml:space="preserve"> Pilipino Program (4Ps)</w:t>
            </w:r>
          </w:p>
        </w:tc>
        <w:tc>
          <w:tcPr>
            <w:tcW w:w="4545" w:type="dxa"/>
            <w:tcMar>
              <w:top w:w="0" w:type="dxa"/>
              <w:bottom w:w="0" w:type="dxa"/>
            </w:tcMar>
          </w:tcPr>
          <w:p w14:paraId="52CE57B6" w14:textId="77777777" w:rsidR="00DE135B" w:rsidRDefault="00AC4270">
            <w:pPr>
              <w:spacing w:line="240" w:lineRule="auto"/>
              <w:jc w:val="both"/>
              <w:rPr>
                <w:sz w:val="24"/>
                <w:szCs w:val="24"/>
              </w:rPr>
            </w:pPr>
            <w:r>
              <w:rPr>
                <w:sz w:val="24"/>
                <w:szCs w:val="24"/>
              </w:rPr>
              <w:t>A government program that gives financial help to poor families as long as they follow certain rules like attending school or health checkups.</w:t>
            </w:r>
          </w:p>
        </w:tc>
      </w:tr>
      <w:tr w:rsidR="00DE135B" w14:paraId="5879CF40" w14:textId="77777777">
        <w:trPr>
          <w:trHeight w:val="950"/>
        </w:trPr>
        <w:tc>
          <w:tcPr>
            <w:tcW w:w="3825" w:type="dxa"/>
            <w:tcMar>
              <w:top w:w="0" w:type="dxa"/>
              <w:bottom w:w="0" w:type="dxa"/>
            </w:tcMar>
          </w:tcPr>
          <w:p w14:paraId="30E11793" w14:textId="77777777" w:rsidR="00DE135B" w:rsidRDefault="00AC4270">
            <w:pPr>
              <w:spacing w:line="240" w:lineRule="auto"/>
              <w:rPr>
                <w:b/>
                <w:bCs/>
                <w:sz w:val="24"/>
                <w:szCs w:val="24"/>
              </w:rPr>
            </w:pPr>
            <w:r>
              <w:rPr>
                <w:b/>
                <w:bCs/>
                <w:sz w:val="24"/>
                <w:szCs w:val="24"/>
              </w:rPr>
              <w:t>Department of Social Welfare and Development (DSWD)</w:t>
            </w:r>
          </w:p>
        </w:tc>
        <w:tc>
          <w:tcPr>
            <w:tcW w:w="4545" w:type="dxa"/>
            <w:tcMar>
              <w:top w:w="0" w:type="dxa"/>
              <w:bottom w:w="0" w:type="dxa"/>
            </w:tcMar>
          </w:tcPr>
          <w:p w14:paraId="4652259D" w14:textId="77777777" w:rsidR="00DE135B" w:rsidRDefault="00AC4270">
            <w:pPr>
              <w:spacing w:line="240" w:lineRule="auto"/>
              <w:jc w:val="both"/>
              <w:rPr>
                <w:sz w:val="24"/>
                <w:szCs w:val="24"/>
              </w:rPr>
            </w:pPr>
            <w:r>
              <w:rPr>
                <w:sz w:val="24"/>
                <w:szCs w:val="24"/>
              </w:rPr>
              <w:t>The Philippine government agency overseeing social protection programs, including 4Ps, responsible for implementation, monitoring, and development of social welfare services.</w:t>
            </w:r>
          </w:p>
        </w:tc>
      </w:tr>
      <w:tr w:rsidR="00DE135B" w14:paraId="44B65DE1" w14:textId="77777777">
        <w:trPr>
          <w:trHeight w:val="900"/>
        </w:trPr>
        <w:tc>
          <w:tcPr>
            <w:tcW w:w="3825" w:type="dxa"/>
            <w:tcMar>
              <w:top w:w="0" w:type="dxa"/>
              <w:bottom w:w="0" w:type="dxa"/>
            </w:tcMar>
          </w:tcPr>
          <w:p w14:paraId="5410B493" w14:textId="77777777" w:rsidR="00DE135B" w:rsidRDefault="00AC4270">
            <w:pPr>
              <w:spacing w:line="240" w:lineRule="auto"/>
              <w:rPr>
                <w:b/>
                <w:bCs/>
                <w:sz w:val="24"/>
                <w:szCs w:val="24"/>
              </w:rPr>
            </w:pPr>
            <w:r>
              <w:rPr>
                <w:b/>
                <w:bCs/>
                <w:sz w:val="24"/>
                <w:szCs w:val="24"/>
              </w:rPr>
              <w:t>Beneficiaries</w:t>
            </w:r>
          </w:p>
        </w:tc>
        <w:tc>
          <w:tcPr>
            <w:tcW w:w="4545" w:type="dxa"/>
            <w:tcMar>
              <w:top w:w="0" w:type="dxa"/>
              <w:bottom w:w="0" w:type="dxa"/>
            </w:tcMar>
          </w:tcPr>
          <w:p w14:paraId="1FEC3B94" w14:textId="77777777" w:rsidR="00DE135B" w:rsidRDefault="00AC4270">
            <w:pPr>
              <w:spacing w:line="240" w:lineRule="auto"/>
              <w:jc w:val="both"/>
              <w:rPr>
                <w:sz w:val="24"/>
                <w:szCs w:val="24"/>
              </w:rPr>
            </w:pPr>
            <w:r>
              <w:rPr>
                <w:sz w:val="24"/>
                <w:szCs w:val="24"/>
              </w:rPr>
              <w:t>People who receive help or support from a program, such as 4Ps members, solo parents, seniors, and PESO clients.</w:t>
            </w:r>
          </w:p>
        </w:tc>
      </w:tr>
      <w:tr w:rsidR="00DE135B" w14:paraId="7FC841B6" w14:textId="77777777">
        <w:trPr>
          <w:trHeight w:val="810"/>
        </w:trPr>
        <w:tc>
          <w:tcPr>
            <w:tcW w:w="3825" w:type="dxa"/>
            <w:tcMar>
              <w:top w:w="0" w:type="dxa"/>
              <w:bottom w:w="0" w:type="dxa"/>
            </w:tcMar>
          </w:tcPr>
          <w:p w14:paraId="233C54A9" w14:textId="77777777" w:rsidR="00DE135B" w:rsidRDefault="00AC4270">
            <w:pPr>
              <w:spacing w:line="240" w:lineRule="auto"/>
              <w:rPr>
                <w:b/>
                <w:bCs/>
                <w:sz w:val="24"/>
                <w:szCs w:val="24"/>
              </w:rPr>
            </w:pPr>
            <w:r>
              <w:rPr>
                <w:b/>
                <w:bCs/>
                <w:sz w:val="24"/>
                <w:szCs w:val="24"/>
              </w:rPr>
              <w:t>Learning Management System</w:t>
            </w:r>
          </w:p>
        </w:tc>
        <w:tc>
          <w:tcPr>
            <w:tcW w:w="4545" w:type="dxa"/>
            <w:tcMar>
              <w:top w:w="0" w:type="dxa"/>
              <w:bottom w:w="0" w:type="dxa"/>
            </w:tcMar>
          </w:tcPr>
          <w:p w14:paraId="5C889BA7" w14:textId="77777777" w:rsidR="00DE135B" w:rsidRDefault="00AC4270">
            <w:pPr>
              <w:spacing w:line="240" w:lineRule="auto"/>
              <w:jc w:val="both"/>
              <w:rPr>
                <w:sz w:val="24"/>
                <w:szCs w:val="24"/>
              </w:rPr>
            </w:pPr>
            <w:r>
              <w:rPr>
                <w:sz w:val="24"/>
                <w:szCs w:val="24"/>
              </w:rPr>
              <w:t>A digital platform that delivers learning materials, announcements, activities, and tracks Beneficiaries’ progress.</w:t>
            </w:r>
          </w:p>
        </w:tc>
      </w:tr>
      <w:tr w:rsidR="00DE135B" w14:paraId="1BCCBA49" w14:textId="77777777">
        <w:trPr>
          <w:trHeight w:val="1395"/>
        </w:trPr>
        <w:tc>
          <w:tcPr>
            <w:tcW w:w="3825" w:type="dxa"/>
            <w:tcMar>
              <w:top w:w="0" w:type="dxa"/>
              <w:bottom w:w="0" w:type="dxa"/>
            </w:tcMar>
          </w:tcPr>
          <w:p w14:paraId="408DE079" w14:textId="77777777" w:rsidR="00DE135B" w:rsidRDefault="00AC4270">
            <w:pPr>
              <w:spacing w:line="240" w:lineRule="auto"/>
              <w:rPr>
                <w:b/>
                <w:bCs/>
                <w:sz w:val="24"/>
                <w:szCs w:val="24"/>
              </w:rPr>
            </w:pPr>
            <w:r>
              <w:rPr>
                <w:b/>
                <w:bCs/>
                <w:sz w:val="24"/>
                <w:szCs w:val="24"/>
              </w:rPr>
              <w:t>Local Government Unit</w:t>
            </w:r>
          </w:p>
        </w:tc>
        <w:tc>
          <w:tcPr>
            <w:tcW w:w="4545" w:type="dxa"/>
            <w:tcMar>
              <w:top w:w="0" w:type="dxa"/>
              <w:bottom w:w="0" w:type="dxa"/>
            </w:tcMar>
          </w:tcPr>
          <w:p w14:paraId="1DE95774" w14:textId="77777777" w:rsidR="00DE135B" w:rsidRDefault="00AC4270">
            <w:pPr>
              <w:spacing w:line="240" w:lineRule="auto"/>
              <w:jc w:val="both"/>
              <w:rPr>
                <w:sz w:val="24"/>
                <w:szCs w:val="24"/>
              </w:rPr>
            </w:pPr>
            <w:r>
              <w:rPr>
                <w:sz w:val="24"/>
                <w:szCs w:val="24"/>
              </w:rPr>
              <w:t>Municipal or city offices involved in implementing and monitoring community-based programs and providing access to educational or livelihood support.</w:t>
            </w:r>
          </w:p>
        </w:tc>
      </w:tr>
      <w:tr w:rsidR="00DE135B" w14:paraId="6ED688D7" w14:textId="77777777">
        <w:trPr>
          <w:trHeight w:val="540"/>
        </w:trPr>
        <w:tc>
          <w:tcPr>
            <w:tcW w:w="3825" w:type="dxa"/>
            <w:tcMar>
              <w:top w:w="0" w:type="dxa"/>
              <w:bottom w:w="0" w:type="dxa"/>
            </w:tcMar>
          </w:tcPr>
          <w:p w14:paraId="18133E64" w14:textId="77777777" w:rsidR="00DE135B" w:rsidRDefault="00AC4270">
            <w:pPr>
              <w:spacing w:line="240" w:lineRule="auto"/>
              <w:rPr>
                <w:b/>
                <w:bCs/>
                <w:sz w:val="24"/>
                <w:szCs w:val="24"/>
              </w:rPr>
            </w:pPr>
            <w:r>
              <w:rPr>
                <w:b/>
                <w:bCs/>
                <w:sz w:val="24"/>
                <w:szCs w:val="24"/>
              </w:rPr>
              <w:t>Instructor</w:t>
            </w:r>
          </w:p>
        </w:tc>
        <w:tc>
          <w:tcPr>
            <w:tcW w:w="4545" w:type="dxa"/>
            <w:tcMar>
              <w:top w:w="0" w:type="dxa"/>
              <w:bottom w:w="0" w:type="dxa"/>
            </w:tcMar>
          </w:tcPr>
          <w:p w14:paraId="354D3AD3" w14:textId="77777777" w:rsidR="00DE135B" w:rsidRDefault="00AC4270">
            <w:pPr>
              <w:spacing w:line="240" w:lineRule="auto"/>
              <w:jc w:val="both"/>
              <w:rPr>
                <w:sz w:val="24"/>
                <w:szCs w:val="24"/>
              </w:rPr>
            </w:pPr>
            <w:r>
              <w:rPr>
                <w:sz w:val="24"/>
                <w:szCs w:val="24"/>
              </w:rPr>
              <w:t>A person who teaches lessons, gives orientations, and guides Beneficiaries.</w:t>
            </w:r>
          </w:p>
        </w:tc>
      </w:tr>
      <w:tr w:rsidR="00DE135B" w14:paraId="61DB7B99" w14:textId="77777777">
        <w:trPr>
          <w:trHeight w:val="1140"/>
        </w:trPr>
        <w:tc>
          <w:tcPr>
            <w:tcW w:w="3825" w:type="dxa"/>
            <w:tcMar>
              <w:top w:w="0" w:type="dxa"/>
              <w:bottom w:w="0" w:type="dxa"/>
            </w:tcMar>
          </w:tcPr>
          <w:p w14:paraId="374C984B" w14:textId="77777777" w:rsidR="00DE135B" w:rsidRDefault="00AC4270">
            <w:pPr>
              <w:spacing w:line="240" w:lineRule="auto"/>
              <w:rPr>
                <w:b/>
                <w:bCs/>
                <w:sz w:val="24"/>
                <w:szCs w:val="24"/>
              </w:rPr>
            </w:pPr>
            <w:r>
              <w:rPr>
                <w:b/>
                <w:bCs/>
                <w:sz w:val="24"/>
                <w:szCs w:val="24"/>
              </w:rPr>
              <w:t>Beneficiary Performance Evaluation</w:t>
            </w:r>
          </w:p>
        </w:tc>
        <w:tc>
          <w:tcPr>
            <w:tcW w:w="4545" w:type="dxa"/>
            <w:tcMar>
              <w:top w:w="0" w:type="dxa"/>
              <w:bottom w:w="0" w:type="dxa"/>
            </w:tcMar>
          </w:tcPr>
          <w:p w14:paraId="107B3636" w14:textId="77777777" w:rsidR="00DE135B" w:rsidRDefault="00AC4270">
            <w:pPr>
              <w:spacing w:line="240" w:lineRule="auto"/>
              <w:jc w:val="both"/>
              <w:rPr>
                <w:sz w:val="24"/>
                <w:szCs w:val="24"/>
              </w:rPr>
            </w:pPr>
            <w:r>
              <w:rPr>
                <w:sz w:val="24"/>
                <w:szCs w:val="24"/>
              </w:rPr>
              <w:t>An assessment process to measure Beneficiaries’ understanding, engagement, and participation in program activities using both online and scanned evaluation tools.</w:t>
            </w:r>
          </w:p>
        </w:tc>
      </w:tr>
      <w:tr w:rsidR="00DE135B" w14:paraId="16FA6B28" w14:textId="77777777">
        <w:trPr>
          <w:trHeight w:val="810"/>
        </w:trPr>
        <w:tc>
          <w:tcPr>
            <w:tcW w:w="3825" w:type="dxa"/>
            <w:tcMar>
              <w:top w:w="0" w:type="dxa"/>
              <w:bottom w:w="0" w:type="dxa"/>
            </w:tcMar>
          </w:tcPr>
          <w:p w14:paraId="3C218F73" w14:textId="77777777" w:rsidR="00DE135B" w:rsidRDefault="00AC4270">
            <w:pPr>
              <w:spacing w:line="240" w:lineRule="auto"/>
              <w:rPr>
                <w:b/>
                <w:bCs/>
                <w:sz w:val="24"/>
                <w:szCs w:val="24"/>
              </w:rPr>
            </w:pPr>
            <w:r>
              <w:rPr>
                <w:b/>
                <w:bCs/>
                <w:sz w:val="24"/>
                <w:szCs w:val="24"/>
              </w:rPr>
              <w:t>Public Employment Service Office (PESO)</w:t>
            </w:r>
          </w:p>
        </w:tc>
        <w:tc>
          <w:tcPr>
            <w:tcW w:w="4545" w:type="dxa"/>
            <w:tcMar>
              <w:top w:w="0" w:type="dxa"/>
              <w:bottom w:w="0" w:type="dxa"/>
            </w:tcMar>
          </w:tcPr>
          <w:p w14:paraId="6E88F3B5" w14:textId="77777777" w:rsidR="00DE135B" w:rsidRDefault="00AC4270">
            <w:pPr>
              <w:spacing w:line="240" w:lineRule="auto"/>
              <w:jc w:val="both"/>
              <w:rPr>
                <w:sz w:val="24"/>
                <w:szCs w:val="24"/>
              </w:rPr>
            </w:pPr>
            <w:r>
              <w:rPr>
                <w:sz w:val="24"/>
                <w:szCs w:val="24"/>
              </w:rPr>
              <w:t>A government office that provides employment and livelihood-related services; included as one of the target Beneficiary groups in the system.</w:t>
            </w:r>
          </w:p>
        </w:tc>
      </w:tr>
      <w:tr w:rsidR="00DE135B" w14:paraId="68679BA1" w14:textId="77777777">
        <w:trPr>
          <w:trHeight w:val="435"/>
        </w:trPr>
        <w:tc>
          <w:tcPr>
            <w:tcW w:w="3825" w:type="dxa"/>
            <w:tcMar>
              <w:top w:w="0" w:type="dxa"/>
              <w:bottom w:w="0" w:type="dxa"/>
            </w:tcMar>
          </w:tcPr>
          <w:p w14:paraId="1FED8F83" w14:textId="77777777" w:rsidR="00DE135B" w:rsidRDefault="00AC4270">
            <w:pPr>
              <w:spacing w:line="240" w:lineRule="auto"/>
              <w:rPr>
                <w:b/>
                <w:bCs/>
                <w:sz w:val="24"/>
                <w:szCs w:val="24"/>
              </w:rPr>
            </w:pPr>
            <w:r>
              <w:rPr>
                <w:b/>
                <w:bCs/>
                <w:sz w:val="24"/>
                <w:szCs w:val="24"/>
              </w:rPr>
              <w:t>Notification System</w:t>
            </w:r>
          </w:p>
        </w:tc>
        <w:tc>
          <w:tcPr>
            <w:tcW w:w="4545" w:type="dxa"/>
            <w:tcMar>
              <w:top w:w="0" w:type="dxa"/>
              <w:bottom w:w="0" w:type="dxa"/>
            </w:tcMar>
          </w:tcPr>
          <w:p w14:paraId="77A74DFB" w14:textId="77777777" w:rsidR="00DE135B" w:rsidRDefault="00AC4270">
            <w:pPr>
              <w:spacing w:line="240" w:lineRule="auto"/>
              <w:jc w:val="both"/>
              <w:rPr>
                <w:sz w:val="24"/>
                <w:szCs w:val="24"/>
              </w:rPr>
            </w:pPr>
            <w:r>
              <w:rPr>
                <w:sz w:val="24"/>
                <w:szCs w:val="24"/>
              </w:rPr>
              <w:t>A feature of the platform that sends alerts to users regarding new learning materials, schedule updates, upcoming sessions, and other program-related information.</w:t>
            </w:r>
          </w:p>
        </w:tc>
      </w:tr>
      <w:tr w:rsidR="00DE135B" w14:paraId="3A6DDB9E" w14:textId="77777777">
        <w:trPr>
          <w:trHeight w:val="1796"/>
        </w:trPr>
        <w:tc>
          <w:tcPr>
            <w:tcW w:w="3825" w:type="dxa"/>
            <w:tcMar>
              <w:top w:w="0" w:type="dxa"/>
              <w:bottom w:w="0" w:type="dxa"/>
            </w:tcMar>
          </w:tcPr>
          <w:p w14:paraId="69CA5CA8" w14:textId="77777777" w:rsidR="00DE135B" w:rsidRDefault="00AC4270">
            <w:pPr>
              <w:spacing w:line="240" w:lineRule="auto"/>
              <w:rPr>
                <w:b/>
                <w:bCs/>
                <w:sz w:val="24"/>
                <w:szCs w:val="24"/>
              </w:rPr>
            </w:pPr>
            <w:r>
              <w:rPr>
                <w:b/>
                <w:bCs/>
                <w:sz w:val="24"/>
                <w:szCs w:val="24"/>
              </w:rPr>
              <w:t>SDGs (Sustainable Development Goals)</w:t>
            </w:r>
          </w:p>
        </w:tc>
        <w:tc>
          <w:tcPr>
            <w:tcW w:w="4545" w:type="dxa"/>
            <w:tcMar>
              <w:top w:w="0" w:type="dxa"/>
              <w:bottom w:w="0" w:type="dxa"/>
            </w:tcMar>
          </w:tcPr>
          <w:p w14:paraId="13518BD3" w14:textId="77777777" w:rsidR="00DE135B" w:rsidRDefault="00AC4270">
            <w:pPr>
              <w:spacing w:line="240" w:lineRule="auto"/>
              <w:jc w:val="both"/>
              <w:rPr>
                <w:sz w:val="24"/>
                <w:szCs w:val="24"/>
              </w:rPr>
            </w:pPr>
            <w:r>
              <w:rPr>
                <w:sz w:val="24"/>
                <w:szCs w:val="24"/>
              </w:rPr>
              <w:t>Global development goals set by the United Nations. The project aligns with SDG 4 (Quality Education), SDG 8 (Decent Work and Economic Growth), SDG 9 (Industry, Innovation, and Infrastructure), and SDG 10 (Reduced Inequalities).</w:t>
            </w:r>
          </w:p>
        </w:tc>
      </w:tr>
    </w:tbl>
    <w:p w14:paraId="238F1E8E" w14:textId="77777777" w:rsidR="00DE135B" w:rsidRDefault="00DE135B">
      <w:pPr>
        <w:spacing w:after="200" w:line="480" w:lineRule="auto"/>
        <w:rPr>
          <w:b/>
          <w:bCs/>
          <w:sz w:val="24"/>
          <w:szCs w:val="24"/>
        </w:rPr>
        <w:sectPr w:rsidR="00DE135B">
          <w:headerReference w:type="default" r:id="rId34"/>
          <w:footerReference w:type="default" r:id="rId35"/>
          <w:type w:val="continuous"/>
          <w:pgSz w:w="11906" w:h="16838"/>
          <w:pgMar w:top="1440" w:right="1440" w:bottom="1440" w:left="2160" w:header="720" w:footer="720" w:gutter="0"/>
          <w:pgNumType w:start="1"/>
          <w:cols w:space="720"/>
          <w:titlePg/>
        </w:sectPr>
      </w:pPr>
    </w:p>
    <w:p w14:paraId="4494057A" w14:textId="77777777" w:rsidR="00DE135B" w:rsidRDefault="00AC4270">
      <w:pPr>
        <w:spacing w:before="200" w:after="200" w:line="480" w:lineRule="auto"/>
        <w:jc w:val="center"/>
        <w:rPr>
          <w:b/>
          <w:bCs/>
          <w:sz w:val="24"/>
          <w:szCs w:val="24"/>
        </w:rPr>
      </w:pPr>
      <w:r>
        <w:rPr>
          <w:b/>
          <w:bCs/>
          <w:sz w:val="24"/>
          <w:szCs w:val="24"/>
        </w:rPr>
        <w:lastRenderedPageBreak/>
        <w:t>CHAPTER 1</w:t>
      </w:r>
      <w:r>
        <w:rPr>
          <w:b/>
          <w:bCs/>
          <w:sz w:val="24"/>
          <w:szCs w:val="24"/>
        </w:rPr>
        <w:br/>
        <w:t>INTRODUCTION</w:t>
      </w:r>
    </w:p>
    <w:p w14:paraId="7DA2F5A1" w14:textId="77777777" w:rsidR="00DE135B" w:rsidRDefault="00AC4270">
      <w:pPr>
        <w:spacing w:after="200" w:line="480" w:lineRule="auto"/>
        <w:jc w:val="both"/>
        <w:rPr>
          <w:b/>
          <w:bCs/>
          <w:sz w:val="24"/>
          <w:szCs w:val="24"/>
        </w:rPr>
      </w:pPr>
      <w:r>
        <w:rPr>
          <w:b/>
          <w:bCs/>
          <w:sz w:val="24"/>
          <w:szCs w:val="24"/>
        </w:rPr>
        <w:t>Project Context</w:t>
      </w:r>
    </w:p>
    <w:p w14:paraId="6FB6194C" w14:textId="77777777" w:rsidR="00DE135B" w:rsidRDefault="00AC4270">
      <w:pPr>
        <w:spacing w:after="200" w:line="480" w:lineRule="auto"/>
        <w:jc w:val="both"/>
        <w:rPr>
          <w:sz w:val="24"/>
          <w:szCs w:val="24"/>
          <w:highlight w:val="white"/>
        </w:rPr>
      </w:pPr>
      <w:r>
        <w:rPr>
          <w:b/>
          <w:bCs/>
          <w:sz w:val="24"/>
          <w:szCs w:val="24"/>
        </w:rPr>
        <w:tab/>
      </w:r>
      <w:r>
        <w:rPr>
          <w:sz w:val="24"/>
          <w:szCs w:val="24"/>
          <w:highlight w:val="white"/>
        </w:rPr>
        <w:t xml:space="preserve">The </w:t>
      </w:r>
      <w:proofErr w:type="spellStart"/>
      <w:r>
        <w:rPr>
          <w:sz w:val="24"/>
          <w:szCs w:val="24"/>
          <w:highlight w:val="white"/>
        </w:rPr>
        <w:t>Pantawid</w:t>
      </w:r>
      <w:proofErr w:type="spellEnd"/>
      <w:r>
        <w:rPr>
          <w:sz w:val="24"/>
          <w:szCs w:val="24"/>
          <w:highlight w:val="white"/>
        </w:rPr>
        <w:t xml:space="preserve"> </w:t>
      </w:r>
      <w:proofErr w:type="spellStart"/>
      <w:r>
        <w:rPr>
          <w:sz w:val="24"/>
          <w:szCs w:val="24"/>
          <w:highlight w:val="white"/>
        </w:rPr>
        <w:t>Pamilyang</w:t>
      </w:r>
      <w:proofErr w:type="spellEnd"/>
      <w:r>
        <w:rPr>
          <w:sz w:val="24"/>
          <w:szCs w:val="24"/>
          <w:highlight w:val="white"/>
        </w:rPr>
        <w:t xml:space="preserve"> Pilipino Program, also known as 4Ps, is an antipoverty program that serves as a social development and social welfare intervention. As a social welfare program, it is a conditional cash transfer (CCT) program that offers cash grants to extremely poor, targeted families. It empowers recipients through the economic support they are given while being molded into good citizens. In the process, the individuals who strictly comply with the rules continue to benefit. Conversely, it also generates another category that is either excluded or faces some anomalies. The program targets the human development of Beneficiaries (Seki, 2015). As of February 2024, approximately 4.4 million households were Beneficiaries of the program (Department of Social Welfare and Development, 2020).</w:t>
      </w:r>
    </w:p>
    <w:p w14:paraId="37F56388" w14:textId="77777777" w:rsidR="00DE135B" w:rsidRDefault="00AC4270">
      <w:pPr>
        <w:spacing w:after="200" w:line="480" w:lineRule="auto"/>
        <w:jc w:val="both"/>
        <w:rPr>
          <w:sz w:val="24"/>
          <w:szCs w:val="24"/>
          <w:highlight w:val="white"/>
        </w:rPr>
        <w:sectPr w:rsidR="00DE135B">
          <w:headerReference w:type="default" r:id="rId36"/>
          <w:footerReference w:type="default" r:id="rId37"/>
          <w:headerReference w:type="first" r:id="rId38"/>
          <w:pgSz w:w="11906" w:h="16838"/>
          <w:pgMar w:top="1440" w:right="1440" w:bottom="1440" w:left="2160" w:header="720" w:footer="720" w:gutter="0"/>
          <w:pgNumType w:start="2"/>
          <w:cols w:space="720"/>
        </w:sectPr>
      </w:pPr>
      <w:r>
        <w:rPr>
          <w:sz w:val="24"/>
          <w:szCs w:val="24"/>
          <w:highlight w:val="white"/>
        </w:rPr>
        <w:t xml:space="preserve">            Despite various efforts, several groups, including 4Ps Beneficiaries, single parents, seniors, LGU-supported individuals, and individuals assisted by PESO, continue to have difficulty obtaining the necessary educational assistance. This includes dependable instructional guidance, organized orientation programs, and high-quality learning materials. The existing information-dissemination strategies, which rely on antiquated infrastructure and conventional teaching methods by organizations and community facilitators, are ineffective. Inconsistent learning procedures, restricted access to current resources, and inadequate tracking of Beneficiary engagement are </w:t>
      </w:r>
    </w:p>
    <w:p w14:paraId="5BF83A09" w14:textId="77777777" w:rsidR="00DE135B" w:rsidRDefault="00AC4270">
      <w:pPr>
        <w:spacing w:after="200" w:line="480" w:lineRule="auto"/>
        <w:jc w:val="both"/>
        <w:rPr>
          <w:sz w:val="24"/>
          <w:szCs w:val="24"/>
          <w:highlight w:val="white"/>
        </w:rPr>
      </w:pPr>
      <w:r>
        <w:rPr>
          <w:sz w:val="24"/>
          <w:szCs w:val="24"/>
          <w:highlight w:val="white"/>
        </w:rPr>
        <w:lastRenderedPageBreak/>
        <w:t>all consequences of the lack of a single digital platform. Additionally, ongoing paper-based evaluations result in data processing delays, increase the likelihood of errors, and make it difficult to properly store and analyze feedback.</w:t>
      </w:r>
    </w:p>
    <w:p w14:paraId="5CD75F1B" w14:textId="1656F1B0" w:rsidR="00DE135B" w:rsidRDefault="00AC4270" w:rsidP="002F658F">
      <w:pPr>
        <w:spacing w:after="200" w:line="480" w:lineRule="auto"/>
        <w:ind w:firstLine="720"/>
        <w:jc w:val="both"/>
        <w:rPr>
          <w:sz w:val="24"/>
          <w:szCs w:val="24"/>
          <w:highlight w:val="white"/>
        </w:rPr>
      </w:pPr>
      <w:r>
        <w:rPr>
          <w:sz w:val="24"/>
          <w:szCs w:val="24"/>
          <w:highlight w:val="white"/>
        </w:rPr>
        <w:t xml:space="preserve">The </w:t>
      </w:r>
      <w:proofErr w:type="spellStart"/>
      <w:r>
        <w:rPr>
          <w:sz w:val="24"/>
          <w:szCs w:val="24"/>
          <w:highlight w:val="white"/>
        </w:rPr>
        <w:t>EduLink</w:t>
      </w:r>
      <w:proofErr w:type="spellEnd"/>
      <w:r>
        <w:rPr>
          <w:sz w:val="24"/>
          <w:szCs w:val="24"/>
          <w:highlight w:val="white"/>
        </w:rPr>
        <w:t xml:space="preserve"> Extension Program Assessment System is proposed to solve these problems through features such as digital forms, online feedback, and centralized analytics. Additionally, the system </w:t>
      </w:r>
      <w:r w:rsidR="002F658F">
        <w:rPr>
          <w:sz w:val="24"/>
          <w:szCs w:val="24"/>
          <w:highlight w:val="white"/>
        </w:rPr>
        <w:t>would</w:t>
      </w:r>
      <w:r>
        <w:rPr>
          <w:sz w:val="24"/>
          <w:szCs w:val="24"/>
          <w:highlight w:val="white"/>
        </w:rPr>
        <w:t xml:space="preserve"> serve as an LMS, allowing Instructors to upload learning materials, </w:t>
      </w:r>
      <w:r w:rsidR="007444A9">
        <w:rPr>
          <w:sz w:val="24"/>
          <w:szCs w:val="24"/>
          <w:highlight w:val="white"/>
        </w:rPr>
        <w:t>organize</w:t>
      </w:r>
      <w:r>
        <w:rPr>
          <w:sz w:val="24"/>
          <w:szCs w:val="24"/>
          <w:highlight w:val="white"/>
        </w:rPr>
        <w:t xml:space="preserve"> sessions, and track Beneficiaries' progress. This initiative helps improve the educational accessibility of 4Ps Beneficiaries, solo parents, seniors, LGU, and PESO participants.</w:t>
      </w:r>
    </w:p>
    <w:p w14:paraId="4D6887F8" w14:textId="29DA84BB" w:rsidR="00DE135B" w:rsidRDefault="00AC4270" w:rsidP="002F658F">
      <w:pPr>
        <w:spacing w:after="200" w:line="480" w:lineRule="auto"/>
        <w:ind w:firstLine="720"/>
        <w:jc w:val="both"/>
        <w:rPr>
          <w:sz w:val="24"/>
          <w:szCs w:val="24"/>
          <w:highlight w:val="white"/>
        </w:rPr>
      </w:pPr>
      <w:r>
        <w:rPr>
          <w:sz w:val="24"/>
          <w:szCs w:val="24"/>
          <w:highlight w:val="white"/>
        </w:rPr>
        <w:t xml:space="preserve">Instead of using paper evaluation forms, which are more complex to store and slower to progress, the system allows Instructors to conduct digital evaluations. Beneficiaries can complete these assessments in the system after each face-to-face session. It ensures Instructors remain in their learning sessions face-to-face, and all review, feedback, and resource management become </w:t>
      </w:r>
      <w:r w:rsidR="007444A9">
        <w:rPr>
          <w:sz w:val="24"/>
          <w:szCs w:val="24"/>
          <w:highlight w:val="white"/>
        </w:rPr>
        <w:t>organized</w:t>
      </w:r>
      <w:r>
        <w:rPr>
          <w:sz w:val="24"/>
          <w:szCs w:val="24"/>
          <w:highlight w:val="white"/>
        </w:rPr>
        <w:t>, timely, and accessible.</w:t>
      </w:r>
    </w:p>
    <w:p w14:paraId="3E3503EB" w14:textId="77777777" w:rsidR="00DE135B" w:rsidRDefault="00AC4270">
      <w:pPr>
        <w:spacing w:after="200" w:line="480" w:lineRule="auto"/>
        <w:jc w:val="both"/>
        <w:rPr>
          <w:b/>
          <w:bCs/>
          <w:sz w:val="24"/>
          <w:szCs w:val="24"/>
          <w:highlight w:val="white"/>
        </w:rPr>
      </w:pPr>
      <w:r>
        <w:rPr>
          <w:b/>
          <w:bCs/>
          <w:sz w:val="24"/>
          <w:szCs w:val="24"/>
          <w:highlight w:val="white"/>
        </w:rPr>
        <w:t>Project Objectives</w:t>
      </w:r>
    </w:p>
    <w:p w14:paraId="12E42B83" w14:textId="77777777" w:rsidR="00DE135B" w:rsidRDefault="00AC4270">
      <w:pPr>
        <w:spacing w:after="200" w:line="480" w:lineRule="auto"/>
        <w:jc w:val="both"/>
        <w:rPr>
          <w:sz w:val="24"/>
          <w:szCs w:val="24"/>
        </w:rPr>
      </w:pPr>
      <w:r>
        <w:rPr>
          <w:sz w:val="24"/>
          <w:szCs w:val="24"/>
          <w:highlight w:val="white"/>
        </w:rPr>
        <w:tab/>
      </w:r>
      <w:r>
        <w:rPr>
          <w:sz w:val="24"/>
          <w:szCs w:val="24"/>
        </w:rPr>
        <w:t xml:space="preserve">The primary goal of this research is to develop an education monitoring and feedback system that enhances the delivery and evaluation of extension programs for local Beneficiaries. Specifically, the project aims to: </w:t>
      </w:r>
    </w:p>
    <w:p w14:paraId="5665EB99" w14:textId="77777777" w:rsidR="00DE135B" w:rsidRDefault="00AC4270">
      <w:pPr>
        <w:spacing w:after="200" w:line="480" w:lineRule="auto"/>
        <w:jc w:val="both"/>
        <w:rPr>
          <w:sz w:val="24"/>
          <w:szCs w:val="24"/>
        </w:rPr>
      </w:pPr>
      <w:r>
        <w:rPr>
          <w:sz w:val="24"/>
          <w:szCs w:val="24"/>
        </w:rPr>
        <w:t>1. Create an extensive Learning Management System (LMS) to store course content, announcements, and offer a centralized repository for all course information.</w:t>
      </w:r>
    </w:p>
    <w:p w14:paraId="1F0C3077" w14:textId="77777777" w:rsidR="00DE135B" w:rsidRDefault="00AC4270">
      <w:pPr>
        <w:spacing w:after="200" w:line="480" w:lineRule="auto"/>
        <w:jc w:val="both"/>
        <w:rPr>
          <w:sz w:val="24"/>
          <w:szCs w:val="24"/>
        </w:rPr>
      </w:pPr>
      <w:r>
        <w:rPr>
          <w:sz w:val="24"/>
          <w:szCs w:val="24"/>
        </w:rPr>
        <w:lastRenderedPageBreak/>
        <w:t>2. Create an easy-to-use interface that is accessible on different devices (web and mobile), making it accessible regardless of technology that they have.</w:t>
      </w:r>
    </w:p>
    <w:p w14:paraId="31ABFD94" w14:textId="77777777" w:rsidR="00DE135B" w:rsidRDefault="00AC4270">
      <w:pPr>
        <w:spacing w:after="200" w:line="480" w:lineRule="auto"/>
        <w:jc w:val="both"/>
        <w:rPr>
          <w:sz w:val="24"/>
          <w:szCs w:val="24"/>
        </w:rPr>
      </w:pPr>
      <w:r>
        <w:rPr>
          <w:sz w:val="24"/>
          <w:szCs w:val="24"/>
        </w:rPr>
        <w:t>3. Integrate a built-in evaluation and feedback module that allows Instructors to conduct assessments for Beneficiaries directly within the system after every face-to-face session while enabling Instructors and Administrators to view and analyze the results for monitoring and performance evaluation</w:t>
      </w:r>
    </w:p>
    <w:p w14:paraId="2E2BE105" w14:textId="77777777" w:rsidR="00DE135B" w:rsidRDefault="00AC4270">
      <w:pPr>
        <w:widowControl w:val="0"/>
        <w:spacing w:before="52" w:after="200" w:line="480" w:lineRule="auto"/>
        <w:jc w:val="both"/>
        <w:rPr>
          <w:b/>
          <w:bCs/>
          <w:sz w:val="24"/>
          <w:szCs w:val="24"/>
          <w:shd w:val="clear" w:color="auto" w:fill="FBFFFF"/>
        </w:rPr>
      </w:pPr>
      <w:r>
        <w:rPr>
          <w:b/>
          <w:bCs/>
          <w:sz w:val="24"/>
          <w:szCs w:val="24"/>
          <w:shd w:val="clear" w:color="auto" w:fill="FBFFFF"/>
        </w:rPr>
        <w:t>Project Purpose</w:t>
      </w:r>
    </w:p>
    <w:p w14:paraId="646456E1" w14:textId="213E98A0" w:rsidR="00DE135B" w:rsidRDefault="00AC4270">
      <w:pPr>
        <w:widowControl w:val="0"/>
        <w:spacing w:before="52" w:after="200" w:line="480" w:lineRule="auto"/>
        <w:jc w:val="both"/>
        <w:rPr>
          <w:sz w:val="24"/>
          <w:szCs w:val="24"/>
        </w:rPr>
      </w:pPr>
      <w:r>
        <w:rPr>
          <w:sz w:val="24"/>
          <w:szCs w:val="24"/>
        </w:rPr>
        <w:tab/>
        <w:t xml:space="preserve">The purpose of the project is to develop an Intelligent System for Feedback Analytics and Beneficiary Performance Evaluation as an integrated online portal for Beneficiaries (4Ps, solo parent, senior, PESO, LGU Beneficiaries). The system </w:t>
      </w:r>
      <w:r w:rsidR="002C3D82">
        <w:rPr>
          <w:sz w:val="24"/>
          <w:szCs w:val="24"/>
        </w:rPr>
        <w:t>would</w:t>
      </w:r>
      <w:r>
        <w:rPr>
          <w:sz w:val="24"/>
          <w:szCs w:val="24"/>
        </w:rPr>
        <w:t xml:space="preserve"> enhance Beneficiaries' access and serve as a systematic channel for program orientations and announcements.  With enhanced digital literacy, educational outreach, and inclusive learning, the project shall help achieve the SDGs 4, 8, 9, and 10.</w:t>
      </w:r>
    </w:p>
    <w:p w14:paraId="7865DC50" w14:textId="2F3A1C04" w:rsidR="00DE135B" w:rsidRDefault="00AC4270" w:rsidP="007723BB">
      <w:pPr>
        <w:widowControl w:val="0"/>
        <w:spacing w:before="52" w:after="200" w:line="480" w:lineRule="auto"/>
        <w:ind w:firstLine="720"/>
        <w:jc w:val="both"/>
        <w:rPr>
          <w:sz w:val="24"/>
          <w:szCs w:val="24"/>
        </w:rPr>
      </w:pPr>
      <w:r w:rsidRPr="00153DD3">
        <w:rPr>
          <w:b/>
          <w:bCs/>
          <w:sz w:val="24"/>
          <w:szCs w:val="24"/>
        </w:rPr>
        <w:t>Quality Education (SDG 4)</w:t>
      </w:r>
      <w:r w:rsidR="00BF00D5">
        <w:rPr>
          <w:b/>
          <w:bCs/>
          <w:sz w:val="24"/>
          <w:szCs w:val="24"/>
        </w:rPr>
        <w:t>.</w:t>
      </w:r>
      <w:r>
        <w:rPr>
          <w:sz w:val="24"/>
          <w:szCs w:val="24"/>
        </w:rPr>
        <w:t xml:space="preserve"> The Instructors and program facilitators </w:t>
      </w:r>
      <w:r w:rsidR="002C3D82">
        <w:rPr>
          <w:sz w:val="24"/>
          <w:szCs w:val="24"/>
        </w:rPr>
        <w:t>would</w:t>
      </w:r>
      <w:r>
        <w:rPr>
          <w:sz w:val="24"/>
          <w:szCs w:val="24"/>
        </w:rPr>
        <w:t xml:space="preserve"> provide orientation and upload learning materials for all Beneficiaries, including 4Ps Beneficiaries, solo parents, seniors, PESO participants, and individuals supported by the LGU. By providing access to educational content, discussions, and evaluation tools, the system </w:t>
      </w:r>
      <w:r w:rsidR="002C3D82">
        <w:rPr>
          <w:sz w:val="24"/>
          <w:szCs w:val="24"/>
        </w:rPr>
        <w:t>would</w:t>
      </w:r>
      <w:r>
        <w:rPr>
          <w:sz w:val="24"/>
          <w:szCs w:val="24"/>
        </w:rPr>
        <w:t xml:space="preserve"> continue to help people learn and gather user feedback.</w:t>
      </w:r>
    </w:p>
    <w:p w14:paraId="76C1DC73" w14:textId="20616D74" w:rsidR="00DE135B" w:rsidRDefault="00AC4270" w:rsidP="007723BB">
      <w:pPr>
        <w:widowControl w:val="0"/>
        <w:spacing w:before="52" w:after="200" w:line="480" w:lineRule="auto"/>
        <w:ind w:firstLine="720"/>
        <w:jc w:val="both"/>
        <w:rPr>
          <w:sz w:val="24"/>
          <w:szCs w:val="24"/>
        </w:rPr>
      </w:pPr>
      <w:r w:rsidRPr="00153DD3">
        <w:rPr>
          <w:b/>
          <w:bCs/>
          <w:sz w:val="24"/>
          <w:szCs w:val="24"/>
        </w:rPr>
        <w:t>Decent Work Economic Growth (SDG 8)</w:t>
      </w:r>
      <w:r w:rsidR="00BF00D5">
        <w:rPr>
          <w:b/>
          <w:bCs/>
          <w:sz w:val="24"/>
          <w:szCs w:val="24"/>
        </w:rPr>
        <w:t xml:space="preserve">. </w:t>
      </w:r>
      <w:r>
        <w:rPr>
          <w:sz w:val="24"/>
          <w:szCs w:val="24"/>
        </w:rPr>
        <w:t xml:space="preserve"> is to prepare people for work and economic independence by providing educational programs, livelihood-related materials, and informational resources. Through orientations, content </w:t>
      </w:r>
      <w:r>
        <w:rPr>
          <w:sz w:val="24"/>
          <w:szCs w:val="24"/>
        </w:rPr>
        <w:lastRenderedPageBreak/>
        <w:t xml:space="preserve">uploads, and educational sessions, the </w:t>
      </w:r>
      <w:r w:rsidR="007723BB">
        <w:rPr>
          <w:sz w:val="24"/>
          <w:szCs w:val="24"/>
        </w:rPr>
        <w:t>instructors</w:t>
      </w:r>
      <w:r>
        <w:rPr>
          <w:sz w:val="24"/>
          <w:szCs w:val="24"/>
        </w:rPr>
        <w:t xml:space="preserve"> and facilitators help Beneficiaries to improve their financial understanding and employability.</w:t>
      </w:r>
    </w:p>
    <w:p w14:paraId="06331D7E" w14:textId="1BAE77F9" w:rsidR="00DE135B" w:rsidRDefault="00AC4270" w:rsidP="007723BB">
      <w:pPr>
        <w:widowControl w:val="0"/>
        <w:spacing w:before="52" w:after="200" w:line="480" w:lineRule="auto"/>
        <w:ind w:firstLine="720"/>
        <w:jc w:val="both"/>
        <w:rPr>
          <w:sz w:val="24"/>
          <w:szCs w:val="24"/>
        </w:rPr>
      </w:pPr>
      <w:r w:rsidRPr="00153DD3">
        <w:rPr>
          <w:b/>
          <w:bCs/>
          <w:sz w:val="24"/>
          <w:szCs w:val="24"/>
        </w:rPr>
        <w:t>Industry, Innovation, and Infrastructure (SDG 9)</w:t>
      </w:r>
      <w:r w:rsidR="00BF00D5">
        <w:rPr>
          <w:b/>
          <w:bCs/>
          <w:sz w:val="24"/>
          <w:szCs w:val="24"/>
        </w:rPr>
        <w:t>.</w:t>
      </w:r>
      <w:r>
        <w:rPr>
          <w:sz w:val="24"/>
          <w:szCs w:val="24"/>
        </w:rPr>
        <w:t xml:space="preserve"> The development of this portal </w:t>
      </w:r>
      <w:r w:rsidR="002C3D82">
        <w:rPr>
          <w:sz w:val="24"/>
          <w:szCs w:val="24"/>
        </w:rPr>
        <w:t>would</w:t>
      </w:r>
      <w:r>
        <w:rPr>
          <w:sz w:val="24"/>
          <w:szCs w:val="24"/>
        </w:rPr>
        <w:t xml:space="preserve"> revolutionize the delivery of education and research by adding learning management tools, performance evaluation, and resource sharing. The system </w:t>
      </w:r>
      <w:r w:rsidR="002C3D82">
        <w:rPr>
          <w:sz w:val="24"/>
          <w:szCs w:val="24"/>
        </w:rPr>
        <w:t>would</w:t>
      </w:r>
      <w:r>
        <w:rPr>
          <w:sz w:val="24"/>
          <w:szCs w:val="24"/>
        </w:rPr>
        <w:t xml:space="preserve"> help improve the delivery of educational services and promote innovation in public learning operations.</w:t>
      </w:r>
    </w:p>
    <w:p w14:paraId="71FF2C09" w14:textId="20F1B9B7" w:rsidR="00DE135B" w:rsidRDefault="00AC4270" w:rsidP="007723BB">
      <w:pPr>
        <w:widowControl w:val="0"/>
        <w:spacing w:before="52" w:after="200" w:line="480" w:lineRule="auto"/>
        <w:ind w:firstLine="720"/>
        <w:jc w:val="both"/>
        <w:rPr>
          <w:sz w:val="24"/>
          <w:szCs w:val="24"/>
        </w:rPr>
      </w:pPr>
      <w:r w:rsidRPr="00153DD3">
        <w:rPr>
          <w:b/>
          <w:bCs/>
          <w:sz w:val="24"/>
          <w:szCs w:val="24"/>
        </w:rPr>
        <w:t>Reduced Inequalities (SDG 10)</w:t>
      </w:r>
      <w:r w:rsidR="00BF00D5">
        <w:rPr>
          <w:b/>
          <w:bCs/>
          <w:sz w:val="24"/>
          <w:szCs w:val="24"/>
        </w:rPr>
        <w:t xml:space="preserve">. </w:t>
      </w:r>
      <w:r>
        <w:rPr>
          <w:sz w:val="24"/>
          <w:szCs w:val="24"/>
        </w:rPr>
        <w:t xml:space="preserve"> All the Beneficiaries </w:t>
      </w:r>
      <w:r w:rsidR="002C3D82">
        <w:rPr>
          <w:sz w:val="24"/>
          <w:szCs w:val="24"/>
        </w:rPr>
        <w:t>would</w:t>
      </w:r>
      <w:r>
        <w:rPr>
          <w:sz w:val="24"/>
          <w:szCs w:val="24"/>
        </w:rPr>
        <w:t xml:space="preserve"> have equal access to program updates and learning materials through the Intelligent System for Feedback Analytics and Beneficiary Performance Evaluation. Through the provision of structured orientation and online resources, the platform empowers the disadvantaged and keeps them updated on their registered programs.</w:t>
      </w:r>
    </w:p>
    <w:p w14:paraId="65493720" w14:textId="4C47586D" w:rsidR="00DE135B" w:rsidRDefault="00AC4270" w:rsidP="007723BB">
      <w:pPr>
        <w:widowControl w:val="0"/>
        <w:spacing w:before="52" w:after="200" w:line="480" w:lineRule="auto"/>
        <w:ind w:firstLine="720"/>
        <w:jc w:val="both"/>
        <w:rPr>
          <w:sz w:val="24"/>
          <w:szCs w:val="24"/>
        </w:rPr>
      </w:pPr>
      <w:r w:rsidRPr="00153DD3">
        <w:rPr>
          <w:b/>
          <w:bCs/>
          <w:sz w:val="24"/>
          <w:szCs w:val="24"/>
        </w:rPr>
        <w:t>Enhancing Efficiency</w:t>
      </w:r>
      <w:r w:rsidR="00BF00D5">
        <w:rPr>
          <w:b/>
          <w:bCs/>
          <w:sz w:val="24"/>
          <w:szCs w:val="24"/>
        </w:rPr>
        <w:t>.</w:t>
      </w:r>
      <w:r>
        <w:rPr>
          <w:sz w:val="24"/>
          <w:szCs w:val="24"/>
        </w:rPr>
        <w:t xml:space="preserve"> Instructors </w:t>
      </w:r>
      <w:r w:rsidR="002C3D82">
        <w:rPr>
          <w:sz w:val="24"/>
          <w:szCs w:val="24"/>
        </w:rPr>
        <w:t>would</w:t>
      </w:r>
      <w:r>
        <w:rPr>
          <w:sz w:val="24"/>
          <w:szCs w:val="24"/>
        </w:rPr>
        <w:t xml:space="preserve"> effectively distribute learning materials and updates via the portal, ensuring that parents, senior citizens, and students can access the information they need anytime, anywhere. The educators </w:t>
      </w:r>
      <w:r w:rsidR="002C3D82">
        <w:rPr>
          <w:sz w:val="24"/>
          <w:szCs w:val="24"/>
        </w:rPr>
        <w:t>would</w:t>
      </w:r>
      <w:r>
        <w:rPr>
          <w:sz w:val="24"/>
          <w:szCs w:val="24"/>
        </w:rPr>
        <w:t xml:space="preserve"> use this system to </w:t>
      </w:r>
      <w:proofErr w:type="gramStart"/>
      <w:r>
        <w:rPr>
          <w:sz w:val="24"/>
          <w:szCs w:val="24"/>
        </w:rPr>
        <w:t>provide assistance</w:t>
      </w:r>
      <w:proofErr w:type="gramEnd"/>
      <w:r>
        <w:rPr>
          <w:sz w:val="24"/>
          <w:szCs w:val="24"/>
        </w:rPr>
        <w:t xml:space="preserve">, lectures, program updates, and learning materials to make their Beneficiaries well-informed about the programs. Additionally, the platform </w:t>
      </w:r>
      <w:r w:rsidR="002C3D82">
        <w:rPr>
          <w:sz w:val="24"/>
          <w:szCs w:val="24"/>
        </w:rPr>
        <w:t>would</w:t>
      </w:r>
      <w:r>
        <w:rPr>
          <w:sz w:val="24"/>
          <w:szCs w:val="24"/>
        </w:rPr>
        <w:t xml:space="preserve"> notify Beneficiaries about upcoming sessions, updates, and new learning materials to watch or read. </w:t>
      </w:r>
    </w:p>
    <w:p w14:paraId="44D4A928" w14:textId="05179E0C" w:rsidR="00DE135B" w:rsidRDefault="00AC4270" w:rsidP="007723BB">
      <w:pPr>
        <w:widowControl w:val="0"/>
        <w:spacing w:before="52" w:after="200" w:line="480" w:lineRule="auto"/>
        <w:ind w:firstLine="720"/>
        <w:jc w:val="both"/>
        <w:rPr>
          <w:sz w:val="24"/>
          <w:szCs w:val="24"/>
        </w:rPr>
      </w:pPr>
      <w:r w:rsidRPr="00153DD3">
        <w:rPr>
          <w:b/>
          <w:bCs/>
          <w:sz w:val="24"/>
          <w:szCs w:val="24"/>
        </w:rPr>
        <w:t>Beneficiaries</w:t>
      </w:r>
      <w:r w:rsidR="00BF00D5">
        <w:rPr>
          <w:b/>
          <w:bCs/>
          <w:sz w:val="24"/>
          <w:szCs w:val="24"/>
        </w:rPr>
        <w:t>.</w:t>
      </w:r>
      <w:r>
        <w:rPr>
          <w:sz w:val="24"/>
          <w:szCs w:val="24"/>
        </w:rPr>
        <w:t xml:space="preserve"> The goal of this project is to enhance Beneficiaries' understanding by providing them with access to learning materials and program information, through evaluation, uploaded materials, face-to-face sessions, and an integrated evaluation form designed to measure whether they understood </w:t>
      </w:r>
      <w:r>
        <w:rPr>
          <w:sz w:val="24"/>
          <w:szCs w:val="24"/>
        </w:rPr>
        <w:lastRenderedPageBreak/>
        <w:t xml:space="preserve">the lesson and whether the </w:t>
      </w:r>
      <w:r w:rsidR="007723BB">
        <w:rPr>
          <w:sz w:val="24"/>
          <w:szCs w:val="24"/>
        </w:rPr>
        <w:t>instructors</w:t>
      </w:r>
      <w:r>
        <w:rPr>
          <w:sz w:val="24"/>
          <w:szCs w:val="24"/>
        </w:rPr>
        <w:t xml:space="preserve"> performed efficiently. These evaluations </w:t>
      </w:r>
      <w:r w:rsidR="002C3D82">
        <w:rPr>
          <w:sz w:val="24"/>
          <w:szCs w:val="24"/>
        </w:rPr>
        <w:t>would</w:t>
      </w:r>
      <w:r>
        <w:rPr>
          <w:sz w:val="24"/>
          <w:szCs w:val="24"/>
        </w:rPr>
        <w:t xml:space="preserve"> help Instructors improve future sessions, ensuring that Beneficiaries continue to receive high-quality teaching and support.</w:t>
      </w:r>
    </w:p>
    <w:p w14:paraId="2D6A37E7" w14:textId="6964BE6D" w:rsidR="00DE135B" w:rsidRDefault="00AC4270" w:rsidP="007723BB">
      <w:pPr>
        <w:widowControl w:val="0"/>
        <w:spacing w:before="52" w:after="200" w:line="480" w:lineRule="auto"/>
        <w:ind w:firstLine="720"/>
        <w:jc w:val="both"/>
        <w:rPr>
          <w:sz w:val="24"/>
          <w:szCs w:val="24"/>
        </w:rPr>
      </w:pPr>
      <w:r w:rsidRPr="00153DD3">
        <w:rPr>
          <w:b/>
          <w:bCs/>
          <w:sz w:val="24"/>
          <w:szCs w:val="24"/>
        </w:rPr>
        <w:t>Instructors</w:t>
      </w:r>
      <w:r w:rsidR="00BF00D5">
        <w:rPr>
          <w:b/>
          <w:bCs/>
          <w:sz w:val="24"/>
          <w:szCs w:val="24"/>
        </w:rPr>
        <w:t>.</w:t>
      </w:r>
      <w:r>
        <w:rPr>
          <w:sz w:val="24"/>
          <w:szCs w:val="24"/>
        </w:rPr>
        <w:t xml:space="preserve"> The </w:t>
      </w:r>
      <w:r w:rsidR="007723BB">
        <w:rPr>
          <w:sz w:val="24"/>
          <w:szCs w:val="24"/>
        </w:rPr>
        <w:t>instructor</w:t>
      </w:r>
      <w:r>
        <w:rPr>
          <w:sz w:val="24"/>
          <w:szCs w:val="24"/>
        </w:rPr>
        <w:t xml:space="preserve"> </w:t>
      </w:r>
      <w:r w:rsidR="002C3D82">
        <w:rPr>
          <w:sz w:val="24"/>
          <w:szCs w:val="24"/>
        </w:rPr>
        <w:t>would</w:t>
      </w:r>
      <w:r>
        <w:rPr>
          <w:sz w:val="24"/>
          <w:szCs w:val="24"/>
        </w:rPr>
        <w:t xml:space="preserve"> have the key role as facilitators of the system, holding orientation, discussions, and updates to Beneficiaries. The proposed system to improve tracking student progress and adjust instructional strategies as needed effectively is expected to streamline the evaluation process by digitizing paper-based forms and integrating online feedback mechanisms. This </w:t>
      </w:r>
      <w:r w:rsidR="002C3D82">
        <w:rPr>
          <w:sz w:val="24"/>
          <w:szCs w:val="24"/>
        </w:rPr>
        <w:t>would</w:t>
      </w:r>
      <w:r>
        <w:rPr>
          <w:sz w:val="24"/>
          <w:szCs w:val="24"/>
        </w:rPr>
        <w:t xml:space="preserve"> improve data accuracy, reduce evaluation turnaround time, and facilitate timely monitoring and reporting. Moreover, the system </w:t>
      </w:r>
      <w:r w:rsidR="002C3D82">
        <w:rPr>
          <w:sz w:val="24"/>
          <w:szCs w:val="24"/>
        </w:rPr>
        <w:t>would</w:t>
      </w:r>
      <w:r>
        <w:rPr>
          <w:sz w:val="24"/>
          <w:szCs w:val="24"/>
        </w:rPr>
        <w:t xml:space="preserve"> provide valuable insights for the Instructors, enabling them to effectively track student progress and adjust instructional strategies as needed.</w:t>
      </w:r>
    </w:p>
    <w:p w14:paraId="5EEF609F" w14:textId="303E2B40" w:rsidR="00DE135B" w:rsidRDefault="00AC4270" w:rsidP="007723BB">
      <w:pPr>
        <w:widowControl w:val="0"/>
        <w:spacing w:before="52" w:after="200" w:line="480" w:lineRule="auto"/>
        <w:ind w:firstLine="720"/>
        <w:jc w:val="both"/>
        <w:rPr>
          <w:sz w:val="24"/>
          <w:szCs w:val="24"/>
        </w:rPr>
      </w:pPr>
      <w:r w:rsidRPr="00153DD3">
        <w:rPr>
          <w:b/>
          <w:bCs/>
          <w:sz w:val="24"/>
          <w:szCs w:val="24"/>
        </w:rPr>
        <w:t>Local Government Unit (LGU)</w:t>
      </w:r>
      <w:r w:rsidR="00BF00D5">
        <w:rPr>
          <w:b/>
          <w:bCs/>
          <w:sz w:val="24"/>
          <w:szCs w:val="24"/>
        </w:rPr>
        <w:t>.</w:t>
      </w:r>
      <w:r>
        <w:rPr>
          <w:sz w:val="24"/>
          <w:szCs w:val="24"/>
        </w:rPr>
        <w:t xml:space="preserve"> The LGU </w:t>
      </w:r>
      <w:r w:rsidR="002C3D82">
        <w:rPr>
          <w:sz w:val="24"/>
          <w:szCs w:val="24"/>
        </w:rPr>
        <w:t>would</w:t>
      </w:r>
      <w:r>
        <w:rPr>
          <w:sz w:val="24"/>
          <w:szCs w:val="24"/>
        </w:rPr>
        <w:t xml:space="preserve"> benefit from this system by having an organized and efficient way of delivering educational support to Beneficiaries </w:t>
      </w:r>
    </w:p>
    <w:p w14:paraId="6D8C9125" w14:textId="0944968E" w:rsidR="00153DD3" w:rsidRDefault="00AC4270" w:rsidP="00E21A1A">
      <w:pPr>
        <w:widowControl w:val="0"/>
        <w:spacing w:before="52" w:after="200" w:line="480" w:lineRule="auto"/>
        <w:ind w:firstLine="720"/>
        <w:jc w:val="both"/>
        <w:rPr>
          <w:sz w:val="24"/>
          <w:szCs w:val="24"/>
        </w:rPr>
      </w:pPr>
      <w:r w:rsidRPr="00153DD3">
        <w:rPr>
          <w:b/>
          <w:bCs/>
          <w:sz w:val="24"/>
          <w:szCs w:val="24"/>
        </w:rPr>
        <w:t>Future Researchers</w:t>
      </w:r>
      <w:r w:rsidR="00BF00D5">
        <w:rPr>
          <w:b/>
          <w:bCs/>
          <w:sz w:val="24"/>
          <w:szCs w:val="24"/>
        </w:rPr>
        <w:t>.</w:t>
      </w:r>
      <w:r>
        <w:rPr>
          <w:sz w:val="24"/>
          <w:szCs w:val="24"/>
        </w:rPr>
        <w:t xml:space="preserve"> To future researchers who are interested in creating online learning platforms for the community, this study </w:t>
      </w:r>
      <w:r w:rsidR="002C3D82">
        <w:rPr>
          <w:sz w:val="24"/>
          <w:szCs w:val="24"/>
        </w:rPr>
        <w:t>would</w:t>
      </w:r>
      <w:r>
        <w:rPr>
          <w:sz w:val="24"/>
          <w:szCs w:val="24"/>
        </w:rPr>
        <w:t xml:space="preserve"> offer valuable information. Future studies can use this study as a basis to introduce additional features, improve the performance of the system, and identify additional applications of electronic learning in social welfare programs through documentation of the design and development of an Intelligent System for Feedback Analytics and Beneficiary Performance Evaluation.  Future developments improving the inclusiveness and accessibility of government-sponsored education programs </w:t>
      </w:r>
      <w:r w:rsidR="002C3D82">
        <w:rPr>
          <w:sz w:val="24"/>
          <w:szCs w:val="24"/>
        </w:rPr>
        <w:t>would</w:t>
      </w:r>
      <w:r>
        <w:rPr>
          <w:sz w:val="24"/>
          <w:szCs w:val="24"/>
        </w:rPr>
        <w:t xml:space="preserve"> be anchored on this study.</w:t>
      </w:r>
    </w:p>
    <w:p w14:paraId="51BCC7A7" w14:textId="77777777" w:rsidR="00DE135B" w:rsidRDefault="00AC4270">
      <w:pPr>
        <w:widowControl w:val="0"/>
        <w:spacing w:before="52" w:after="200" w:line="480" w:lineRule="auto"/>
        <w:jc w:val="both"/>
        <w:rPr>
          <w:b/>
          <w:bCs/>
          <w:sz w:val="24"/>
          <w:szCs w:val="24"/>
        </w:rPr>
      </w:pPr>
      <w:r>
        <w:rPr>
          <w:b/>
          <w:bCs/>
          <w:sz w:val="24"/>
          <w:szCs w:val="24"/>
        </w:rPr>
        <w:lastRenderedPageBreak/>
        <w:t>Scope and Limitation of the Study</w:t>
      </w:r>
    </w:p>
    <w:p w14:paraId="52443852" w14:textId="0DB0AB4E" w:rsidR="00DE135B" w:rsidRDefault="00AC4270">
      <w:pPr>
        <w:widowControl w:val="0"/>
        <w:spacing w:before="52" w:after="200" w:line="480" w:lineRule="auto"/>
        <w:ind w:firstLine="720"/>
        <w:jc w:val="both"/>
        <w:rPr>
          <w:sz w:val="24"/>
          <w:szCs w:val="24"/>
        </w:rPr>
      </w:pPr>
      <w:r>
        <w:rPr>
          <w:sz w:val="24"/>
          <w:szCs w:val="24"/>
        </w:rPr>
        <w:t xml:space="preserve">Intelligent System for Feedback Analytics and Beneficiary Performance Evaluation aims to provide hybrid learning support to 4Ps Beneficiaries and solo parents in Los Baños, Bay, PESO Bay, and </w:t>
      </w:r>
      <w:proofErr w:type="spellStart"/>
      <w:r>
        <w:rPr>
          <w:sz w:val="24"/>
          <w:szCs w:val="24"/>
        </w:rPr>
        <w:t>Bayanes</w:t>
      </w:r>
      <w:proofErr w:type="spellEnd"/>
      <w:r>
        <w:rPr>
          <w:sz w:val="24"/>
          <w:szCs w:val="24"/>
        </w:rPr>
        <w:t xml:space="preserve">. The system includes required features like Administrator user account Administration, classroom configuration and maintenance, attendance tracking, and assignment submission with grading. Teachers or 4Ps facilitators can upload learning materials like documents and videos. Online and offline learning can be supported, and each learning session is followed by an </w:t>
      </w:r>
      <w:r w:rsidR="007444A9">
        <w:rPr>
          <w:sz w:val="24"/>
          <w:szCs w:val="24"/>
        </w:rPr>
        <w:t>assessment. The</w:t>
      </w:r>
      <w:r>
        <w:rPr>
          <w:sz w:val="24"/>
          <w:szCs w:val="24"/>
        </w:rPr>
        <w:t xml:space="preserve"> results of these assessments </w:t>
      </w:r>
      <w:r w:rsidR="005C19D5">
        <w:rPr>
          <w:sz w:val="24"/>
          <w:szCs w:val="24"/>
        </w:rPr>
        <w:t>would</w:t>
      </w:r>
      <w:r>
        <w:rPr>
          <w:sz w:val="24"/>
          <w:szCs w:val="24"/>
        </w:rPr>
        <w:t xml:space="preserve"> be processed for data visualization and analysis to gain greater insights </w:t>
      </w:r>
      <w:r w:rsidR="005C19D5">
        <w:rPr>
          <w:sz w:val="24"/>
          <w:szCs w:val="24"/>
        </w:rPr>
        <w:t>into</w:t>
      </w:r>
      <w:r>
        <w:rPr>
          <w:sz w:val="24"/>
          <w:szCs w:val="24"/>
        </w:rPr>
        <w:t xml:space="preserve"> participation and learning outcomes.</w:t>
      </w:r>
    </w:p>
    <w:p w14:paraId="1E3175C9" w14:textId="66C805F4" w:rsidR="00DE135B" w:rsidRDefault="00AC4270">
      <w:pPr>
        <w:widowControl w:val="0"/>
        <w:spacing w:before="52" w:after="200" w:line="480" w:lineRule="auto"/>
        <w:ind w:firstLine="720"/>
        <w:jc w:val="both"/>
        <w:rPr>
          <w:sz w:val="24"/>
          <w:szCs w:val="24"/>
        </w:rPr>
        <w:sectPr w:rsidR="00DE135B">
          <w:headerReference w:type="default" r:id="rId39"/>
          <w:pgSz w:w="11906" w:h="16838"/>
          <w:pgMar w:top="1440" w:right="1440" w:bottom="1440" w:left="2160" w:header="720" w:footer="720" w:gutter="0"/>
          <w:pgNumType w:start="2"/>
          <w:cols w:space="720"/>
        </w:sectPr>
      </w:pPr>
      <w:r>
        <w:rPr>
          <w:sz w:val="24"/>
          <w:szCs w:val="24"/>
        </w:rPr>
        <w:t xml:space="preserve">Limitations </w:t>
      </w:r>
      <w:r w:rsidR="005C19D5">
        <w:rPr>
          <w:sz w:val="24"/>
          <w:szCs w:val="24"/>
        </w:rPr>
        <w:t>existing</w:t>
      </w:r>
      <w:r>
        <w:rPr>
          <w:sz w:val="24"/>
          <w:szCs w:val="24"/>
        </w:rPr>
        <w:t xml:space="preserve"> on the full use of the online modules through internet access </w:t>
      </w:r>
      <w:r w:rsidR="007723BB">
        <w:rPr>
          <w:sz w:val="24"/>
          <w:szCs w:val="24"/>
        </w:rPr>
        <w:t>are</w:t>
      </w:r>
      <w:r>
        <w:rPr>
          <w:sz w:val="24"/>
          <w:szCs w:val="24"/>
        </w:rPr>
        <w:t xml:space="preserve"> essential for this. Although the system allows users to view and reply, they cannot post updates or upload materials. Teachers </w:t>
      </w:r>
      <w:r w:rsidR="002C3D82">
        <w:rPr>
          <w:sz w:val="24"/>
          <w:szCs w:val="24"/>
        </w:rPr>
        <w:t>would</w:t>
      </w:r>
      <w:r>
        <w:rPr>
          <w:sz w:val="24"/>
          <w:szCs w:val="24"/>
        </w:rPr>
        <w:t xml:space="preserve"> not be allowed to manage user accounts, as that privilege </w:t>
      </w:r>
      <w:r w:rsidR="005C19D5">
        <w:rPr>
          <w:sz w:val="24"/>
          <w:szCs w:val="24"/>
        </w:rPr>
        <w:t>would</w:t>
      </w:r>
      <w:r>
        <w:rPr>
          <w:sz w:val="24"/>
          <w:szCs w:val="24"/>
        </w:rPr>
        <w:t xml:space="preserve"> only belong to the Administrators. Ethical considerations were prioritized by limiting data visibility to Administrators only. By ensuring total anonymity, the design mitigates privacy concerns and encourages objective evaluation, as respondents are shielded from potential biases associated with disclosure. The data visualization tools only allow for visualization and analysis of data that the system has collected.</w:t>
      </w:r>
    </w:p>
    <w:p w14:paraId="6A806B3F" w14:textId="77777777" w:rsidR="00DE135B" w:rsidRDefault="00AC4270">
      <w:pPr>
        <w:spacing w:after="200" w:line="480" w:lineRule="auto"/>
        <w:jc w:val="center"/>
        <w:rPr>
          <w:b/>
          <w:bCs/>
          <w:sz w:val="24"/>
          <w:szCs w:val="24"/>
        </w:rPr>
      </w:pPr>
      <w:r>
        <w:rPr>
          <w:b/>
          <w:bCs/>
          <w:sz w:val="24"/>
          <w:szCs w:val="24"/>
        </w:rPr>
        <w:lastRenderedPageBreak/>
        <w:t xml:space="preserve"> CHAPTER 2</w:t>
      </w:r>
    </w:p>
    <w:p w14:paraId="5B9F37D0" w14:textId="77777777" w:rsidR="00DE135B" w:rsidRDefault="00AC4270">
      <w:pPr>
        <w:spacing w:after="200" w:line="480" w:lineRule="auto"/>
        <w:jc w:val="center"/>
        <w:rPr>
          <w:b/>
          <w:bCs/>
          <w:sz w:val="24"/>
          <w:szCs w:val="24"/>
        </w:rPr>
      </w:pPr>
      <w:r>
        <w:rPr>
          <w:b/>
          <w:bCs/>
          <w:sz w:val="24"/>
          <w:szCs w:val="24"/>
        </w:rPr>
        <w:t>THEORETICAL FRAMEWORK OF THE PROJECT</w:t>
      </w:r>
    </w:p>
    <w:p w14:paraId="062CFDEF" w14:textId="77777777" w:rsidR="00DE135B" w:rsidRDefault="00AC4270">
      <w:pPr>
        <w:spacing w:after="200" w:line="480" w:lineRule="auto"/>
        <w:jc w:val="both"/>
        <w:rPr>
          <w:b/>
          <w:bCs/>
          <w:sz w:val="24"/>
          <w:szCs w:val="24"/>
        </w:rPr>
      </w:pPr>
      <w:r>
        <w:rPr>
          <w:b/>
          <w:bCs/>
          <w:sz w:val="24"/>
          <w:szCs w:val="24"/>
        </w:rPr>
        <w:t>Review of Related Literature, Studies, and Systems</w:t>
      </w:r>
    </w:p>
    <w:p w14:paraId="0716655D" w14:textId="2214DC57" w:rsidR="00DE135B" w:rsidRDefault="00AC4270">
      <w:pPr>
        <w:spacing w:after="200" w:line="480" w:lineRule="auto"/>
        <w:jc w:val="both"/>
        <w:rPr>
          <w:sz w:val="24"/>
          <w:szCs w:val="24"/>
        </w:rPr>
      </w:pPr>
      <w:r>
        <w:rPr>
          <w:b/>
          <w:bCs/>
          <w:sz w:val="24"/>
          <w:szCs w:val="24"/>
        </w:rPr>
        <w:tab/>
      </w:r>
      <w:r>
        <w:rPr>
          <w:sz w:val="24"/>
          <w:szCs w:val="24"/>
        </w:rPr>
        <w:t xml:space="preserve">This chapter provides an extensive overview of relevant research and literature from both domestic and international sources, as published in journals, conference papers, and articles. The researchers </w:t>
      </w:r>
      <w:r w:rsidR="005C19D5">
        <w:rPr>
          <w:sz w:val="24"/>
          <w:szCs w:val="24"/>
        </w:rPr>
        <w:t>would</w:t>
      </w:r>
      <w:r>
        <w:rPr>
          <w:sz w:val="24"/>
          <w:szCs w:val="24"/>
        </w:rPr>
        <w:t xml:space="preserve"> use it as a guide as they carry out the study. To clarify and understand the study's significance, it also links to and analyzes several previous studies.</w:t>
      </w:r>
    </w:p>
    <w:p w14:paraId="013B425B" w14:textId="77777777" w:rsidR="00DE135B" w:rsidRDefault="00AC4270">
      <w:pPr>
        <w:spacing w:before="240" w:after="200" w:line="480" w:lineRule="auto"/>
        <w:jc w:val="both"/>
        <w:rPr>
          <w:b/>
          <w:bCs/>
          <w:sz w:val="24"/>
          <w:szCs w:val="24"/>
        </w:rPr>
      </w:pPr>
      <w:r>
        <w:rPr>
          <w:b/>
          <w:bCs/>
          <w:sz w:val="24"/>
          <w:szCs w:val="24"/>
        </w:rPr>
        <w:t>Evolution of Online Learning</w:t>
      </w:r>
    </w:p>
    <w:p w14:paraId="596D5EEB" w14:textId="77777777" w:rsidR="00DE135B" w:rsidRDefault="00AC4270">
      <w:pPr>
        <w:spacing w:before="240" w:after="200" w:line="480" w:lineRule="auto"/>
        <w:ind w:firstLine="720"/>
        <w:jc w:val="both"/>
        <w:rPr>
          <w:sz w:val="24"/>
          <w:szCs w:val="24"/>
        </w:rPr>
      </w:pPr>
      <w:r>
        <w:rPr>
          <w:sz w:val="24"/>
          <w:szCs w:val="24"/>
        </w:rPr>
        <w:t xml:space="preserve">Online learning, which focuses on Beneficiaries' needs and offers flexibility, provides students with opportunities to pursue education outside conventional classroom environments (Howard &amp; Maton, 2011; Wang, Bruce, &amp; Hughes, 2011). Initially, correspondence courses depended on the postal system. However, as technology advanced, thanks to inventions like radio, television, and the internet, online learning became more accessible and interactive (Li, 2018). These findings highlight the significance of integrating technology into education, as they help Beneficiaries adapt to various learning options. </w:t>
      </w:r>
    </w:p>
    <w:p w14:paraId="53DF509C" w14:textId="77777777" w:rsidR="00DE135B" w:rsidRDefault="00AC4270" w:rsidP="00153DD3">
      <w:pPr>
        <w:spacing w:before="240" w:after="200" w:line="480" w:lineRule="auto"/>
        <w:ind w:firstLine="720"/>
        <w:jc w:val="both"/>
        <w:rPr>
          <w:sz w:val="24"/>
          <w:szCs w:val="24"/>
        </w:rPr>
        <w:sectPr w:rsidR="00DE135B">
          <w:headerReference w:type="default" r:id="rId40"/>
          <w:pgSz w:w="11906" w:h="16838"/>
          <w:pgMar w:top="1440" w:right="1440" w:bottom="1440" w:left="2160" w:header="720" w:footer="720" w:gutter="0"/>
          <w:cols w:space="720"/>
        </w:sectPr>
      </w:pPr>
      <w:r>
        <w:rPr>
          <w:sz w:val="24"/>
          <w:szCs w:val="24"/>
        </w:rPr>
        <w:t xml:space="preserve">Additionally, a review of 86 studies involving more than 15,000 students shows that distance education (DE) often outperforms face-to-face (F2F) instruction in academic outcomes (Shachar &amp; Neumann, 2020). This finding challenges the common belief that F2F is the best teaching method and </w:t>
      </w:r>
    </w:p>
    <w:p w14:paraId="392463EA" w14:textId="77777777" w:rsidR="00DE135B" w:rsidRDefault="00AC4270">
      <w:pPr>
        <w:spacing w:before="240" w:after="200" w:line="480" w:lineRule="auto"/>
        <w:jc w:val="both"/>
        <w:rPr>
          <w:sz w:val="24"/>
          <w:szCs w:val="24"/>
        </w:rPr>
      </w:pPr>
      <w:r>
        <w:rPr>
          <w:sz w:val="24"/>
          <w:szCs w:val="24"/>
        </w:rPr>
        <w:lastRenderedPageBreak/>
        <w:t>raises an important question: “Is F2F right for all students?” (Shachar &amp; Neumann, 2020). These findings might change how we see education. However, this study highlights the issue of bias in research, ensuring that what we find is transparent and trustworthy. As distance education shows its potential, it should be carefully considered to prevent exaggeration.</w:t>
      </w:r>
    </w:p>
    <w:p w14:paraId="4419C96C" w14:textId="77777777" w:rsidR="00DE135B" w:rsidRDefault="00AC4270">
      <w:pPr>
        <w:spacing w:before="240" w:after="200" w:line="480" w:lineRule="auto"/>
        <w:jc w:val="both"/>
        <w:rPr>
          <w:b/>
          <w:bCs/>
          <w:sz w:val="24"/>
          <w:szCs w:val="24"/>
        </w:rPr>
      </w:pPr>
      <w:r>
        <w:rPr>
          <w:b/>
          <w:bCs/>
          <w:sz w:val="24"/>
          <w:szCs w:val="24"/>
        </w:rPr>
        <w:t>Collaborative Learning and Peer Interaction</w:t>
      </w:r>
    </w:p>
    <w:p w14:paraId="2C50FDAA" w14:textId="29379A43" w:rsidR="00DE135B" w:rsidRDefault="00AC4270">
      <w:pPr>
        <w:spacing w:before="240" w:after="200" w:line="480" w:lineRule="auto"/>
        <w:ind w:firstLine="720"/>
        <w:jc w:val="both"/>
        <w:rPr>
          <w:sz w:val="24"/>
          <w:szCs w:val="24"/>
        </w:rPr>
      </w:pPr>
      <w:r>
        <w:rPr>
          <w:sz w:val="24"/>
          <w:szCs w:val="24"/>
        </w:rPr>
        <w:t xml:space="preserve">The U21G eLearning model emphasizes collaboration, integrating teamwork into the curriculum to enhance peer learning. In addition to facilitating knowledge exchange, Teo &amp; Williams (2005) highlight that team projects give students the chance to practice collaborative problem-solving, an essential ability in today's business. The course design ensures that students can interact with one another in ways that support learning together. This collaboration gives students </w:t>
      </w:r>
      <w:r w:rsidR="005C19D5">
        <w:rPr>
          <w:sz w:val="24"/>
          <w:szCs w:val="24"/>
        </w:rPr>
        <w:t>insight into the idea</w:t>
      </w:r>
      <w:r>
        <w:rPr>
          <w:sz w:val="24"/>
          <w:szCs w:val="24"/>
        </w:rPr>
        <w:t xml:space="preserve"> that the answer they are looking for won't emerge in individual work, but through sharing ideas with their peers.</w:t>
      </w:r>
    </w:p>
    <w:p w14:paraId="3A203CE6" w14:textId="77777777" w:rsidR="00DE135B" w:rsidRDefault="00AC4270">
      <w:pPr>
        <w:spacing w:before="240" w:after="200" w:line="480" w:lineRule="auto"/>
        <w:jc w:val="both"/>
        <w:rPr>
          <w:b/>
          <w:bCs/>
          <w:sz w:val="24"/>
          <w:szCs w:val="24"/>
        </w:rPr>
      </w:pPr>
      <w:r>
        <w:rPr>
          <w:b/>
          <w:bCs/>
          <w:sz w:val="24"/>
          <w:szCs w:val="24"/>
        </w:rPr>
        <w:t>Self-Paced Learning and Time Management</w:t>
      </w:r>
    </w:p>
    <w:p w14:paraId="01CD0ABE" w14:textId="77777777" w:rsidR="00DE135B" w:rsidRDefault="00AC4270">
      <w:pPr>
        <w:spacing w:before="240" w:after="200" w:line="480" w:lineRule="auto"/>
        <w:ind w:firstLine="720"/>
        <w:jc w:val="both"/>
        <w:rPr>
          <w:sz w:val="24"/>
          <w:szCs w:val="24"/>
        </w:rPr>
      </w:pPr>
      <w:r>
        <w:rPr>
          <w:sz w:val="24"/>
          <w:szCs w:val="24"/>
        </w:rPr>
        <w:t>This study highlights the several advantages and challenges of online learning. The benefit of working at your own pace is that it allows the student to focus their time on more difficult activities (Gilbert, 2015). However, this flexibility also presented challenges, including difficulties with time management, unreliable internet access, and some students lacking home internet and needing to use libraries or computer cafés. Despite all these challenges, the ability to use online resources and work at your own pace was seen as a valuable aspect of online learning.</w:t>
      </w:r>
    </w:p>
    <w:p w14:paraId="3221BD91" w14:textId="77777777" w:rsidR="00DE135B" w:rsidRDefault="00AC4270">
      <w:pPr>
        <w:spacing w:before="240" w:after="200" w:line="480" w:lineRule="auto"/>
        <w:jc w:val="both"/>
        <w:rPr>
          <w:b/>
          <w:bCs/>
          <w:sz w:val="24"/>
          <w:szCs w:val="24"/>
        </w:rPr>
      </w:pPr>
      <w:r>
        <w:rPr>
          <w:b/>
          <w:bCs/>
          <w:sz w:val="24"/>
          <w:szCs w:val="24"/>
        </w:rPr>
        <w:lastRenderedPageBreak/>
        <w:t>Effectiveness and Limitations of Online Learning</w:t>
      </w:r>
    </w:p>
    <w:p w14:paraId="53723367" w14:textId="77777777" w:rsidR="00DE135B" w:rsidRDefault="00AC4270">
      <w:pPr>
        <w:spacing w:before="240" w:after="200" w:line="480" w:lineRule="auto"/>
        <w:ind w:firstLine="720"/>
        <w:jc w:val="both"/>
        <w:rPr>
          <w:sz w:val="24"/>
          <w:szCs w:val="24"/>
        </w:rPr>
      </w:pPr>
      <w:proofErr w:type="spellStart"/>
      <w:r>
        <w:rPr>
          <w:sz w:val="24"/>
          <w:szCs w:val="24"/>
        </w:rPr>
        <w:t>Kayalar</w:t>
      </w:r>
      <w:proofErr w:type="spellEnd"/>
      <w:r>
        <w:rPr>
          <w:sz w:val="24"/>
          <w:szCs w:val="24"/>
        </w:rPr>
        <w:t xml:space="preserve"> (2021) investigates how two university students viewed the effectiveness of synchronous and asynchronous learning models. The results show that most students do not favor distance education as a learning modality. Some students reported that using computers and online tools helped them learn faster, particularly in geography courses. However, others believed that more interactive activities, such as on-site learning and project-based learning, were necessary for academic success. The use of technology is essential not only in geography courses but in all subjects. However, its implementation can only be successful if it is carried out correctly by teachers who embrace technology within the educational system.</w:t>
      </w:r>
    </w:p>
    <w:p w14:paraId="5F2ACB16" w14:textId="24FE7242" w:rsidR="00DE135B" w:rsidRDefault="00AC4270" w:rsidP="00153DD3">
      <w:pPr>
        <w:spacing w:before="240" w:after="200" w:line="480" w:lineRule="auto"/>
        <w:ind w:firstLine="720"/>
        <w:jc w:val="both"/>
        <w:rPr>
          <w:sz w:val="24"/>
          <w:szCs w:val="24"/>
        </w:rPr>
      </w:pPr>
      <w:r>
        <w:rPr>
          <w:sz w:val="24"/>
          <w:szCs w:val="24"/>
        </w:rPr>
        <w:t xml:space="preserve">A study from NoSignificantDifference.org found that 92% of studies show that online education is more successful than traditional education. 3% of studies favor face-to-face learning, while 4% show mixed findings. It shows that problems such as selection bias and inconsistent research methods limit the reliability of the results (Nguyen, 2015). There is insufficient data to draw a line between the two modalities (Lack, 2013). Most studies </w:t>
      </w:r>
      <w:r w:rsidR="005C19D5">
        <w:rPr>
          <w:sz w:val="24"/>
          <w:szCs w:val="24"/>
        </w:rPr>
        <w:t>yield</w:t>
      </w:r>
      <w:r>
        <w:rPr>
          <w:sz w:val="24"/>
          <w:szCs w:val="24"/>
        </w:rPr>
        <w:t xml:space="preserve"> mixed results, and researchers should be cautious when interpreting their findings or generalizing them to other settings.</w:t>
      </w:r>
    </w:p>
    <w:p w14:paraId="07BDEE93" w14:textId="77777777" w:rsidR="00DE135B" w:rsidRDefault="00AC4270" w:rsidP="00153DD3">
      <w:pPr>
        <w:spacing w:before="240" w:after="200" w:line="480" w:lineRule="auto"/>
        <w:ind w:firstLine="720"/>
        <w:jc w:val="both"/>
        <w:rPr>
          <w:sz w:val="24"/>
          <w:szCs w:val="24"/>
        </w:rPr>
      </w:pPr>
      <w:r>
        <w:rPr>
          <w:sz w:val="24"/>
          <w:szCs w:val="24"/>
        </w:rPr>
        <w:t xml:space="preserve">Additionally, using 1000 student data as the sample size provides a high level of statistical power, making it easier to detect minor effects on participation in discussion forums (Zulfikar et al., 2019). The findings highlight that smaller studies with small samples might fail to identify these impacts. However, this data shows that participation also varies across classes, with some classes </w:t>
      </w:r>
      <w:r>
        <w:rPr>
          <w:sz w:val="24"/>
          <w:szCs w:val="24"/>
        </w:rPr>
        <w:lastRenderedPageBreak/>
        <w:t>having fewer posts but higher student engagement, while others show the opposite. These results suggest that participation can vary significantly, even within similar contexts.</w:t>
      </w:r>
    </w:p>
    <w:p w14:paraId="1C76403E" w14:textId="77777777" w:rsidR="00DE135B" w:rsidRDefault="00AC4270">
      <w:pPr>
        <w:spacing w:before="240" w:after="200" w:line="480" w:lineRule="auto"/>
        <w:jc w:val="both"/>
        <w:rPr>
          <w:b/>
          <w:bCs/>
          <w:sz w:val="24"/>
          <w:szCs w:val="24"/>
        </w:rPr>
      </w:pPr>
      <w:r>
        <w:rPr>
          <w:b/>
          <w:bCs/>
          <w:sz w:val="24"/>
          <w:szCs w:val="24"/>
        </w:rPr>
        <w:t>Role of Feedback in Online Learning</w:t>
      </w:r>
    </w:p>
    <w:p w14:paraId="7F8B3EE5" w14:textId="454BFBA9" w:rsidR="00DE135B" w:rsidRDefault="00AC4270">
      <w:pPr>
        <w:spacing w:before="240" w:after="200" w:line="480" w:lineRule="auto"/>
        <w:ind w:firstLine="720"/>
        <w:jc w:val="both"/>
        <w:rPr>
          <w:sz w:val="24"/>
          <w:szCs w:val="24"/>
        </w:rPr>
      </w:pPr>
      <w:r>
        <w:rPr>
          <w:sz w:val="24"/>
          <w:szCs w:val="24"/>
        </w:rPr>
        <w:t xml:space="preserve">The study by Varkey et al. (2022) highlights that online learning settings should provide clear, concise, and valuable feedback. Poor feedback delivery can lead to confusion, demotivation, and hinder student growth. This study argues that vague feedback, such as "improve grammar" or "read more," fails to offer helpful suggestions for development. Feedback should focus on being </w:t>
      </w:r>
      <w:r w:rsidR="005C19D5">
        <w:rPr>
          <w:sz w:val="24"/>
          <w:szCs w:val="24"/>
        </w:rPr>
        <w:t>specific</w:t>
      </w:r>
      <w:r>
        <w:rPr>
          <w:sz w:val="24"/>
          <w:szCs w:val="24"/>
        </w:rPr>
        <w:t xml:space="preserve"> on steps students can take to improve their knowledge, and on making it more formative than punitive. Good feedback gives students the confidence to take their first steps toward growth.</w:t>
      </w:r>
    </w:p>
    <w:p w14:paraId="1BF8D61F" w14:textId="77777777" w:rsidR="00DE135B" w:rsidRDefault="00AC4270">
      <w:pPr>
        <w:spacing w:before="240" w:after="200" w:line="480" w:lineRule="auto"/>
        <w:jc w:val="both"/>
        <w:rPr>
          <w:b/>
          <w:bCs/>
          <w:sz w:val="24"/>
          <w:szCs w:val="24"/>
        </w:rPr>
      </w:pPr>
      <w:r>
        <w:rPr>
          <w:b/>
          <w:bCs/>
          <w:sz w:val="24"/>
          <w:szCs w:val="24"/>
        </w:rPr>
        <w:t>Digital Divide and Accessibility Issues</w:t>
      </w:r>
    </w:p>
    <w:p w14:paraId="343B31B6" w14:textId="77777777" w:rsidR="00DE135B" w:rsidRDefault="00AC4270">
      <w:pPr>
        <w:spacing w:before="240" w:after="200" w:line="480" w:lineRule="auto"/>
        <w:ind w:firstLine="720"/>
        <w:jc w:val="both"/>
        <w:rPr>
          <w:sz w:val="24"/>
          <w:szCs w:val="24"/>
        </w:rPr>
      </w:pPr>
      <w:r>
        <w:rPr>
          <w:sz w:val="24"/>
          <w:szCs w:val="24"/>
        </w:rPr>
        <w:t xml:space="preserve">The digital divide was caused by the lack of internet access, which significantly affects university education (García Zare et al., 2023). Fair learning opportunities are hindered by this gap, especially in areas with limited resources. In the public sector, there should be policies and educational initiatives that prioritize areas with restricted access to address these problems and ensure that students in these areas can participate in their academic settings. While technology offers many benefits, it also has drawbacks. Those in areas with limited resources limit their communication and are unable to use specialized software, which is essential for developing a wide range of skills. Therefore, improving one's experience and advancing digital equity requires </w:t>
      </w:r>
      <w:r>
        <w:rPr>
          <w:sz w:val="24"/>
          <w:szCs w:val="24"/>
        </w:rPr>
        <w:lastRenderedPageBreak/>
        <w:t>upgrading their infrastructure devices and granting them access to suitable devices.</w:t>
      </w:r>
    </w:p>
    <w:p w14:paraId="5DEEF3C6" w14:textId="77777777" w:rsidR="00DE135B" w:rsidRDefault="00AC4270" w:rsidP="00153DD3">
      <w:pPr>
        <w:spacing w:before="240" w:after="200" w:line="480" w:lineRule="auto"/>
        <w:ind w:firstLine="720"/>
        <w:jc w:val="both"/>
        <w:rPr>
          <w:sz w:val="24"/>
          <w:szCs w:val="24"/>
        </w:rPr>
      </w:pPr>
      <w:r>
        <w:rPr>
          <w:sz w:val="24"/>
          <w:szCs w:val="24"/>
        </w:rPr>
        <w:t>Students with learning disabilities have shown great potential to improve their academic results through educational technology, especially mobile applications. The mobile app was effective in screening for different learning disabilities, such as dyslexia, dyscalculia, ADHD, and auditory processing disorder (APD), (</w:t>
      </w:r>
      <w:proofErr w:type="spellStart"/>
      <w:r>
        <w:rPr>
          <w:sz w:val="24"/>
          <w:szCs w:val="24"/>
        </w:rPr>
        <w:t>Dijana</w:t>
      </w:r>
      <w:proofErr w:type="spellEnd"/>
      <w:r>
        <w:rPr>
          <w:sz w:val="24"/>
          <w:szCs w:val="24"/>
        </w:rPr>
        <w:t xml:space="preserve"> </w:t>
      </w:r>
      <w:proofErr w:type="spellStart"/>
      <w:r>
        <w:rPr>
          <w:sz w:val="24"/>
          <w:szCs w:val="24"/>
        </w:rPr>
        <w:t>Capeska</w:t>
      </w:r>
      <w:proofErr w:type="spellEnd"/>
      <w:r>
        <w:rPr>
          <w:sz w:val="24"/>
          <w:szCs w:val="24"/>
        </w:rPr>
        <w:t xml:space="preserve"> </w:t>
      </w:r>
      <w:proofErr w:type="spellStart"/>
      <w:r>
        <w:rPr>
          <w:sz w:val="24"/>
          <w:szCs w:val="24"/>
        </w:rPr>
        <w:t>Bogatinoska</w:t>
      </w:r>
      <w:proofErr w:type="spellEnd"/>
      <w:r>
        <w:rPr>
          <w:sz w:val="24"/>
          <w:szCs w:val="24"/>
        </w:rPr>
        <w:t xml:space="preserve"> et al., 2024). The app shows promising results in students' academic performance after use and excellent accuracy in identifying these disabilities. Therefore, educational technology can be used for students who find it challenging to learn in standard settings.</w:t>
      </w:r>
    </w:p>
    <w:p w14:paraId="330AD8E9" w14:textId="77777777" w:rsidR="00DE135B" w:rsidRDefault="00AC4270">
      <w:pPr>
        <w:spacing w:before="240" w:after="200" w:line="480" w:lineRule="auto"/>
        <w:jc w:val="both"/>
        <w:rPr>
          <w:b/>
          <w:bCs/>
          <w:sz w:val="24"/>
          <w:szCs w:val="24"/>
        </w:rPr>
      </w:pPr>
      <w:r>
        <w:rPr>
          <w:b/>
          <w:bCs/>
          <w:sz w:val="24"/>
          <w:szCs w:val="24"/>
        </w:rPr>
        <w:t>Research and Policy Implications of Synchronous Hybrid Learning</w:t>
      </w:r>
    </w:p>
    <w:p w14:paraId="42301E4A" w14:textId="77777777" w:rsidR="00DE135B" w:rsidRDefault="00AC4270">
      <w:pPr>
        <w:spacing w:before="240" w:after="200" w:line="480" w:lineRule="auto"/>
        <w:ind w:firstLine="720"/>
        <w:jc w:val="both"/>
        <w:rPr>
          <w:sz w:val="24"/>
          <w:szCs w:val="24"/>
        </w:rPr>
      </w:pPr>
      <w:r>
        <w:rPr>
          <w:sz w:val="24"/>
          <w:szCs w:val="24"/>
        </w:rPr>
        <w:t>Synchronous hybrid learning shows potential for student accessibility and participation; however, issues with pedagogical design and technology infrastructure persist. Raes et al. (2019) claimed that current research provides little data on long-term outcomes, focusing instead on students' experience and its implementation. Future research should use long-term studies, real-time analysis, and larger sample sizes to fill gaps by evaluating interactions and participation. A smaller sample size might fail to identify these impacts.</w:t>
      </w:r>
    </w:p>
    <w:p w14:paraId="4B06C6D6" w14:textId="77777777" w:rsidR="00DE135B" w:rsidRDefault="00AC4270" w:rsidP="00153DD3">
      <w:pPr>
        <w:spacing w:before="240" w:after="200" w:line="480" w:lineRule="auto"/>
        <w:ind w:firstLine="720"/>
        <w:jc w:val="both"/>
        <w:rPr>
          <w:sz w:val="24"/>
          <w:szCs w:val="24"/>
        </w:rPr>
      </w:pPr>
      <w:r>
        <w:rPr>
          <w:sz w:val="24"/>
          <w:szCs w:val="24"/>
        </w:rPr>
        <w:t>Institutions must create rules to address these issues to implement synchronous hybrid learning (Raes et al., 2019). Effective implementation will be ensured by a well-designed framework that enables smooth communication between the student and teacher. It will take significant study, development, and policy change to create the best hybrid learning environment.</w:t>
      </w:r>
    </w:p>
    <w:p w14:paraId="5E06E44B" w14:textId="77777777" w:rsidR="00DE135B" w:rsidRDefault="00AC4270">
      <w:pPr>
        <w:spacing w:before="240" w:after="200" w:line="480" w:lineRule="auto"/>
        <w:jc w:val="both"/>
        <w:rPr>
          <w:b/>
          <w:bCs/>
          <w:sz w:val="24"/>
          <w:szCs w:val="24"/>
        </w:rPr>
      </w:pPr>
      <w:r>
        <w:rPr>
          <w:b/>
          <w:bCs/>
          <w:sz w:val="24"/>
          <w:szCs w:val="24"/>
        </w:rPr>
        <w:lastRenderedPageBreak/>
        <w:t>Learning Management System (LMS)</w:t>
      </w:r>
    </w:p>
    <w:p w14:paraId="4971084F" w14:textId="77777777" w:rsidR="00DE135B" w:rsidRDefault="00AC4270">
      <w:pPr>
        <w:spacing w:before="240" w:after="200" w:line="480" w:lineRule="auto"/>
        <w:ind w:firstLine="720"/>
        <w:jc w:val="both"/>
        <w:rPr>
          <w:sz w:val="24"/>
          <w:szCs w:val="24"/>
        </w:rPr>
      </w:pPr>
      <w:r>
        <w:rPr>
          <w:sz w:val="24"/>
          <w:szCs w:val="24"/>
        </w:rPr>
        <w:t>For almost 30 years, learning management systems have been a component of the e-learning ecosystem. One of the few e-learning-related developments that has persisted to this day is the learning management system (LMS). Learning management systems served as the focal point for all online learning activities during the first 10 years of e-learning adoption. A learning management system (LMS) is a software application for the administration, documentation, tracking, reporting, automation, and delivery of educational courses, training programs, materials, or learning and development programs. It is designed to replicate the real teaching and learning process, providing students with access to learning materials 24/7 at their own convenience. According to Ryann K. Ellis in the book A Field Guide to Learning Management Systems (2009), an LMS is a software application that automates the administration, tracking, and reporting of training events.</w:t>
      </w:r>
    </w:p>
    <w:p w14:paraId="2FBBB082" w14:textId="15E72D82" w:rsidR="00DE135B" w:rsidRPr="00153DD3" w:rsidRDefault="00AC4270" w:rsidP="00153DD3">
      <w:pPr>
        <w:spacing w:before="240" w:after="200" w:line="480" w:lineRule="auto"/>
        <w:ind w:firstLine="720"/>
        <w:jc w:val="both"/>
        <w:rPr>
          <w:sz w:val="24"/>
          <w:szCs w:val="24"/>
        </w:rPr>
      </w:pPr>
      <w:r>
        <w:rPr>
          <w:sz w:val="24"/>
          <w:szCs w:val="24"/>
        </w:rPr>
        <w:t>As Araújo Júnior and Marquesi (2009) said, a Learning Management System, disseminated extensively as LMS, and, thus, the use of this abbreviation in this study can be justified, from the user's perspective, as an online environment that attempts to simulate the face-to-face learning spaces by means of Information Technology. In an LMS, communication is enabled by devices that facilitate it. LMS provided teachers and students with an online classroom that reinforces learning processes.</w:t>
      </w:r>
    </w:p>
    <w:p w14:paraId="4E6F321C" w14:textId="77777777" w:rsidR="00DE135B" w:rsidRDefault="00AC4270">
      <w:pPr>
        <w:spacing w:before="240" w:after="200" w:line="480" w:lineRule="auto"/>
        <w:jc w:val="both"/>
        <w:rPr>
          <w:b/>
          <w:bCs/>
          <w:sz w:val="24"/>
          <w:szCs w:val="24"/>
        </w:rPr>
      </w:pPr>
      <w:r>
        <w:rPr>
          <w:b/>
          <w:bCs/>
          <w:sz w:val="24"/>
          <w:szCs w:val="24"/>
        </w:rPr>
        <w:t>Learning Management Systems in Education</w:t>
      </w:r>
    </w:p>
    <w:p w14:paraId="1AE22F92" w14:textId="77777777" w:rsidR="00DE135B" w:rsidRDefault="00AC4270">
      <w:pPr>
        <w:spacing w:before="240" w:after="200" w:line="480" w:lineRule="auto"/>
        <w:ind w:firstLine="720"/>
        <w:jc w:val="both"/>
        <w:rPr>
          <w:sz w:val="24"/>
          <w:szCs w:val="24"/>
        </w:rPr>
      </w:pPr>
      <w:r>
        <w:rPr>
          <w:sz w:val="24"/>
          <w:szCs w:val="24"/>
        </w:rPr>
        <w:t xml:space="preserve">One major problem in traditional learning is the lack of preparation among teachers and students for the learning process. Furthermore, while the </w:t>
      </w:r>
      <w:r>
        <w:rPr>
          <w:sz w:val="24"/>
          <w:szCs w:val="24"/>
        </w:rPr>
        <w:lastRenderedPageBreak/>
        <w:t>teacher's explanations and brief notes have limitations in terms of knowledge transfer, the supplied educational material cannot be repeated. To address these problems in today's technology-driven societies, academic institutions, particularly those at the tertiary level, are incorporating Information and Communication Technologies (ICTs), and faculty are experimenting with them to augment their traditional teaching methods. It has been demonstrated that online learning management systems (LMS) can assist in such endeavors.</w:t>
      </w:r>
    </w:p>
    <w:p w14:paraId="7247ADE2" w14:textId="77777777" w:rsidR="00DE135B" w:rsidRDefault="00AC4270" w:rsidP="00153DD3">
      <w:pPr>
        <w:spacing w:before="240" w:after="200" w:line="480" w:lineRule="auto"/>
        <w:ind w:firstLine="720"/>
        <w:jc w:val="both"/>
        <w:rPr>
          <w:b/>
          <w:bCs/>
          <w:sz w:val="24"/>
          <w:szCs w:val="24"/>
        </w:rPr>
      </w:pPr>
      <w:r>
        <w:rPr>
          <w:sz w:val="24"/>
          <w:szCs w:val="24"/>
        </w:rPr>
        <w:t>One study by Tus et al. (2021) found that LMS improves the range of the learning environment for students. This provides an easy and very accessible classroom for students and teachers. In another study, Dias and Dinis (2014) and You (2016) found that students who kept track of their online assignments by continually logging in to the online course and reading course materials frequently performed well. The results reveal the benefits of self-attained knowledge and the ability to front-load specifications to support student attainment. The use of web-based instructional materials has given students the convenience of learning from anywhere, anytime, improving accessibility, and fostering self-directed learning.</w:t>
      </w:r>
    </w:p>
    <w:p w14:paraId="42E699A2" w14:textId="77777777" w:rsidR="00DE135B" w:rsidRDefault="00AC4270">
      <w:pPr>
        <w:spacing w:before="240" w:after="200" w:line="480" w:lineRule="auto"/>
        <w:jc w:val="both"/>
        <w:rPr>
          <w:b/>
          <w:bCs/>
          <w:sz w:val="24"/>
          <w:szCs w:val="24"/>
        </w:rPr>
      </w:pPr>
      <w:r>
        <w:rPr>
          <w:b/>
          <w:bCs/>
          <w:sz w:val="24"/>
          <w:szCs w:val="24"/>
        </w:rPr>
        <w:t>Types of Learning Management Systems</w:t>
      </w:r>
    </w:p>
    <w:p w14:paraId="23A0B04C" w14:textId="77777777" w:rsidR="00DE135B" w:rsidRDefault="00AC4270">
      <w:pPr>
        <w:spacing w:before="240" w:after="200" w:line="480" w:lineRule="auto"/>
        <w:ind w:firstLine="720"/>
        <w:jc w:val="both"/>
        <w:rPr>
          <w:sz w:val="24"/>
          <w:szCs w:val="24"/>
        </w:rPr>
      </w:pPr>
      <w:r>
        <w:rPr>
          <w:sz w:val="24"/>
          <w:szCs w:val="24"/>
        </w:rPr>
        <w:t xml:space="preserve">In line with the goals and learning objectives, learning management systems (LMS) give users the flexibility to create and manage learning (Hunt, 2010). LMSs come in two types: (1) Proprietary LMSs like Apex Learning, Blackboard, </w:t>
      </w:r>
      <w:proofErr w:type="spellStart"/>
      <w:r>
        <w:rPr>
          <w:sz w:val="24"/>
          <w:szCs w:val="24"/>
        </w:rPr>
        <w:t>Intralearn</w:t>
      </w:r>
      <w:proofErr w:type="spellEnd"/>
      <w:r>
        <w:rPr>
          <w:sz w:val="24"/>
          <w:szCs w:val="24"/>
        </w:rPr>
        <w:t xml:space="preserve">, SAP Enterprise Learning, Saba Software, and others; and (2) Open-source LMSs like A Tutor, </w:t>
      </w:r>
      <w:proofErr w:type="spellStart"/>
      <w:r>
        <w:rPr>
          <w:sz w:val="24"/>
          <w:szCs w:val="24"/>
        </w:rPr>
        <w:t>Claroline</w:t>
      </w:r>
      <w:proofErr w:type="spellEnd"/>
      <w:r>
        <w:rPr>
          <w:sz w:val="24"/>
          <w:szCs w:val="24"/>
        </w:rPr>
        <w:t xml:space="preserve">, </w:t>
      </w:r>
      <w:proofErr w:type="spellStart"/>
      <w:r>
        <w:rPr>
          <w:sz w:val="24"/>
          <w:szCs w:val="24"/>
        </w:rPr>
        <w:t>Dokeos</w:t>
      </w:r>
      <w:proofErr w:type="spellEnd"/>
      <w:r>
        <w:rPr>
          <w:sz w:val="24"/>
          <w:szCs w:val="24"/>
        </w:rPr>
        <w:t xml:space="preserve">, ILIAS, Moodle, Sakai, and others (Barreto et al., 2020). A proprietary LMS is simple to develop </w:t>
      </w:r>
      <w:r>
        <w:rPr>
          <w:sz w:val="24"/>
          <w:szCs w:val="24"/>
        </w:rPr>
        <w:lastRenderedPageBreak/>
        <w:t>and use, but extremely costly. An open-source LMS is free, but maintenance and updates will be paid for.</w:t>
      </w:r>
    </w:p>
    <w:p w14:paraId="66982248" w14:textId="77777777" w:rsidR="00DE135B" w:rsidRDefault="00AC4270" w:rsidP="00153DD3">
      <w:pPr>
        <w:spacing w:before="240" w:after="200" w:line="480" w:lineRule="auto"/>
        <w:ind w:firstLine="720"/>
        <w:jc w:val="both"/>
        <w:rPr>
          <w:sz w:val="24"/>
          <w:szCs w:val="24"/>
        </w:rPr>
      </w:pPr>
      <w:r>
        <w:rPr>
          <w:sz w:val="24"/>
          <w:szCs w:val="24"/>
        </w:rPr>
        <w:t xml:space="preserve">Moodle, as one example of an Open-source LMS, is a safe, multilingual, and flexible setting for teachers and students. In the study by </w:t>
      </w:r>
      <w:proofErr w:type="spellStart"/>
      <w:r>
        <w:rPr>
          <w:sz w:val="24"/>
          <w:szCs w:val="24"/>
        </w:rPr>
        <w:t>Zabolotniaia</w:t>
      </w:r>
      <w:proofErr w:type="spellEnd"/>
      <w:r>
        <w:rPr>
          <w:sz w:val="24"/>
          <w:szCs w:val="24"/>
        </w:rPr>
        <w:t xml:space="preserve"> and Cheng (2020), it is stated that implementing Moodle in higher education expands university coverage by facilitating distance learning, increasing student participation, and maximizing institutional resources.</w:t>
      </w:r>
    </w:p>
    <w:p w14:paraId="756819B7" w14:textId="77777777" w:rsidR="00DE135B" w:rsidRDefault="00AC4270" w:rsidP="00153DD3">
      <w:pPr>
        <w:spacing w:before="240" w:after="200" w:line="480" w:lineRule="auto"/>
        <w:ind w:firstLine="720"/>
        <w:jc w:val="both"/>
        <w:rPr>
          <w:sz w:val="24"/>
          <w:szCs w:val="24"/>
        </w:rPr>
      </w:pPr>
      <w:r>
        <w:rPr>
          <w:sz w:val="24"/>
          <w:szCs w:val="24"/>
        </w:rPr>
        <w:t xml:space="preserve"> With more LMS providers, selecting the appropriate platform depends on institutional needs. One study by </w:t>
      </w:r>
      <w:proofErr w:type="spellStart"/>
      <w:r>
        <w:rPr>
          <w:sz w:val="24"/>
          <w:szCs w:val="24"/>
        </w:rPr>
        <w:t>Poulova</w:t>
      </w:r>
      <w:proofErr w:type="spellEnd"/>
      <w:r>
        <w:rPr>
          <w:sz w:val="24"/>
          <w:szCs w:val="24"/>
        </w:rPr>
        <w:t xml:space="preserve"> et al. (2015) compared Blackboard and EKP (a Proprietary LMS) with Moodle and </w:t>
      </w:r>
      <w:proofErr w:type="spellStart"/>
      <w:r>
        <w:rPr>
          <w:sz w:val="24"/>
          <w:szCs w:val="24"/>
        </w:rPr>
        <w:t>Claroline</w:t>
      </w:r>
      <w:proofErr w:type="spellEnd"/>
      <w:r>
        <w:rPr>
          <w:sz w:val="24"/>
          <w:szCs w:val="24"/>
        </w:rPr>
        <w:t xml:space="preserve"> (open-source LMSs). It shows that Blackboard and EKP share 80% of the same tools, and Moodle and </w:t>
      </w:r>
      <w:proofErr w:type="spellStart"/>
      <w:r>
        <w:rPr>
          <w:sz w:val="24"/>
          <w:szCs w:val="24"/>
        </w:rPr>
        <w:t>Claroline</w:t>
      </w:r>
      <w:proofErr w:type="spellEnd"/>
      <w:r>
        <w:rPr>
          <w:sz w:val="24"/>
          <w:szCs w:val="24"/>
        </w:rPr>
        <w:t xml:space="preserve"> provide low-cost options with slight variation in core functionalities. The biggest differentiator is cost: Moodle and </w:t>
      </w:r>
      <w:proofErr w:type="spellStart"/>
      <w:r>
        <w:rPr>
          <w:sz w:val="24"/>
          <w:szCs w:val="24"/>
        </w:rPr>
        <w:t>Claroline</w:t>
      </w:r>
      <w:proofErr w:type="spellEnd"/>
      <w:r>
        <w:rPr>
          <w:sz w:val="24"/>
          <w:szCs w:val="24"/>
        </w:rPr>
        <w:t xml:space="preserve"> are open source and free, while Blackboard has licensing costs.</w:t>
      </w:r>
    </w:p>
    <w:p w14:paraId="711D549A" w14:textId="60C99D6F" w:rsidR="00DE135B" w:rsidRDefault="00AC4270" w:rsidP="00153DD3">
      <w:pPr>
        <w:spacing w:before="240" w:after="200" w:line="480" w:lineRule="auto"/>
        <w:ind w:firstLine="720"/>
        <w:jc w:val="both"/>
        <w:rPr>
          <w:b/>
          <w:bCs/>
          <w:sz w:val="24"/>
          <w:szCs w:val="24"/>
        </w:rPr>
      </w:pPr>
      <w:r>
        <w:rPr>
          <w:sz w:val="24"/>
          <w:szCs w:val="24"/>
        </w:rPr>
        <w:t>The most crucial factor in student satisfaction is whether the LMS's feature set is suitable for their needs and facilitates their use. Each platform has its own strengths and weaknesses; hence, LMS platforms should be chosen based on users' needs.</w:t>
      </w:r>
      <w:r>
        <w:rPr>
          <w:b/>
          <w:bCs/>
          <w:sz w:val="24"/>
          <w:szCs w:val="24"/>
        </w:rPr>
        <w:t xml:space="preserve">  </w:t>
      </w:r>
    </w:p>
    <w:p w14:paraId="0D438B6A" w14:textId="77777777" w:rsidR="00DE135B" w:rsidRDefault="00AC4270">
      <w:pPr>
        <w:spacing w:before="240" w:after="200" w:line="480" w:lineRule="auto"/>
        <w:jc w:val="both"/>
        <w:rPr>
          <w:b/>
          <w:bCs/>
          <w:sz w:val="24"/>
          <w:szCs w:val="24"/>
        </w:rPr>
      </w:pPr>
      <w:r>
        <w:rPr>
          <w:b/>
          <w:bCs/>
          <w:sz w:val="24"/>
          <w:szCs w:val="24"/>
        </w:rPr>
        <w:t>Poverty Reduction and the 4Ps Program in the Philippines</w:t>
      </w:r>
    </w:p>
    <w:p w14:paraId="73481189" w14:textId="77777777" w:rsidR="00DE135B" w:rsidRDefault="00AC4270">
      <w:pPr>
        <w:spacing w:before="240" w:after="200" w:line="480" w:lineRule="auto"/>
        <w:ind w:firstLine="720"/>
        <w:jc w:val="both"/>
        <w:rPr>
          <w:sz w:val="24"/>
          <w:szCs w:val="24"/>
        </w:rPr>
      </w:pPr>
      <w:proofErr w:type="spellStart"/>
      <w:r>
        <w:rPr>
          <w:sz w:val="24"/>
          <w:szCs w:val="24"/>
        </w:rPr>
        <w:t>Pantawid</w:t>
      </w:r>
      <w:proofErr w:type="spellEnd"/>
      <w:r>
        <w:rPr>
          <w:sz w:val="24"/>
          <w:szCs w:val="24"/>
        </w:rPr>
        <w:t xml:space="preserve"> </w:t>
      </w:r>
      <w:proofErr w:type="spellStart"/>
      <w:r>
        <w:rPr>
          <w:sz w:val="24"/>
          <w:szCs w:val="24"/>
        </w:rPr>
        <w:t>Pamilyang</w:t>
      </w:r>
      <w:proofErr w:type="spellEnd"/>
      <w:r>
        <w:rPr>
          <w:sz w:val="24"/>
          <w:szCs w:val="24"/>
        </w:rPr>
        <w:t xml:space="preserve"> Pilipino Program (4Ps) is a conditional cash transfer (CCT) program that provides financial support to low-income households with children aged 0-14. The program meets the short-term and long-term needs of its Beneficiaries by requiring recipients to maintain regular </w:t>
      </w:r>
      <w:r>
        <w:rPr>
          <w:sz w:val="24"/>
          <w:szCs w:val="24"/>
        </w:rPr>
        <w:lastRenderedPageBreak/>
        <w:t xml:space="preserve">health examinations and school attendance (Fernandez &amp; </w:t>
      </w:r>
      <w:proofErr w:type="spellStart"/>
      <w:r>
        <w:rPr>
          <w:sz w:val="24"/>
          <w:szCs w:val="24"/>
        </w:rPr>
        <w:t>Olfindo</w:t>
      </w:r>
      <w:proofErr w:type="spellEnd"/>
      <w:r>
        <w:rPr>
          <w:sz w:val="24"/>
          <w:szCs w:val="24"/>
        </w:rPr>
        <w:t>, 2011). This method helps reduce financial issues while preparing the future generation with health and knowledge to end the cycle of poverty.</w:t>
      </w:r>
    </w:p>
    <w:p w14:paraId="6AF81B31" w14:textId="31A98790" w:rsidR="00DE135B" w:rsidRPr="00153DD3" w:rsidRDefault="00AC4270" w:rsidP="00153DD3">
      <w:pPr>
        <w:spacing w:before="240" w:after="200" w:line="480" w:lineRule="auto"/>
        <w:ind w:firstLine="720"/>
        <w:jc w:val="both"/>
        <w:rPr>
          <w:sz w:val="24"/>
          <w:szCs w:val="24"/>
        </w:rPr>
      </w:pPr>
      <w:r>
        <w:rPr>
          <w:sz w:val="24"/>
          <w:szCs w:val="24"/>
        </w:rPr>
        <w:t xml:space="preserve">Impact of the 4Ps Program on Poverty Reduction in the Philippines </w:t>
      </w:r>
      <w:proofErr w:type="gramStart"/>
      <w:r>
        <w:rPr>
          <w:sz w:val="24"/>
          <w:szCs w:val="24"/>
        </w:rPr>
        <w:t>The</w:t>
      </w:r>
      <w:proofErr w:type="gramEnd"/>
      <w:r>
        <w:rPr>
          <w:sz w:val="24"/>
          <w:szCs w:val="24"/>
        </w:rPr>
        <w:t xml:space="preserve"> poverty rate in the Philippines decreased sharply between 2008 and 2015 due to economic expansion and government interventions, especially the </w:t>
      </w:r>
      <w:proofErr w:type="spellStart"/>
      <w:r>
        <w:rPr>
          <w:sz w:val="24"/>
          <w:szCs w:val="24"/>
        </w:rPr>
        <w:t>Pantawid</w:t>
      </w:r>
      <w:proofErr w:type="spellEnd"/>
      <w:r>
        <w:rPr>
          <w:sz w:val="24"/>
          <w:szCs w:val="24"/>
        </w:rPr>
        <w:t xml:space="preserve"> </w:t>
      </w:r>
      <w:proofErr w:type="spellStart"/>
      <w:r>
        <w:rPr>
          <w:sz w:val="24"/>
          <w:szCs w:val="24"/>
        </w:rPr>
        <w:t>Pamilyang</w:t>
      </w:r>
      <w:proofErr w:type="spellEnd"/>
      <w:r>
        <w:rPr>
          <w:sz w:val="24"/>
          <w:szCs w:val="24"/>
        </w:rPr>
        <w:t xml:space="preserve"> Pilipino Program (4Ps). There's a 0.71% yearly decline in the poor population (Simeon, 2021). Almost a million people benefited from this program between 2009 and 2011, which emphasizes the significance of government intervention in reducing poverty. Furthermore, the critical part of the 4Ps was always education, which supports the idea that investing in education yields long-term socioeconomic gains. In the study </w:t>
      </w:r>
      <w:proofErr w:type="gramStart"/>
      <w:r>
        <w:rPr>
          <w:sz w:val="24"/>
          <w:szCs w:val="24"/>
        </w:rPr>
        <w:t>by  Flores</w:t>
      </w:r>
      <w:proofErr w:type="gramEnd"/>
      <w:r>
        <w:rPr>
          <w:sz w:val="24"/>
          <w:szCs w:val="24"/>
        </w:rPr>
        <w:t xml:space="preserve"> et al. (2019), as financial aid increases, the probability of the student dropping out decreases. A 2011 DSWD survey found that increased educational options and financial assistance improved Beneficiaries' academic achievement.  The results of this study show that the 4Ps are among the key factors in reducing educational gaps, which are vital to the country's growth and productivity.</w:t>
      </w:r>
    </w:p>
    <w:p w14:paraId="4B382175" w14:textId="77777777" w:rsidR="00DE135B" w:rsidRDefault="00AC4270">
      <w:pPr>
        <w:spacing w:before="240" w:after="200" w:line="480" w:lineRule="auto"/>
        <w:jc w:val="both"/>
        <w:rPr>
          <w:b/>
          <w:bCs/>
          <w:sz w:val="24"/>
          <w:szCs w:val="24"/>
        </w:rPr>
      </w:pPr>
      <w:r>
        <w:rPr>
          <w:b/>
          <w:bCs/>
          <w:sz w:val="24"/>
          <w:szCs w:val="24"/>
        </w:rPr>
        <w:t>Health and Nutrition Benefits of 4Ps</w:t>
      </w:r>
    </w:p>
    <w:p w14:paraId="43686CAE" w14:textId="77777777" w:rsidR="00DE135B" w:rsidRDefault="00AC4270">
      <w:pPr>
        <w:spacing w:before="240" w:after="200" w:line="480" w:lineRule="auto"/>
        <w:ind w:firstLine="720"/>
        <w:jc w:val="both"/>
        <w:rPr>
          <w:sz w:val="24"/>
          <w:szCs w:val="24"/>
        </w:rPr>
      </w:pPr>
      <w:r>
        <w:rPr>
          <w:sz w:val="24"/>
          <w:szCs w:val="24"/>
        </w:rPr>
        <w:t xml:space="preserve">A study by Organo (2023) shows that the 4Ps improve beneficiaries' health and nutrition by reducing the incidence and severity of illness. The improved overall health of people demonstrates that financial assistance, when paired with health-related issues, can reduce child mortality rates and improve prenatal health in low-income households. The program promotes routine health examinations and maternal care. This advantage highlights how well the </w:t>
      </w:r>
      <w:r>
        <w:rPr>
          <w:sz w:val="24"/>
          <w:szCs w:val="24"/>
        </w:rPr>
        <w:lastRenderedPageBreak/>
        <w:t>program enhances people's well-being, which may lead to the end of the cycle of poverty.</w:t>
      </w:r>
    </w:p>
    <w:p w14:paraId="181E2DA0" w14:textId="77777777" w:rsidR="00DE135B" w:rsidRDefault="00AC4270">
      <w:pPr>
        <w:spacing w:before="240" w:after="200" w:line="480" w:lineRule="auto"/>
        <w:jc w:val="both"/>
        <w:rPr>
          <w:b/>
          <w:bCs/>
          <w:sz w:val="24"/>
          <w:szCs w:val="24"/>
        </w:rPr>
      </w:pPr>
      <w:r>
        <w:rPr>
          <w:b/>
          <w:bCs/>
          <w:sz w:val="24"/>
          <w:szCs w:val="24"/>
        </w:rPr>
        <w:t>Challenges in 4Ps Implementation</w:t>
      </w:r>
    </w:p>
    <w:p w14:paraId="58C90181" w14:textId="77777777" w:rsidR="00DE135B" w:rsidRDefault="00AC4270">
      <w:pPr>
        <w:spacing w:before="240" w:after="200" w:line="480" w:lineRule="auto"/>
        <w:ind w:firstLine="720"/>
        <w:jc w:val="both"/>
        <w:rPr>
          <w:sz w:val="24"/>
          <w:szCs w:val="24"/>
        </w:rPr>
      </w:pPr>
      <w:r>
        <w:rPr>
          <w:sz w:val="24"/>
          <w:szCs w:val="24"/>
        </w:rPr>
        <w:t xml:space="preserve">Implementing the </w:t>
      </w:r>
      <w:proofErr w:type="spellStart"/>
      <w:r>
        <w:rPr>
          <w:sz w:val="24"/>
          <w:szCs w:val="24"/>
        </w:rPr>
        <w:t>Pantawid</w:t>
      </w:r>
      <w:proofErr w:type="spellEnd"/>
      <w:r>
        <w:rPr>
          <w:sz w:val="24"/>
          <w:szCs w:val="24"/>
        </w:rPr>
        <w:t xml:space="preserve"> </w:t>
      </w:r>
      <w:proofErr w:type="spellStart"/>
      <w:r>
        <w:rPr>
          <w:sz w:val="24"/>
          <w:szCs w:val="24"/>
        </w:rPr>
        <w:t>Pamilyang</w:t>
      </w:r>
      <w:proofErr w:type="spellEnd"/>
      <w:r>
        <w:rPr>
          <w:sz w:val="24"/>
          <w:szCs w:val="24"/>
        </w:rPr>
        <w:t xml:space="preserve"> Pilipino Program (4Ps) comes with challenges such as supply shortages, administrative complexity, and resource constraints (Babasa, 2019). Transferring it to LGUs results in a lack of institutional capacity to fully implement and monitor 4Ps effectively. This is also accompanied by poor coordination and service gaps, with a lack of monitoring resulting in reduced transparency and accountability. Therefore, to properly utilize the 4Ps program for its intended purpose, it is necessary to improve its whole process.</w:t>
      </w:r>
    </w:p>
    <w:p w14:paraId="324B9C6A" w14:textId="77777777" w:rsidR="00DE135B" w:rsidRDefault="00AC4270">
      <w:pPr>
        <w:spacing w:before="240" w:after="200" w:line="480" w:lineRule="auto"/>
        <w:jc w:val="both"/>
        <w:rPr>
          <w:b/>
          <w:bCs/>
          <w:sz w:val="24"/>
          <w:szCs w:val="24"/>
        </w:rPr>
      </w:pPr>
      <w:r>
        <w:rPr>
          <w:b/>
          <w:bCs/>
          <w:sz w:val="24"/>
          <w:szCs w:val="24"/>
        </w:rPr>
        <w:t>Institutional Monitoring and Feedback</w:t>
      </w:r>
    </w:p>
    <w:p w14:paraId="19BC4D3A" w14:textId="77777777" w:rsidR="00DE135B" w:rsidRDefault="00AC4270">
      <w:pPr>
        <w:spacing w:before="240" w:after="200" w:line="480" w:lineRule="auto"/>
        <w:ind w:firstLine="720"/>
        <w:jc w:val="both"/>
        <w:rPr>
          <w:sz w:val="24"/>
          <w:szCs w:val="24"/>
        </w:rPr>
      </w:pPr>
      <w:r>
        <w:rPr>
          <w:sz w:val="24"/>
          <w:szCs w:val="24"/>
        </w:rPr>
        <w:t xml:space="preserve">Uncontrollable emergency scenarios can shift teaching methods and impact the sustainability of higher education institutions. Such unforeseen circumstances necessitate quick involvement by institutional monitoring and input, which is, in many respects, a shared obligation. However, because the process requires managerial-level work from the very beginning, it addresses the relevant issues. In a study conducted by Ayeni (2012), 60 principals and 540 teachers were randomly selected to assess the efficiency of principal supervision of teachers' instructional tasks in secondary schools in Ondo State, Nigeria. Ayeni (2012) presented numerous monitoring approaches based on </w:t>
      </w:r>
      <w:proofErr w:type="spellStart"/>
      <w:r>
        <w:rPr>
          <w:sz w:val="24"/>
          <w:szCs w:val="24"/>
        </w:rPr>
        <w:t>Ogunsaju</w:t>
      </w:r>
      <w:proofErr w:type="spellEnd"/>
      <w:r>
        <w:rPr>
          <w:sz w:val="24"/>
          <w:szCs w:val="24"/>
        </w:rPr>
        <w:t xml:space="preserve"> (1983) and </w:t>
      </w:r>
      <w:proofErr w:type="spellStart"/>
      <w:r>
        <w:rPr>
          <w:sz w:val="24"/>
          <w:szCs w:val="24"/>
        </w:rPr>
        <w:t>Peretomode</w:t>
      </w:r>
      <w:proofErr w:type="spellEnd"/>
      <w:r>
        <w:rPr>
          <w:sz w:val="24"/>
          <w:szCs w:val="24"/>
        </w:rPr>
        <w:t xml:space="preserve"> (1995). </w:t>
      </w:r>
    </w:p>
    <w:p w14:paraId="67EB5ED1" w14:textId="77777777" w:rsidR="00DE135B" w:rsidRDefault="00AC4270" w:rsidP="00153DD3">
      <w:pPr>
        <w:spacing w:before="240" w:after="200" w:line="480" w:lineRule="auto"/>
        <w:ind w:firstLine="720"/>
        <w:jc w:val="both"/>
        <w:rPr>
          <w:sz w:val="24"/>
          <w:szCs w:val="24"/>
        </w:rPr>
      </w:pPr>
      <w:r>
        <w:rPr>
          <w:sz w:val="24"/>
          <w:szCs w:val="24"/>
        </w:rPr>
        <w:lastRenderedPageBreak/>
        <w:t>The tactics include clinical supervision, research, micro-teaching, and seminar/workshop approaches. Goldhammer's (1969) clinical supervision technique involves five stages: (</w:t>
      </w:r>
      <w:proofErr w:type="spellStart"/>
      <w:r>
        <w:rPr>
          <w:sz w:val="24"/>
          <w:szCs w:val="24"/>
        </w:rPr>
        <w:t>i</w:t>
      </w:r>
      <w:proofErr w:type="spellEnd"/>
      <w:r>
        <w:rPr>
          <w:sz w:val="24"/>
          <w:szCs w:val="24"/>
        </w:rPr>
        <w:t xml:space="preserve">) pre-observation conference between supervisor and teacher; (ii) classroom observation; (iii) supervisor's analysis notes; (iv) post-observation conference between supervisor and teacher; and (v) supervisor's post-observation analysis. The research technique is more democratic since the supervisor encourages Instructors to conduct action research to solve their identified teaching-learning problems. Micro-teaching is a reflective strategy in which teachers, supervisors, and students use video recordings to develop new teaching skills. The seminar/workshop technique involves repeating courses with the same group and providing feedback, allowing a small group to assess common teaching-learning challenges through hands-on experiences critically. </w:t>
      </w:r>
    </w:p>
    <w:p w14:paraId="4BA17355" w14:textId="77777777" w:rsidR="00DE135B" w:rsidRDefault="00AC4270" w:rsidP="00153DD3">
      <w:pPr>
        <w:spacing w:before="240" w:after="200" w:line="480" w:lineRule="auto"/>
        <w:ind w:firstLine="720"/>
        <w:jc w:val="both"/>
        <w:rPr>
          <w:sz w:val="24"/>
          <w:szCs w:val="24"/>
        </w:rPr>
      </w:pPr>
      <w:r>
        <w:rPr>
          <w:sz w:val="24"/>
          <w:szCs w:val="24"/>
        </w:rPr>
        <w:t xml:space="preserve">In another study, treating students as crucial stakeholders in the institutional monitoring system, </w:t>
      </w:r>
      <w:proofErr w:type="spellStart"/>
      <w:r>
        <w:rPr>
          <w:sz w:val="24"/>
          <w:szCs w:val="24"/>
        </w:rPr>
        <w:t>AlMahrooqi</w:t>
      </w:r>
      <w:proofErr w:type="spellEnd"/>
      <w:r>
        <w:rPr>
          <w:sz w:val="24"/>
          <w:szCs w:val="24"/>
        </w:rPr>
        <w:t xml:space="preserve"> et al. (2015) worked with 62 English language foundation students at Oman's Sultan Qaboos University (SQU), reviewing various parts of the university's English foundation curriculum. The study suggests producing EFL textbooks that are culturally grounded and involve students in the curriculum design process. McDonough and </w:t>
      </w:r>
      <w:proofErr w:type="spellStart"/>
      <w:r>
        <w:rPr>
          <w:sz w:val="24"/>
          <w:szCs w:val="24"/>
        </w:rPr>
        <w:t>Chaikitmongkol's</w:t>
      </w:r>
      <w:proofErr w:type="spellEnd"/>
      <w:r>
        <w:rPr>
          <w:sz w:val="24"/>
          <w:szCs w:val="24"/>
        </w:rPr>
        <w:t xml:space="preserve"> (2007) study found that materials development, teacher-student preparation, and timely course evaluation are crucial for the success of a task-based EFL course at Chiang Mai University in Thailand.</w:t>
      </w:r>
    </w:p>
    <w:p w14:paraId="5EA8D7CB" w14:textId="77777777" w:rsidR="00153DD3" w:rsidRDefault="00153DD3">
      <w:pPr>
        <w:spacing w:before="240" w:after="200" w:line="480" w:lineRule="auto"/>
        <w:jc w:val="both"/>
        <w:rPr>
          <w:b/>
          <w:bCs/>
          <w:sz w:val="24"/>
          <w:szCs w:val="24"/>
        </w:rPr>
      </w:pPr>
    </w:p>
    <w:p w14:paraId="4AFD2E4A" w14:textId="77777777" w:rsidR="00153DD3" w:rsidRDefault="00153DD3">
      <w:pPr>
        <w:spacing w:before="240" w:after="200" w:line="480" w:lineRule="auto"/>
        <w:jc w:val="both"/>
        <w:rPr>
          <w:b/>
          <w:bCs/>
          <w:sz w:val="24"/>
          <w:szCs w:val="24"/>
        </w:rPr>
      </w:pPr>
    </w:p>
    <w:p w14:paraId="0BD263F1" w14:textId="0E6B71E6" w:rsidR="00DE135B" w:rsidRDefault="00AC4270">
      <w:pPr>
        <w:spacing w:before="240" w:after="200" w:line="480" w:lineRule="auto"/>
        <w:jc w:val="both"/>
        <w:rPr>
          <w:b/>
          <w:bCs/>
          <w:sz w:val="24"/>
          <w:szCs w:val="24"/>
        </w:rPr>
      </w:pPr>
      <w:r>
        <w:rPr>
          <w:b/>
          <w:bCs/>
          <w:sz w:val="24"/>
          <w:szCs w:val="24"/>
        </w:rPr>
        <w:lastRenderedPageBreak/>
        <w:t>Educational Opportunities for Older Adults</w:t>
      </w:r>
    </w:p>
    <w:p w14:paraId="2150C2C9" w14:textId="77777777" w:rsidR="00DE135B" w:rsidRDefault="00AC4270">
      <w:pPr>
        <w:spacing w:before="240" w:after="200" w:line="480" w:lineRule="auto"/>
        <w:ind w:firstLine="720"/>
        <w:jc w:val="both"/>
        <w:rPr>
          <w:sz w:val="24"/>
          <w:szCs w:val="24"/>
        </w:rPr>
      </w:pPr>
      <w:r>
        <w:rPr>
          <w:sz w:val="24"/>
          <w:szCs w:val="24"/>
        </w:rPr>
        <w:t>Armed with knowledge of the demographics of the senior population and the fallacies associated with aging, a clearer understanding of the value of education for our elderly has emerged. Acceptance of the principles and concepts of lifelong learning is associated with a greater emphasis on sustaining educational goals throughout one's life. There are three types of education for older people: 1) programs with particular privileges for seniors; 2) existing programs adapted or modified to meet the special needs of seniors; and 3) programs established and explicitly offered for seniors (Lumsden, 1985).</w:t>
      </w:r>
    </w:p>
    <w:p w14:paraId="324D4F45" w14:textId="77777777" w:rsidR="00DE135B" w:rsidRDefault="00AC4270">
      <w:pPr>
        <w:spacing w:before="240" w:after="200" w:line="480" w:lineRule="auto"/>
        <w:jc w:val="both"/>
        <w:rPr>
          <w:b/>
          <w:bCs/>
          <w:sz w:val="24"/>
          <w:szCs w:val="24"/>
        </w:rPr>
      </w:pPr>
      <w:r>
        <w:rPr>
          <w:b/>
          <w:bCs/>
          <w:sz w:val="24"/>
          <w:szCs w:val="24"/>
        </w:rPr>
        <w:t>Education Opportunity &amp; Teaching for Solo Parents</w:t>
      </w:r>
    </w:p>
    <w:p w14:paraId="5AE6D106" w14:textId="77777777" w:rsidR="00DE135B" w:rsidRDefault="00AC4270">
      <w:pPr>
        <w:spacing w:before="240" w:after="200" w:line="480" w:lineRule="auto"/>
        <w:ind w:firstLine="720"/>
        <w:jc w:val="both"/>
        <w:rPr>
          <w:sz w:val="24"/>
          <w:szCs w:val="24"/>
        </w:rPr>
      </w:pPr>
      <w:r>
        <w:rPr>
          <w:sz w:val="24"/>
          <w:szCs w:val="24"/>
        </w:rPr>
        <w:t xml:space="preserve">Recent studies have highlighted the challenging educational realities that single parents and their children endure. Dai et al. (2025) found that structured home-school collaborative interventions assist students from single-parent households by dramatically improving their resilience, emotional control, and goal concentration. This emphasizes the critical role that educators play in collaborating with single parents to support children's socioemotional learning. To support this viewpoint, Maro et al. (2024) found that solo working parents experience moderate to high difficulties balancing career responsibilities with their children's educational needs, particularly in attending school activities and providing consistent academic support. These limitations are often due to time, budgetary, and institutional capacity constraints. Beneficiaries also describe specific challenges associated with single parenthood. Dote and Garcia (2025) discovered that adolescents raised by single parents usually struggle with emotional burdens, financial stress, and a desire for parental presence. Still, </w:t>
      </w:r>
      <w:r>
        <w:rPr>
          <w:sz w:val="24"/>
          <w:szCs w:val="24"/>
        </w:rPr>
        <w:lastRenderedPageBreak/>
        <w:t>they also demonstrate resilience and empathy characteristics that impact their academic behaviors and school participation.</w:t>
      </w:r>
    </w:p>
    <w:p w14:paraId="63EDAD8B" w14:textId="77777777" w:rsidR="00DE135B" w:rsidRDefault="00AC4270" w:rsidP="00153DD3">
      <w:pPr>
        <w:spacing w:before="240" w:after="200" w:line="480" w:lineRule="auto"/>
        <w:ind w:firstLine="720"/>
        <w:jc w:val="both"/>
        <w:rPr>
          <w:sz w:val="24"/>
          <w:szCs w:val="24"/>
        </w:rPr>
      </w:pPr>
      <w:r>
        <w:rPr>
          <w:sz w:val="24"/>
          <w:szCs w:val="24"/>
        </w:rPr>
        <w:t xml:space="preserve">Research in the Philippines contributes to a better understanding of the sociocultural and legal landscapes that influence lone parents' educational potential. According to Lucero-Dueñas (2025), solitary parents have barriers to accessing social and educational help due to societal stigma and limitations in policy implementation. Similar themes arise in Arcilla et al. (2025), who discovered that single parents caring for very young infants face considerable emotional, physical, and resource-based problems that limit their ability to participate in early childhood education activities fully. </w:t>
      </w:r>
      <w:proofErr w:type="spellStart"/>
      <w:r>
        <w:rPr>
          <w:sz w:val="24"/>
          <w:szCs w:val="24"/>
        </w:rPr>
        <w:t>Shitindia</w:t>
      </w:r>
      <w:proofErr w:type="spellEnd"/>
      <w:r>
        <w:rPr>
          <w:sz w:val="24"/>
          <w:szCs w:val="24"/>
        </w:rPr>
        <w:t xml:space="preserve"> (2025) observed that single parents living in street-connected contexts face extreme barriers to their children's education, including safety concerns, social discrimination, and a lack of institutional support, emphasizing the compounded disadvantage experienced by marginalized single-parent families. Meanwhile, Lopez et al. (2024) studied single mothers pursuing higher education, revealing challenges such as financial strain, time management, and limited institutional support, while also demonstrating these students' perseverance and motivation to continue their studies despite adversity. Collectively, these studies show that both solo parents and their children face interconnected emotional, economic, and structural challenges, emphasizing the need for more flexible school policies, increased teacher-parent collaboration, and improved institutional support to promote educational opportunity for single-parent families.</w:t>
      </w:r>
    </w:p>
    <w:p w14:paraId="1F39AD5F" w14:textId="77777777" w:rsidR="00153DD3" w:rsidRDefault="00153DD3">
      <w:pPr>
        <w:spacing w:before="240" w:after="200" w:line="480" w:lineRule="auto"/>
        <w:jc w:val="both"/>
        <w:rPr>
          <w:b/>
          <w:bCs/>
          <w:sz w:val="24"/>
          <w:szCs w:val="24"/>
        </w:rPr>
      </w:pPr>
    </w:p>
    <w:p w14:paraId="21EFC722" w14:textId="77777777" w:rsidR="00153DD3" w:rsidRDefault="00153DD3">
      <w:pPr>
        <w:spacing w:before="240" w:after="200" w:line="480" w:lineRule="auto"/>
        <w:jc w:val="both"/>
        <w:rPr>
          <w:b/>
          <w:bCs/>
          <w:sz w:val="24"/>
          <w:szCs w:val="24"/>
        </w:rPr>
      </w:pPr>
    </w:p>
    <w:p w14:paraId="30278996" w14:textId="02BCD97A" w:rsidR="00DE135B" w:rsidRDefault="00AC4270">
      <w:pPr>
        <w:spacing w:before="240" w:after="200" w:line="480" w:lineRule="auto"/>
        <w:jc w:val="both"/>
        <w:rPr>
          <w:b/>
          <w:bCs/>
          <w:sz w:val="24"/>
          <w:szCs w:val="24"/>
        </w:rPr>
      </w:pPr>
      <w:r>
        <w:rPr>
          <w:b/>
          <w:bCs/>
          <w:sz w:val="24"/>
          <w:szCs w:val="24"/>
        </w:rPr>
        <w:lastRenderedPageBreak/>
        <w:t>Quality vs. Access</w:t>
      </w:r>
    </w:p>
    <w:p w14:paraId="77D5FC08" w14:textId="77777777" w:rsidR="00DE135B" w:rsidRDefault="00AC4270">
      <w:pPr>
        <w:spacing w:before="240" w:after="200" w:line="480" w:lineRule="auto"/>
        <w:ind w:firstLine="720"/>
        <w:jc w:val="both"/>
        <w:rPr>
          <w:sz w:val="24"/>
          <w:szCs w:val="24"/>
        </w:rPr>
      </w:pPr>
      <w:r>
        <w:rPr>
          <w:sz w:val="24"/>
          <w:szCs w:val="24"/>
        </w:rPr>
        <w:t xml:space="preserve">Research indicates that access alone does not guarantee meaningful learning, despite global advances in expanding free education. About 70% of 10-year-olds in low- and middle-income countries are unable to read and understand simple text, according to the UNICEF–World Bank *State of Global Learning Poverty* (2022). This problem predates COVID-19 but has worsened due to school closures and economic disruption. The issue is worse in the Philippines, where 91% of 10-year-olds are unable to read passages that are appropriate for their age. This is primarily because of inadequate classroom instruction, poor teaching quality, and teacher absenteeism. </w:t>
      </w:r>
    </w:p>
    <w:p w14:paraId="1F817671" w14:textId="06B72478" w:rsidR="00DE135B" w:rsidRPr="00153DD3" w:rsidRDefault="00AC4270" w:rsidP="00153DD3">
      <w:pPr>
        <w:spacing w:before="240" w:after="200" w:line="480" w:lineRule="auto"/>
        <w:ind w:firstLine="720"/>
        <w:jc w:val="both"/>
        <w:rPr>
          <w:sz w:val="24"/>
          <w:szCs w:val="24"/>
        </w:rPr>
      </w:pPr>
      <w:r>
        <w:rPr>
          <w:sz w:val="24"/>
          <w:szCs w:val="24"/>
        </w:rPr>
        <w:t>According to PIDS, systemic problems like persistent underfunding result in overcrowding in classrooms, a lack of learning resources, and insufficient support systems. According to Wong (2024), free-education systems frequently fail because they disregard equitable resource allocation, teacher preparation, and infrastructure. In general, the literature emphasizes that eliminating fees is only the beginning; real educational equity necessitates ongoing funding for educators, resources, and structural changes that put learning ahead of attendance.</w:t>
      </w:r>
    </w:p>
    <w:p w14:paraId="44A982D9" w14:textId="77777777" w:rsidR="00DE135B" w:rsidRDefault="00AC4270">
      <w:pPr>
        <w:spacing w:before="240" w:after="200" w:line="480" w:lineRule="auto"/>
        <w:jc w:val="both"/>
        <w:rPr>
          <w:b/>
          <w:bCs/>
          <w:sz w:val="24"/>
          <w:szCs w:val="24"/>
        </w:rPr>
      </w:pPr>
      <w:r>
        <w:rPr>
          <w:b/>
          <w:bCs/>
          <w:sz w:val="24"/>
          <w:szCs w:val="24"/>
        </w:rPr>
        <w:t>Synthesis and Relevance of the Study</w:t>
      </w:r>
    </w:p>
    <w:p w14:paraId="360DA8B5" w14:textId="77777777" w:rsidR="00DE135B" w:rsidRDefault="00AC4270">
      <w:pPr>
        <w:spacing w:before="240" w:after="200" w:line="480" w:lineRule="auto"/>
        <w:jc w:val="both"/>
        <w:rPr>
          <w:sz w:val="24"/>
          <w:szCs w:val="24"/>
        </w:rPr>
      </w:pPr>
      <w:r>
        <w:rPr>
          <w:b/>
          <w:bCs/>
          <w:sz w:val="24"/>
          <w:szCs w:val="24"/>
        </w:rPr>
        <w:tab/>
      </w:r>
      <w:r>
        <w:rPr>
          <w:sz w:val="24"/>
          <w:szCs w:val="24"/>
        </w:rPr>
        <w:t xml:space="preserve">The study highlights the flexibility and effectiveness in providing educational opportunities beyond the traditional teaching (Howard &amp; Maton, 2011; Wang et al., 2011). Online education can sometimes surpass on-site learning in academic outcomes (Shachar &amp; Neumann, 2020). However, the issue with time management, accessibility, and digital fairness still remains </w:t>
      </w:r>
      <w:r>
        <w:rPr>
          <w:sz w:val="24"/>
          <w:szCs w:val="24"/>
        </w:rPr>
        <w:lastRenderedPageBreak/>
        <w:t>among the disadvantaged groups (Gilbert, 2015; García Zare et al., 2023). The idea of feedback systems and collaborative learning was integrated to increase student engagement (Teo &amp; Williams, 2005; Varkey et al., 2022).</w:t>
      </w:r>
    </w:p>
    <w:p w14:paraId="450DF47B" w14:textId="77777777" w:rsidR="00DE135B" w:rsidRDefault="00AC4270" w:rsidP="00153DD3">
      <w:pPr>
        <w:spacing w:before="240" w:after="200" w:line="480" w:lineRule="auto"/>
        <w:ind w:firstLine="720"/>
        <w:jc w:val="both"/>
        <w:rPr>
          <w:sz w:val="24"/>
          <w:szCs w:val="24"/>
        </w:rPr>
      </w:pPr>
      <w:r>
        <w:rPr>
          <w:sz w:val="24"/>
          <w:szCs w:val="24"/>
        </w:rPr>
        <w:t>LMS or Learning Management Systems are essential in online education since they provide a platform for information delivery and interaction (Ellis, 2009). Some of the LMS cater to different needs, like Moodle, which promotes accessibility and participation (</w:t>
      </w:r>
      <w:proofErr w:type="spellStart"/>
      <w:r>
        <w:rPr>
          <w:sz w:val="24"/>
          <w:szCs w:val="24"/>
        </w:rPr>
        <w:t>Zabolotniaia</w:t>
      </w:r>
      <w:proofErr w:type="spellEnd"/>
      <w:r>
        <w:rPr>
          <w:sz w:val="24"/>
          <w:szCs w:val="24"/>
        </w:rPr>
        <w:t xml:space="preserve"> &amp; Cheng, 2020). </w:t>
      </w:r>
    </w:p>
    <w:p w14:paraId="4368EC86" w14:textId="155A892F" w:rsidR="00DE135B" w:rsidRDefault="00AC4270" w:rsidP="00153DD3">
      <w:pPr>
        <w:spacing w:before="240" w:after="200" w:line="480" w:lineRule="auto"/>
        <w:ind w:firstLine="720"/>
        <w:jc w:val="both"/>
        <w:rPr>
          <w:sz w:val="24"/>
          <w:szCs w:val="24"/>
        </w:rPr>
      </w:pPr>
      <w:r>
        <w:rPr>
          <w:sz w:val="24"/>
          <w:szCs w:val="24"/>
        </w:rPr>
        <w:t xml:space="preserve">Reducing poverty, boosting education, and improving the welfare of low-income families are all made possible by the </w:t>
      </w:r>
      <w:proofErr w:type="spellStart"/>
      <w:r>
        <w:rPr>
          <w:sz w:val="24"/>
          <w:szCs w:val="24"/>
        </w:rPr>
        <w:t>Pantawid</w:t>
      </w:r>
      <w:proofErr w:type="spellEnd"/>
      <w:r>
        <w:rPr>
          <w:sz w:val="24"/>
          <w:szCs w:val="24"/>
        </w:rPr>
        <w:t xml:space="preserve"> </w:t>
      </w:r>
      <w:proofErr w:type="spellStart"/>
      <w:r>
        <w:rPr>
          <w:sz w:val="24"/>
          <w:szCs w:val="24"/>
        </w:rPr>
        <w:t>Pamilyang</w:t>
      </w:r>
      <w:proofErr w:type="spellEnd"/>
      <w:r>
        <w:rPr>
          <w:sz w:val="24"/>
          <w:szCs w:val="24"/>
        </w:rPr>
        <w:t xml:space="preserve"> Pilipino Program (4Ps) (Fernandez &amp; </w:t>
      </w:r>
      <w:proofErr w:type="spellStart"/>
      <w:r>
        <w:rPr>
          <w:sz w:val="24"/>
          <w:szCs w:val="24"/>
        </w:rPr>
        <w:t>Olfindo</w:t>
      </w:r>
      <w:proofErr w:type="spellEnd"/>
      <w:r>
        <w:rPr>
          <w:sz w:val="24"/>
          <w:szCs w:val="24"/>
        </w:rPr>
        <w:t>, 2011; Simeon, 2021). Research indicates that financial aid boosts socioeconomic growth and school retention rates, but the program's full potential is hampered by resource constraints and management problems (Flores et al., 2019; Babasa, 2019). The Intelligent System for Feedback Analytics and Beneficiary Performance Evaluation, which offers 4Ps Beneficiaries easily accessible online resources and learning opportunities through LMS features and interactive platforms, was developed as a result of these findings. The system encourages skill development, inclusive education, poverty alleviation, and social empowerment</w:t>
      </w:r>
      <w:r w:rsidR="00153DD3">
        <w:rPr>
          <w:sz w:val="24"/>
          <w:szCs w:val="24"/>
        </w:rPr>
        <w:t>.</w:t>
      </w:r>
    </w:p>
    <w:p w14:paraId="5D1DBDB9" w14:textId="77777777" w:rsidR="00153DD3" w:rsidRDefault="00153DD3">
      <w:pPr>
        <w:spacing w:before="240" w:after="200" w:line="480" w:lineRule="auto"/>
        <w:jc w:val="both"/>
        <w:rPr>
          <w:b/>
          <w:bCs/>
          <w:sz w:val="24"/>
          <w:szCs w:val="24"/>
          <w:highlight w:val="white"/>
        </w:rPr>
      </w:pPr>
    </w:p>
    <w:p w14:paraId="35C75B57" w14:textId="77777777" w:rsidR="00153DD3" w:rsidRDefault="00153DD3">
      <w:pPr>
        <w:spacing w:before="240" w:after="200" w:line="480" w:lineRule="auto"/>
        <w:jc w:val="both"/>
        <w:rPr>
          <w:b/>
          <w:bCs/>
          <w:sz w:val="24"/>
          <w:szCs w:val="24"/>
          <w:highlight w:val="white"/>
        </w:rPr>
      </w:pPr>
    </w:p>
    <w:p w14:paraId="13FEBE5A" w14:textId="77777777" w:rsidR="00153DD3" w:rsidRDefault="00153DD3">
      <w:pPr>
        <w:spacing w:before="240" w:after="200" w:line="480" w:lineRule="auto"/>
        <w:jc w:val="both"/>
        <w:rPr>
          <w:b/>
          <w:bCs/>
          <w:sz w:val="24"/>
          <w:szCs w:val="24"/>
          <w:highlight w:val="white"/>
        </w:rPr>
      </w:pPr>
    </w:p>
    <w:p w14:paraId="615E60DB" w14:textId="77777777" w:rsidR="00153DD3" w:rsidRDefault="00153DD3">
      <w:pPr>
        <w:spacing w:before="240" w:after="200" w:line="480" w:lineRule="auto"/>
        <w:jc w:val="both"/>
        <w:rPr>
          <w:b/>
          <w:bCs/>
          <w:sz w:val="24"/>
          <w:szCs w:val="24"/>
          <w:highlight w:val="white"/>
        </w:rPr>
      </w:pPr>
    </w:p>
    <w:p w14:paraId="2B46A25A" w14:textId="77777777" w:rsidR="00DE135B" w:rsidRDefault="00AC4270">
      <w:pPr>
        <w:spacing w:line="240" w:lineRule="auto"/>
        <w:rPr>
          <w:sz w:val="24"/>
          <w:szCs w:val="24"/>
          <w:highlight w:val="white"/>
        </w:rPr>
      </w:pPr>
      <w:r>
        <w:rPr>
          <w:b/>
          <w:bCs/>
          <w:sz w:val="24"/>
          <w:szCs w:val="24"/>
          <w:highlight w:val="white"/>
        </w:rPr>
        <w:lastRenderedPageBreak/>
        <w:t xml:space="preserve">LITERATURE MATRIX </w:t>
      </w:r>
      <w:r>
        <w:rPr>
          <w:sz w:val="24"/>
          <w:szCs w:val="24"/>
          <w:highlight w:val="white"/>
        </w:rPr>
        <w:tab/>
      </w:r>
    </w:p>
    <w:tbl>
      <w:tblPr>
        <w:tblStyle w:val="aff3"/>
        <w:tblW w:w="8310" w:type="dxa"/>
        <w:tblBorders>
          <w:top w:val="nil"/>
          <w:left w:val="nil"/>
          <w:bottom w:val="nil"/>
          <w:right w:val="nil"/>
          <w:insideH w:val="nil"/>
          <w:insideV w:val="nil"/>
        </w:tblBorders>
        <w:tblLayout w:type="fixed"/>
        <w:tblLook w:val="0600" w:firstRow="0" w:lastRow="0" w:firstColumn="0" w:lastColumn="0" w:noHBand="1" w:noVBand="1"/>
      </w:tblPr>
      <w:tblGrid>
        <w:gridCol w:w="1155"/>
        <w:gridCol w:w="720"/>
        <w:gridCol w:w="2475"/>
        <w:gridCol w:w="3960"/>
      </w:tblGrid>
      <w:tr w:rsidR="00DE135B" w14:paraId="2ADD0155" w14:textId="77777777">
        <w:trPr>
          <w:trHeight w:val="314"/>
        </w:trPr>
        <w:tc>
          <w:tcPr>
            <w:tcW w:w="1155" w:type="dxa"/>
            <w:tcBorders>
              <w:top w:val="single" w:sz="5" w:space="0" w:color="000000"/>
              <w:left w:val="single" w:sz="5" w:space="0" w:color="FFFFFF"/>
              <w:bottom w:val="single" w:sz="14" w:space="0" w:color="000000"/>
              <w:right w:val="single" w:sz="5" w:space="0" w:color="FFFFFF"/>
            </w:tcBorders>
            <w:tcMar>
              <w:top w:w="100" w:type="dxa"/>
              <w:left w:w="100" w:type="dxa"/>
              <w:bottom w:w="100" w:type="dxa"/>
              <w:right w:w="100" w:type="dxa"/>
            </w:tcMar>
          </w:tcPr>
          <w:p w14:paraId="4FCF3016" w14:textId="77777777" w:rsidR="00DE135B" w:rsidRDefault="00AC4270" w:rsidP="00153DD3">
            <w:pPr>
              <w:spacing w:before="200" w:line="240" w:lineRule="auto"/>
              <w:jc w:val="both"/>
              <w:rPr>
                <w:b/>
                <w:bCs/>
                <w:sz w:val="20"/>
                <w:szCs w:val="20"/>
                <w:highlight w:val="white"/>
              </w:rPr>
            </w:pPr>
            <w:r>
              <w:rPr>
                <w:b/>
                <w:bCs/>
                <w:sz w:val="20"/>
                <w:szCs w:val="20"/>
                <w:highlight w:val="white"/>
              </w:rPr>
              <w:t>Author</w:t>
            </w:r>
          </w:p>
        </w:tc>
        <w:tc>
          <w:tcPr>
            <w:tcW w:w="720" w:type="dxa"/>
            <w:tcBorders>
              <w:top w:val="single" w:sz="5" w:space="0" w:color="000000"/>
              <w:left w:val="nil"/>
              <w:bottom w:val="single" w:sz="14" w:space="0" w:color="000000"/>
              <w:right w:val="single" w:sz="5" w:space="0" w:color="FFFFFF"/>
            </w:tcBorders>
            <w:tcMar>
              <w:top w:w="100" w:type="dxa"/>
              <w:left w:w="100" w:type="dxa"/>
              <w:bottom w:w="100" w:type="dxa"/>
              <w:right w:w="100" w:type="dxa"/>
            </w:tcMar>
          </w:tcPr>
          <w:p w14:paraId="5A748A37" w14:textId="77777777" w:rsidR="00DE135B" w:rsidRDefault="00AC4270" w:rsidP="00153DD3">
            <w:pPr>
              <w:spacing w:before="200" w:line="240" w:lineRule="auto"/>
              <w:jc w:val="both"/>
              <w:rPr>
                <w:b/>
                <w:bCs/>
                <w:sz w:val="20"/>
                <w:szCs w:val="20"/>
                <w:highlight w:val="white"/>
              </w:rPr>
            </w:pPr>
            <w:r>
              <w:rPr>
                <w:b/>
                <w:bCs/>
                <w:sz w:val="20"/>
                <w:szCs w:val="20"/>
                <w:highlight w:val="white"/>
              </w:rPr>
              <w:t>Year</w:t>
            </w:r>
          </w:p>
        </w:tc>
        <w:tc>
          <w:tcPr>
            <w:tcW w:w="2475" w:type="dxa"/>
            <w:tcBorders>
              <w:top w:val="single" w:sz="5" w:space="0" w:color="000000"/>
              <w:left w:val="nil"/>
              <w:bottom w:val="single" w:sz="14" w:space="0" w:color="000000"/>
              <w:right w:val="single" w:sz="5" w:space="0" w:color="FFFFFF"/>
            </w:tcBorders>
            <w:tcMar>
              <w:top w:w="100" w:type="dxa"/>
              <w:left w:w="100" w:type="dxa"/>
              <w:bottom w:w="100" w:type="dxa"/>
              <w:right w:w="100" w:type="dxa"/>
            </w:tcMar>
          </w:tcPr>
          <w:p w14:paraId="43E75219" w14:textId="77777777" w:rsidR="00DE135B" w:rsidRDefault="00AC4270" w:rsidP="00153DD3">
            <w:pPr>
              <w:spacing w:before="200" w:line="240" w:lineRule="auto"/>
              <w:jc w:val="both"/>
              <w:rPr>
                <w:b/>
                <w:bCs/>
                <w:sz w:val="20"/>
                <w:szCs w:val="20"/>
                <w:highlight w:val="white"/>
              </w:rPr>
            </w:pPr>
            <w:r>
              <w:rPr>
                <w:b/>
                <w:bCs/>
                <w:sz w:val="20"/>
                <w:szCs w:val="20"/>
                <w:highlight w:val="white"/>
              </w:rPr>
              <w:t xml:space="preserve">Title </w:t>
            </w:r>
          </w:p>
        </w:tc>
        <w:tc>
          <w:tcPr>
            <w:tcW w:w="3960" w:type="dxa"/>
            <w:tcBorders>
              <w:top w:val="single" w:sz="5" w:space="0" w:color="000000"/>
              <w:left w:val="nil"/>
              <w:bottom w:val="single" w:sz="14" w:space="0" w:color="000000"/>
              <w:right w:val="single" w:sz="5" w:space="0" w:color="FFFFFF"/>
            </w:tcBorders>
            <w:tcMar>
              <w:top w:w="100" w:type="dxa"/>
              <w:left w:w="100" w:type="dxa"/>
              <w:bottom w:w="100" w:type="dxa"/>
              <w:right w:w="100" w:type="dxa"/>
            </w:tcMar>
          </w:tcPr>
          <w:p w14:paraId="1C455510" w14:textId="77777777" w:rsidR="00DE135B" w:rsidRDefault="00AC4270" w:rsidP="00153DD3">
            <w:pPr>
              <w:spacing w:before="200" w:line="240" w:lineRule="auto"/>
              <w:jc w:val="both"/>
              <w:rPr>
                <w:b/>
                <w:bCs/>
                <w:sz w:val="20"/>
                <w:szCs w:val="20"/>
                <w:highlight w:val="white"/>
              </w:rPr>
            </w:pPr>
            <w:r>
              <w:rPr>
                <w:b/>
                <w:bCs/>
                <w:sz w:val="20"/>
                <w:szCs w:val="20"/>
                <w:highlight w:val="white"/>
              </w:rPr>
              <w:t>Finding</w:t>
            </w:r>
          </w:p>
        </w:tc>
      </w:tr>
      <w:tr w:rsidR="00DE135B" w14:paraId="3FDCFE9C" w14:textId="77777777" w:rsidTr="00153DD3">
        <w:trPr>
          <w:trHeight w:val="1331"/>
        </w:trPr>
        <w:tc>
          <w:tcPr>
            <w:tcW w:w="1155" w:type="dxa"/>
            <w:tcBorders>
              <w:top w:val="nil"/>
              <w:left w:val="single" w:sz="5" w:space="0" w:color="FFFFFF"/>
              <w:bottom w:val="nil"/>
              <w:right w:val="single" w:sz="5" w:space="0" w:color="FFFFFF"/>
            </w:tcBorders>
            <w:tcMar>
              <w:top w:w="100" w:type="dxa"/>
              <w:left w:w="100" w:type="dxa"/>
              <w:bottom w:w="100" w:type="dxa"/>
              <w:right w:w="100" w:type="dxa"/>
            </w:tcMar>
          </w:tcPr>
          <w:p w14:paraId="7B88EE65" w14:textId="77777777" w:rsidR="00DE135B" w:rsidRDefault="00AC4270" w:rsidP="00153DD3">
            <w:pPr>
              <w:spacing w:line="240" w:lineRule="auto"/>
              <w:jc w:val="both"/>
              <w:rPr>
                <w:sz w:val="20"/>
                <w:szCs w:val="20"/>
                <w:highlight w:val="white"/>
              </w:rPr>
            </w:pPr>
            <w:r>
              <w:rPr>
                <w:sz w:val="20"/>
                <w:szCs w:val="20"/>
                <w:highlight w:val="white"/>
              </w:rPr>
              <w:t>Shachar &amp; Neumann</w:t>
            </w:r>
          </w:p>
        </w:tc>
        <w:tc>
          <w:tcPr>
            <w:tcW w:w="720" w:type="dxa"/>
            <w:tcBorders>
              <w:top w:val="nil"/>
              <w:left w:val="nil"/>
              <w:bottom w:val="nil"/>
              <w:right w:val="single" w:sz="5" w:space="0" w:color="FFFFFF"/>
            </w:tcBorders>
            <w:tcMar>
              <w:top w:w="100" w:type="dxa"/>
              <w:left w:w="100" w:type="dxa"/>
              <w:bottom w:w="100" w:type="dxa"/>
              <w:right w:w="100" w:type="dxa"/>
            </w:tcMar>
          </w:tcPr>
          <w:p w14:paraId="4F2E94B2" w14:textId="77777777" w:rsidR="00DE135B" w:rsidRDefault="00AC4270" w:rsidP="00153DD3">
            <w:pPr>
              <w:spacing w:line="240" w:lineRule="auto"/>
              <w:jc w:val="both"/>
              <w:rPr>
                <w:sz w:val="20"/>
                <w:szCs w:val="20"/>
                <w:highlight w:val="white"/>
              </w:rPr>
            </w:pPr>
            <w:r>
              <w:rPr>
                <w:sz w:val="20"/>
                <w:szCs w:val="20"/>
                <w:highlight w:val="white"/>
              </w:rPr>
              <w:t>2003</w:t>
            </w:r>
          </w:p>
        </w:tc>
        <w:tc>
          <w:tcPr>
            <w:tcW w:w="2475" w:type="dxa"/>
            <w:tcBorders>
              <w:top w:val="nil"/>
              <w:left w:val="nil"/>
              <w:bottom w:val="single" w:sz="14" w:space="0" w:color="FFFFFF"/>
              <w:right w:val="single" w:sz="5" w:space="0" w:color="FFFFFF"/>
            </w:tcBorders>
            <w:tcMar>
              <w:top w:w="100" w:type="dxa"/>
              <w:left w:w="100" w:type="dxa"/>
              <w:bottom w:w="100" w:type="dxa"/>
              <w:right w:w="100" w:type="dxa"/>
            </w:tcMar>
          </w:tcPr>
          <w:p w14:paraId="490B622E" w14:textId="77777777" w:rsidR="00DE135B" w:rsidRDefault="00AC4270" w:rsidP="00153DD3">
            <w:pPr>
              <w:spacing w:line="240" w:lineRule="auto"/>
              <w:jc w:val="both"/>
              <w:rPr>
                <w:sz w:val="20"/>
                <w:szCs w:val="20"/>
                <w:highlight w:val="white"/>
              </w:rPr>
            </w:pPr>
            <w:r>
              <w:rPr>
                <w:sz w:val="20"/>
                <w:szCs w:val="20"/>
                <w:highlight w:val="white"/>
              </w:rPr>
              <w:t>Differences between Traditional and Distance Education Academic Performances: A Meta-Analytic Approach</w:t>
            </w:r>
          </w:p>
        </w:tc>
        <w:tc>
          <w:tcPr>
            <w:tcW w:w="3960" w:type="dxa"/>
            <w:tcBorders>
              <w:top w:val="nil"/>
              <w:left w:val="nil"/>
              <w:bottom w:val="nil"/>
              <w:right w:val="single" w:sz="5" w:space="0" w:color="FFFFFF"/>
            </w:tcBorders>
            <w:tcMar>
              <w:top w:w="100" w:type="dxa"/>
              <w:left w:w="100" w:type="dxa"/>
              <w:bottom w:w="100" w:type="dxa"/>
              <w:right w:w="100" w:type="dxa"/>
            </w:tcMar>
          </w:tcPr>
          <w:p w14:paraId="54C25FAB" w14:textId="77777777" w:rsidR="00DE135B" w:rsidRDefault="00AC4270" w:rsidP="00153DD3">
            <w:pPr>
              <w:spacing w:line="240" w:lineRule="auto"/>
              <w:jc w:val="both"/>
              <w:rPr>
                <w:sz w:val="20"/>
                <w:szCs w:val="20"/>
                <w:highlight w:val="white"/>
              </w:rPr>
            </w:pPr>
            <w:r>
              <w:rPr>
                <w:sz w:val="20"/>
                <w:szCs w:val="20"/>
                <w:highlight w:val="white"/>
              </w:rPr>
              <w:t>The study found out that the distance learning frequently outperforms the traditional face to face learning due to its flexibility of the student to learn at their own pace which leads to better outcomes in some cases.</w:t>
            </w:r>
          </w:p>
        </w:tc>
      </w:tr>
      <w:tr w:rsidR="00DE135B" w14:paraId="64B48CB0" w14:textId="77777777" w:rsidTr="00153DD3">
        <w:trPr>
          <w:trHeight w:val="917"/>
        </w:trPr>
        <w:tc>
          <w:tcPr>
            <w:tcW w:w="1155" w:type="dxa"/>
            <w:tcBorders>
              <w:top w:val="nil"/>
              <w:left w:val="single" w:sz="5" w:space="0" w:color="FFFFFF"/>
              <w:bottom w:val="nil"/>
              <w:right w:val="single" w:sz="5" w:space="0" w:color="FFFFFF"/>
            </w:tcBorders>
            <w:tcMar>
              <w:top w:w="100" w:type="dxa"/>
              <w:left w:w="100" w:type="dxa"/>
              <w:bottom w:w="100" w:type="dxa"/>
              <w:right w:w="100" w:type="dxa"/>
            </w:tcMar>
          </w:tcPr>
          <w:p w14:paraId="1C207832" w14:textId="77777777" w:rsidR="00DE135B" w:rsidRDefault="00AC4270" w:rsidP="00153DD3">
            <w:pPr>
              <w:spacing w:line="240" w:lineRule="auto"/>
              <w:jc w:val="both"/>
              <w:rPr>
                <w:sz w:val="20"/>
                <w:szCs w:val="20"/>
                <w:highlight w:val="white"/>
              </w:rPr>
            </w:pPr>
            <w:r>
              <w:rPr>
                <w:sz w:val="20"/>
                <w:szCs w:val="20"/>
                <w:highlight w:val="white"/>
              </w:rPr>
              <w:t>Gilbert</w:t>
            </w:r>
          </w:p>
        </w:tc>
        <w:tc>
          <w:tcPr>
            <w:tcW w:w="720" w:type="dxa"/>
            <w:tcBorders>
              <w:top w:val="nil"/>
              <w:left w:val="nil"/>
              <w:bottom w:val="nil"/>
              <w:right w:val="single" w:sz="5" w:space="0" w:color="FFFFFF"/>
            </w:tcBorders>
            <w:tcMar>
              <w:top w:w="100" w:type="dxa"/>
              <w:left w:w="100" w:type="dxa"/>
              <w:bottom w:w="100" w:type="dxa"/>
              <w:right w:w="100" w:type="dxa"/>
            </w:tcMar>
          </w:tcPr>
          <w:p w14:paraId="24AFE19E" w14:textId="77777777" w:rsidR="00DE135B" w:rsidRDefault="00AC4270" w:rsidP="00153DD3">
            <w:pPr>
              <w:spacing w:line="240" w:lineRule="auto"/>
              <w:jc w:val="both"/>
              <w:rPr>
                <w:sz w:val="20"/>
                <w:szCs w:val="20"/>
                <w:highlight w:val="white"/>
              </w:rPr>
            </w:pPr>
            <w:r>
              <w:rPr>
                <w:sz w:val="20"/>
                <w:szCs w:val="20"/>
                <w:highlight w:val="white"/>
              </w:rPr>
              <w:t>2015</w:t>
            </w:r>
          </w:p>
        </w:tc>
        <w:tc>
          <w:tcPr>
            <w:tcW w:w="2475" w:type="dxa"/>
            <w:tcBorders>
              <w:top w:val="nil"/>
              <w:left w:val="nil"/>
              <w:bottom w:val="nil"/>
              <w:right w:val="single" w:sz="5" w:space="0" w:color="FFFFFF"/>
            </w:tcBorders>
            <w:tcMar>
              <w:top w:w="100" w:type="dxa"/>
              <w:left w:w="100" w:type="dxa"/>
              <w:bottom w:w="100" w:type="dxa"/>
              <w:right w:w="100" w:type="dxa"/>
            </w:tcMar>
          </w:tcPr>
          <w:p w14:paraId="0A6F40DF" w14:textId="77777777" w:rsidR="00DE135B" w:rsidRDefault="00AC4270" w:rsidP="00153DD3">
            <w:pPr>
              <w:spacing w:line="240" w:lineRule="auto"/>
              <w:jc w:val="both"/>
              <w:rPr>
                <w:sz w:val="20"/>
                <w:szCs w:val="20"/>
                <w:highlight w:val="white"/>
              </w:rPr>
            </w:pPr>
            <w:r>
              <w:rPr>
                <w:sz w:val="20"/>
                <w:szCs w:val="20"/>
                <w:highlight w:val="white"/>
              </w:rPr>
              <w:t>Online Learning: Revealing the benefits and challenges</w:t>
            </w:r>
          </w:p>
        </w:tc>
        <w:tc>
          <w:tcPr>
            <w:tcW w:w="3960" w:type="dxa"/>
            <w:tcBorders>
              <w:top w:val="nil"/>
              <w:left w:val="nil"/>
              <w:bottom w:val="nil"/>
              <w:right w:val="single" w:sz="5" w:space="0" w:color="FFFFFF"/>
            </w:tcBorders>
            <w:tcMar>
              <w:top w:w="100" w:type="dxa"/>
              <w:left w:w="100" w:type="dxa"/>
              <w:bottom w:w="100" w:type="dxa"/>
              <w:right w:w="100" w:type="dxa"/>
            </w:tcMar>
          </w:tcPr>
          <w:p w14:paraId="69184FA6" w14:textId="77777777" w:rsidR="00DE135B" w:rsidRDefault="00AC4270" w:rsidP="00153DD3">
            <w:pPr>
              <w:spacing w:line="240" w:lineRule="auto"/>
              <w:jc w:val="both"/>
              <w:rPr>
                <w:sz w:val="20"/>
                <w:szCs w:val="20"/>
                <w:highlight w:val="white"/>
              </w:rPr>
            </w:pPr>
            <w:r>
              <w:rPr>
                <w:sz w:val="20"/>
                <w:szCs w:val="20"/>
                <w:highlight w:val="white"/>
              </w:rPr>
              <w:t xml:space="preserve">The research identifies that </w:t>
            </w:r>
            <w:proofErr w:type="spellStart"/>
            <w:r>
              <w:rPr>
                <w:sz w:val="20"/>
                <w:szCs w:val="20"/>
                <w:highlight w:val="white"/>
              </w:rPr>
              <w:t>self paced</w:t>
            </w:r>
            <w:proofErr w:type="spellEnd"/>
            <w:r>
              <w:rPr>
                <w:sz w:val="20"/>
                <w:szCs w:val="20"/>
                <w:highlight w:val="white"/>
              </w:rPr>
              <w:t xml:space="preserve"> learning provides the student with the benefit of concentrating on challenging tasks and learning material at their own pace.</w:t>
            </w:r>
          </w:p>
        </w:tc>
      </w:tr>
      <w:tr w:rsidR="00DE135B" w14:paraId="196B07A7" w14:textId="77777777" w:rsidTr="00153DD3">
        <w:trPr>
          <w:trHeight w:val="638"/>
        </w:trPr>
        <w:tc>
          <w:tcPr>
            <w:tcW w:w="1155" w:type="dxa"/>
            <w:tcBorders>
              <w:top w:val="nil"/>
              <w:left w:val="single" w:sz="5" w:space="0" w:color="FFFFFF"/>
              <w:bottom w:val="nil"/>
              <w:right w:val="single" w:sz="5" w:space="0" w:color="FFFFFF"/>
            </w:tcBorders>
            <w:tcMar>
              <w:top w:w="100" w:type="dxa"/>
              <w:left w:w="100" w:type="dxa"/>
              <w:bottom w:w="100" w:type="dxa"/>
              <w:right w:w="100" w:type="dxa"/>
            </w:tcMar>
          </w:tcPr>
          <w:p w14:paraId="7D861FAA" w14:textId="77777777" w:rsidR="00DE135B" w:rsidRDefault="00AC4270" w:rsidP="00153DD3">
            <w:pPr>
              <w:spacing w:line="240" w:lineRule="auto"/>
              <w:jc w:val="both"/>
              <w:rPr>
                <w:sz w:val="20"/>
                <w:szCs w:val="20"/>
                <w:highlight w:val="white"/>
              </w:rPr>
            </w:pPr>
            <w:proofErr w:type="spellStart"/>
            <w:r>
              <w:rPr>
                <w:sz w:val="20"/>
                <w:szCs w:val="20"/>
                <w:highlight w:val="white"/>
              </w:rPr>
              <w:t>Kayalar</w:t>
            </w:r>
            <w:proofErr w:type="spellEnd"/>
          </w:p>
        </w:tc>
        <w:tc>
          <w:tcPr>
            <w:tcW w:w="720" w:type="dxa"/>
            <w:tcBorders>
              <w:top w:val="nil"/>
              <w:left w:val="nil"/>
              <w:bottom w:val="nil"/>
              <w:right w:val="single" w:sz="5" w:space="0" w:color="FFFFFF"/>
            </w:tcBorders>
            <w:tcMar>
              <w:top w:w="100" w:type="dxa"/>
              <w:left w:w="100" w:type="dxa"/>
              <w:bottom w:w="100" w:type="dxa"/>
              <w:right w:w="100" w:type="dxa"/>
            </w:tcMar>
          </w:tcPr>
          <w:p w14:paraId="1D79B3E5" w14:textId="77777777" w:rsidR="00DE135B" w:rsidRDefault="00AC4270" w:rsidP="00153DD3">
            <w:pPr>
              <w:spacing w:line="240" w:lineRule="auto"/>
              <w:jc w:val="both"/>
              <w:rPr>
                <w:sz w:val="20"/>
                <w:szCs w:val="20"/>
                <w:highlight w:val="white"/>
              </w:rPr>
            </w:pPr>
            <w:r>
              <w:rPr>
                <w:sz w:val="20"/>
                <w:szCs w:val="20"/>
                <w:highlight w:val="white"/>
              </w:rPr>
              <w:t>2021</w:t>
            </w:r>
          </w:p>
        </w:tc>
        <w:tc>
          <w:tcPr>
            <w:tcW w:w="2475" w:type="dxa"/>
            <w:tcBorders>
              <w:top w:val="nil"/>
              <w:left w:val="nil"/>
              <w:bottom w:val="nil"/>
              <w:right w:val="single" w:sz="5" w:space="0" w:color="FFFFFF"/>
            </w:tcBorders>
            <w:tcMar>
              <w:top w:w="100" w:type="dxa"/>
              <w:left w:w="100" w:type="dxa"/>
              <w:bottom w:w="100" w:type="dxa"/>
              <w:right w:w="100" w:type="dxa"/>
            </w:tcMar>
          </w:tcPr>
          <w:p w14:paraId="60F72AD6" w14:textId="77777777" w:rsidR="00DE135B" w:rsidRDefault="00AC4270" w:rsidP="00153DD3">
            <w:pPr>
              <w:spacing w:line="240" w:lineRule="auto"/>
              <w:jc w:val="both"/>
              <w:rPr>
                <w:sz w:val="20"/>
                <w:szCs w:val="20"/>
                <w:highlight w:val="white"/>
              </w:rPr>
            </w:pPr>
            <w:r>
              <w:rPr>
                <w:sz w:val="20"/>
                <w:szCs w:val="20"/>
                <w:highlight w:val="white"/>
              </w:rPr>
              <w:t>Perspectives of university students on the efficiency of synchronous and asynchronous learning</w:t>
            </w:r>
          </w:p>
        </w:tc>
        <w:tc>
          <w:tcPr>
            <w:tcW w:w="3960" w:type="dxa"/>
            <w:tcBorders>
              <w:top w:val="nil"/>
              <w:left w:val="nil"/>
              <w:bottom w:val="nil"/>
              <w:right w:val="single" w:sz="5" w:space="0" w:color="FFFFFF"/>
            </w:tcBorders>
            <w:tcMar>
              <w:top w:w="100" w:type="dxa"/>
              <w:left w:w="100" w:type="dxa"/>
              <w:bottom w:w="100" w:type="dxa"/>
              <w:right w:w="100" w:type="dxa"/>
            </w:tcMar>
          </w:tcPr>
          <w:p w14:paraId="05333AFF" w14:textId="77777777" w:rsidR="00DE135B" w:rsidRDefault="00AC4270" w:rsidP="00153DD3">
            <w:pPr>
              <w:spacing w:line="240" w:lineRule="auto"/>
              <w:jc w:val="both"/>
              <w:rPr>
                <w:sz w:val="20"/>
                <w:szCs w:val="20"/>
                <w:highlight w:val="white"/>
              </w:rPr>
            </w:pPr>
            <w:r>
              <w:rPr>
                <w:sz w:val="20"/>
                <w:szCs w:val="20"/>
                <w:highlight w:val="white"/>
              </w:rPr>
              <w:t>University students prefer on-site learning but value online classes for flexibility and access to resources.</w:t>
            </w:r>
          </w:p>
        </w:tc>
      </w:tr>
      <w:tr w:rsidR="00DE135B" w14:paraId="3CC6E772" w14:textId="77777777" w:rsidTr="00153DD3">
        <w:trPr>
          <w:trHeight w:val="449"/>
        </w:trPr>
        <w:tc>
          <w:tcPr>
            <w:tcW w:w="1155" w:type="dxa"/>
            <w:tcBorders>
              <w:top w:val="nil"/>
              <w:left w:val="single" w:sz="5" w:space="0" w:color="FFFFFF"/>
              <w:bottom w:val="nil"/>
              <w:right w:val="single" w:sz="5" w:space="0" w:color="FFFFFF"/>
            </w:tcBorders>
            <w:tcMar>
              <w:top w:w="100" w:type="dxa"/>
              <w:left w:w="100" w:type="dxa"/>
              <w:bottom w:w="100" w:type="dxa"/>
              <w:right w:w="100" w:type="dxa"/>
            </w:tcMar>
          </w:tcPr>
          <w:p w14:paraId="3A11624B" w14:textId="77777777" w:rsidR="00DE135B" w:rsidRDefault="00AC4270" w:rsidP="00153DD3">
            <w:pPr>
              <w:spacing w:line="240" w:lineRule="auto"/>
              <w:jc w:val="both"/>
              <w:rPr>
                <w:sz w:val="20"/>
                <w:szCs w:val="20"/>
                <w:highlight w:val="white"/>
              </w:rPr>
            </w:pPr>
            <w:r>
              <w:rPr>
                <w:sz w:val="20"/>
                <w:szCs w:val="20"/>
                <w:highlight w:val="white"/>
              </w:rPr>
              <w:t>Zulfikar et al.</w:t>
            </w:r>
          </w:p>
        </w:tc>
        <w:tc>
          <w:tcPr>
            <w:tcW w:w="720" w:type="dxa"/>
            <w:tcBorders>
              <w:top w:val="nil"/>
              <w:left w:val="nil"/>
              <w:bottom w:val="nil"/>
              <w:right w:val="single" w:sz="5" w:space="0" w:color="FFFFFF"/>
            </w:tcBorders>
            <w:tcMar>
              <w:top w:w="100" w:type="dxa"/>
              <w:left w:w="100" w:type="dxa"/>
              <w:bottom w:w="100" w:type="dxa"/>
              <w:right w:w="100" w:type="dxa"/>
            </w:tcMar>
          </w:tcPr>
          <w:p w14:paraId="47F49BCE" w14:textId="77777777" w:rsidR="00DE135B" w:rsidRDefault="00AC4270" w:rsidP="00153DD3">
            <w:pPr>
              <w:spacing w:line="240" w:lineRule="auto"/>
              <w:jc w:val="both"/>
              <w:rPr>
                <w:sz w:val="20"/>
                <w:szCs w:val="20"/>
                <w:highlight w:val="white"/>
              </w:rPr>
            </w:pPr>
            <w:r>
              <w:rPr>
                <w:sz w:val="20"/>
                <w:szCs w:val="20"/>
                <w:highlight w:val="white"/>
              </w:rPr>
              <w:t>2019</w:t>
            </w:r>
          </w:p>
        </w:tc>
        <w:tc>
          <w:tcPr>
            <w:tcW w:w="2475" w:type="dxa"/>
            <w:tcBorders>
              <w:top w:val="nil"/>
              <w:left w:val="nil"/>
              <w:bottom w:val="nil"/>
              <w:right w:val="single" w:sz="5" w:space="0" w:color="FFFFFF"/>
            </w:tcBorders>
            <w:tcMar>
              <w:top w:w="100" w:type="dxa"/>
              <w:left w:w="100" w:type="dxa"/>
              <w:bottom w:w="100" w:type="dxa"/>
              <w:right w:w="100" w:type="dxa"/>
            </w:tcMar>
          </w:tcPr>
          <w:p w14:paraId="0E0A0F65" w14:textId="77777777" w:rsidR="00DE135B" w:rsidRDefault="00AC4270" w:rsidP="00153DD3">
            <w:pPr>
              <w:spacing w:line="240" w:lineRule="auto"/>
              <w:jc w:val="both"/>
              <w:rPr>
                <w:sz w:val="20"/>
                <w:szCs w:val="20"/>
                <w:highlight w:val="white"/>
              </w:rPr>
            </w:pPr>
            <w:r>
              <w:rPr>
                <w:sz w:val="20"/>
                <w:szCs w:val="20"/>
                <w:highlight w:val="white"/>
              </w:rPr>
              <w:t>The Effectiveness of Online Learning with Facilitation Method</w:t>
            </w:r>
          </w:p>
        </w:tc>
        <w:tc>
          <w:tcPr>
            <w:tcW w:w="3960" w:type="dxa"/>
            <w:tcBorders>
              <w:top w:val="nil"/>
              <w:left w:val="nil"/>
              <w:bottom w:val="nil"/>
              <w:right w:val="single" w:sz="5" w:space="0" w:color="FFFFFF"/>
            </w:tcBorders>
            <w:tcMar>
              <w:top w:w="100" w:type="dxa"/>
              <w:left w:w="100" w:type="dxa"/>
              <w:bottom w:w="100" w:type="dxa"/>
              <w:right w:w="100" w:type="dxa"/>
            </w:tcMar>
          </w:tcPr>
          <w:p w14:paraId="32FD5C33" w14:textId="77777777" w:rsidR="00DE135B" w:rsidRDefault="00AC4270" w:rsidP="00153DD3">
            <w:pPr>
              <w:spacing w:line="240" w:lineRule="auto"/>
              <w:jc w:val="both"/>
              <w:rPr>
                <w:sz w:val="20"/>
                <w:szCs w:val="20"/>
                <w:highlight w:val="white"/>
              </w:rPr>
            </w:pPr>
            <w:r>
              <w:rPr>
                <w:sz w:val="20"/>
                <w:szCs w:val="20"/>
                <w:highlight w:val="white"/>
              </w:rPr>
              <w:t>This study highlights student participation and engagement in online learning are influence by the course design.</w:t>
            </w:r>
          </w:p>
        </w:tc>
      </w:tr>
      <w:tr w:rsidR="00DE135B" w14:paraId="57EFC4AD" w14:textId="77777777" w:rsidTr="00153DD3">
        <w:trPr>
          <w:trHeight w:val="971"/>
        </w:trPr>
        <w:tc>
          <w:tcPr>
            <w:tcW w:w="1155" w:type="dxa"/>
            <w:tcBorders>
              <w:top w:val="nil"/>
              <w:left w:val="single" w:sz="5" w:space="0" w:color="FFFFFF"/>
              <w:bottom w:val="single" w:sz="14" w:space="0" w:color="FFFFFF"/>
              <w:right w:val="single" w:sz="5" w:space="0" w:color="FFFFFF"/>
            </w:tcBorders>
            <w:tcMar>
              <w:top w:w="100" w:type="dxa"/>
              <w:left w:w="100" w:type="dxa"/>
              <w:bottom w:w="100" w:type="dxa"/>
              <w:right w:w="100" w:type="dxa"/>
            </w:tcMar>
          </w:tcPr>
          <w:p w14:paraId="35A9CEDD" w14:textId="77777777" w:rsidR="00DE135B" w:rsidRDefault="00AC4270" w:rsidP="00153DD3">
            <w:pPr>
              <w:spacing w:line="240" w:lineRule="auto"/>
              <w:jc w:val="both"/>
              <w:rPr>
                <w:sz w:val="20"/>
                <w:szCs w:val="20"/>
                <w:highlight w:val="white"/>
              </w:rPr>
            </w:pPr>
            <w:r>
              <w:rPr>
                <w:sz w:val="20"/>
                <w:szCs w:val="20"/>
                <w:highlight w:val="white"/>
              </w:rPr>
              <w:t>Varkey et al.</w:t>
            </w:r>
          </w:p>
        </w:tc>
        <w:tc>
          <w:tcPr>
            <w:tcW w:w="720" w:type="dxa"/>
            <w:tcBorders>
              <w:top w:val="nil"/>
              <w:left w:val="nil"/>
              <w:bottom w:val="single" w:sz="14" w:space="0" w:color="FFFFFF"/>
              <w:right w:val="single" w:sz="5" w:space="0" w:color="FFFFFF"/>
            </w:tcBorders>
            <w:tcMar>
              <w:top w:w="100" w:type="dxa"/>
              <w:left w:w="100" w:type="dxa"/>
              <w:bottom w:w="100" w:type="dxa"/>
              <w:right w:w="100" w:type="dxa"/>
            </w:tcMar>
          </w:tcPr>
          <w:p w14:paraId="4E71D4F1" w14:textId="77777777" w:rsidR="00DE135B" w:rsidRDefault="00AC4270" w:rsidP="00153DD3">
            <w:pPr>
              <w:spacing w:line="240" w:lineRule="auto"/>
              <w:jc w:val="both"/>
              <w:rPr>
                <w:sz w:val="20"/>
                <w:szCs w:val="20"/>
                <w:highlight w:val="white"/>
              </w:rPr>
            </w:pPr>
            <w:r>
              <w:rPr>
                <w:sz w:val="20"/>
                <w:szCs w:val="20"/>
                <w:highlight w:val="white"/>
              </w:rPr>
              <w:t>2022</w:t>
            </w:r>
          </w:p>
        </w:tc>
        <w:tc>
          <w:tcPr>
            <w:tcW w:w="2475" w:type="dxa"/>
            <w:tcBorders>
              <w:top w:val="nil"/>
              <w:left w:val="nil"/>
              <w:bottom w:val="single" w:sz="14" w:space="0" w:color="FFFFFF"/>
              <w:right w:val="single" w:sz="5" w:space="0" w:color="FFFFFF"/>
            </w:tcBorders>
            <w:tcMar>
              <w:top w:w="100" w:type="dxa"/>
              <w:left w:w="100" w:type="dxa"/>
              <w:bottom w:w="100" w:type="dxa"/>
              <w:right w:w="100" w:type="dxa"/>
            </w:tcMar>
          </w:tcPr>
          <w:p w14:paraId="00030788" w14:textId="77777777" w:rsidR="00DE135B" w:rsidRDefault="00AC4270" w:rsidP="00153DD3">
            <w:pPr>
              <w:spacing w:line="240" w:lineRule="auto"/>
              <w:jc w:val="both"/>
              <w:rPr>
                <w:sz w:val="20"/>
                <w:szCs w:val="20"/>
                <w:highlight w:val="white"/>
              </w:rPr>
            </w:pPr>
            <w:r>
              <w:rPr>
                <w:sz w:val="20"/>
                <w:szCs w:val="20"/>
                <w:highlight w:val="white"/>
              </w:rPr>
              <w:t>Asynchronous learning: A general review of best practices for the 21st century</w:t>
            </w:r>
          </w:p>
        </w:tc>
        <w:tc>
          <w:tcPr>
            <w:tcW w:w="3960" w:type="dxa"/>
            <w:tcBorders>
              <w:top w:val="nil"/>
              <w:left w:val="nil"/>
              <w:bottom w:val="single" w:sz="14" w:space="0" w:color="FFFFFF"/>
              <w:right w:val="single" w:sz="5" w:space="0" w:color="FFFFFF"/>
            </w:tcBorders>
            <w:tcMar>
              <w:top w:w="100" w:type="dxa"/>
              <w:left w:w="100" w:type="dxa"/>
              <w:bottom w:w="100" w:type="dxa"/>
              <w:right w:w="100" w:type="dxa"/>
            </w:tcMar>
          </w:tcPr>
          <w:p w14:paraId="0F44A80D" w14:textId="67AAA633" w:rsidR="00DE135B" w:rsidRDefault="00AC4270" w:rsidP="00153DD3">
            <w:pPr>
              <w:spacing w:line="240" w:lineRule="auto"/>
              <w:jc w:val="both"/>
              <w:rPr>
                <w:sz w:val="20"/>
                <w:szCs w:val="20"/>
                <w:highlight w:val="white"/>
              </w:rPr>
            </w:pPr>
            <w:r>
              <w:rPr>
                <w:sz w:val="20"/>
                <w:szCs w:val="20"/>
                <w:highlight w:val="white"/>
              </w:rPr>
              <w:t xml:space="preserve">This study shows that giving </w:t>
            </w:r>
            <w:r w:rsidR="005C19D5">
              <w:rPr>
                <w:sz w:val="20"/>
                <w:szCs w:val="20"/>
                <w:highlight w:val="white"/>
              </w:rPr>
              <w:t>detailed</w:t>
            </w:r>
            <w:r>
              <w:rPr>
                <w:sz w:val="20"/>
                <w:szCs w:val="20"/>
                <w:highlight w:val="white"/>
              </w:rPr>
              <w:t xml:space="preserve"> and constructive criticism in online learning can significantly enhances student understanding, participation, and academic achievement.</w:t>
            </w:r>
          </w:p>
        </w:tc>
      </w:tr>
      <w:tr w:rsidR="00DE135B" w14:paraId="11984D7D" w14:textId="77777777" w:rsidTr="00153DD3">
        <w:trPr>
          <w:trHeight w:val="962"/>
        </w:trPr>
        <w:tc>
          <w:tcPr>
            <w:tcW w:w="1155" w:type="dxa"/>
            <w:tcBorders>
              <w:top w:val="nil"/>
              <w:left w:val="single" w:sz="5" w:space="0" w:color="FFFFFF"/>
              <w:bottom w:val="single" w:sz="14" w:space="0" w:color="FFFFFF"/>
              <w:right w:val="single" w:sz="5" w:space="0" w:color="FFFFFF"/>
            </w:tcBorders>
            <w:tcMar>
              <w:top w:w="100" w:type="dxa"/>
              <w:left w:w="100" w:type="dxa"/>
              <w:bottom w:w="100" w:type="dxa"/>
              <w:right w:w="100" w:type="dxa"/>
            </w:tcMar>
          </w:tcPr>
          <w:p w14:paraId="2459133A" w14:textId="77777777" w:rsidR="00DE135B" w:rsidRDefault="00AC4270" w:rsidP="00153DD3">
            <w:pPr>
              <w:spacing w:line="240" w:lineRule="auto"/>
              <w:jc w:val="both"/>
              <w:rPr>
                <w:sz w:val="20"/>
                <w:szCs w:val="20"/>
                <w:highlight w:val="white"/>
              </w:rPr>
            </w:pPr>
            <w:proofErr w:type="spellStart"/>
            <w:r>
              <w:rPr>
                <w:sz w:val="20"/>
                <w:szCs w:val="20"/>
                <w:highlight w:val="white"/>
              </w:rPr>
              <w:t>Shitindia</w:t>
            </w:r>
            <w:proofErr w:type="spellEnd"/>
            <w:r>
              <w:rPr>
                <w:sz w:val="20"/>
                <w:szCs w:val="20"/>
                <w:highlight w:val="white"/>
              </w:rPr>
              <w:t>, S. J.</w:t>
            </w:r>
          </w:p>
          <w:p w14:paraId="0843694C" w14:textId="77777777" w:rsidR="00DE135B" w:rsidRDefault="00AC4270" w:rsidP="00153DD3">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tc>
        <w:tc>
          <w:tcPr>
            <w:tcW w:w="720" w:type="dxa"/>
            <w:tcBorders>
              <w:top w:val="nil"/>
              <w:left w:val="nil"/>
              <w:bottom w:val="single" w:sz="14" w:space="0" w:color="FFFFFF"/>
              <w:right w:val="single" w:sz="5" w:space="0" w:color="FFFFFF"/>
            </w:tcBorders>
            <w:tcMar>
              <w:top w:w="100" w:type="dxa"/>
              <w:left w:w="100" w:type="dxa"/>
              <w:bottom w:w="100" w:type="dxa"/>
              <w:right w:w="100" w:type="dxa"/>
            </w:tcMar>
          </w:tcPr>
          <w:p w14:paraId="1D2B3831" w14:textId="77777777" w:rsidR="00DE135B" w:rsidRDefault="00AC4270" w:rsidP="00153DD3">
            <w:pPr>
              <w:spacing w:line="240" w:lineRule="auto"/>
              <w:jc w:val="both"/>
              <w:rPr>
                <w:sz w:val="20"/>
                <w:szCs w:val="20"/>
                <w:highlight w:val="white"/>
              </w:rPr>
            </w:pPr>
            <w:r>
              <w:rPr>
                <w:sz w:val="20"/>
                <w:szCs w:val="20"/>
                <w:highlight w:val="white"/>
              </w:rPr>
              <w:t>2025</w:t>
            </w:r>
          </w:p>
        </w:tc>
        <w:tc>
          <w:tcPr>
            <w:tcW w:w="2475" w:type="dxa"/>
            <w:tcBorders>
              <w:top w:val="nil"/>
              <w:left w:val="nil"/>
              <w:bottom w:val="single" w:sz="14" w:space="0" w:color="FFFFFF"/>
              <w:right w:val="single" w:sz="5" w:space="0" w:color="FFFFFF"/>
            </w:tcBorders>
            <w:tcMar>
              <w:top w:w="100" w:type="dxa"/>
              <w:left w:w="100" w:type="dxa"/>
              <w:bottom w:w="100" w:type="dxa"/>
              <w:right w:w="100" w:type="dxa"/>
            </w:tcMar>
          </w:tcPr>
          <w:p w14:paraId="1E177064" w14:textId="77777777" w:rsidR="00DE135B" w:rsidRDefault="00AC4270" w:rsidP="00153DD3">
            <w:pPr>
              <w:spacing w:line="240" w:lineRule="auto"/>
              <w:jc w:val="both"/>
              <w:rPr>
                <w:sz w:val="20"/>
                <w:szCs w:val="20"/>
                <w:highlight w:val="white"/>
              </w:rPr>
            </w:pPr>
            <w:r>
              <w:rPr>
                <w:sz w:val="20"/>
                <w:szCs w:val="20"/>
                <w:highlight w:val="white"/>
              </w:rPr>
              <w:t xml:space="preserve">Single Parenthood and </w:t>
            </w:r>
            <w:proofErr w:type="spellStart"/>
            <w:r>
              <w:rPr>
                <w:sz w:val="20"/>
                <w:szCs w:val="20"/>
                <w:highlight w:val="white"/>
              </w:rPr>
              <w:t>Streetism</w:t>
            </w:r>
            <w:proofErr w:type="spellEnd"/>
            <w:r>
              <w:rPr>
                <w:sz w:val="20"/>
                <w:szCs w:val="20"/>
                <w:highlight w:val="white"/>
              </w:rPr>
              <w:t>: The Hidden Struggles of Street Children and Single Parents</w:t>
            </w:r>
          </w:p>
        </w:tc>
        <w:tc>
          <w:tcPr>
            <w:tcW w:w="3960" w:type="dxa"/>
            <w:tcBorders>
              <w:top w:val="nil"/>
              <w:left w:val="nil"/>
              <w:bottom w:val="single" w:sz="14" w:space="0" w:color="FFFFFF"/>
              <w:right w:val="single" w:sz="5" w:space="0" w:color="FFFFFF"/>
            </w:tcBorders>
            <w:tcMar>
              <w:top w:w="100" w:type="dxa"/>
              <w:left w:w="100" w:type="dxa"/>
              <w:bottom w:w="100" w:type="dxa"/>
              <w:right w:w="100" w:type="dxa"/>
            </w:tcMar>
          </w:tcPr>
          <w:p w14:paraId="043F75D6" w14:textId="77777777" w:rsidR="00DE135B" w:rsidRDefault="00AC4270" w:rsidP="00153DD3">
            <w:pPr>
              <w:spacing w:line="240" w:lineRule="auto"/>
              <w:jc w:val="both"/>
              <w:rPr>
                <w:sz w:val="20"/>
                <w:szCs w:val="20"/>
                <w:highlight w:val="white"/>
              </w:rPr>
            </w:pPr>
            <w:r>
              <w:rPr>
                <w:sz w:val="20"/>
                <w:szCs w:val="20"/>
                <w:highlight w:val="white"/>
              </w:rPr>
              <w:t>Street-connected solo parents face extreme educational barriers: safety issues, heavy stigma, lack of institutional support, and heightened social vulnerability.</w:t>
            </w:r>
          </w:p>
        </w:tc>
      </w:tr>
      <w:tr w:rsidR="00DE135B" w14:paraId="5AB432B2" w14:textId="77777777" w:rsidTr="00153DD3">
        <w:trPr>
          <w:trHeight w:val="701"/>
        </w:trPr>
        <w:tc>
          <w:tcPr>
            <w:tcW w:w="1155" w:type="dxa"/>
            <w:tcBorders>
              <w:top w:val="nil"/>
              <w:left w:val="single" w:sz="5" w:space="0" w:color="FFFFFF"/>
              <w:bottom w:val="single" w:sz="14" w:space="0" w:color="FFFFFF"/>
              <w:right w:val="single" w:sz="5" w:space="0" w:color="FFFFFF"/>
            </w:tcBorders>
            <w:tcMar>
              <w:top w:w="100" w:type="dxa"/>
              <w:left w:w="100" w:type="dxa"/>
              <w:bottom w:w="100" w:type="dxa"/>
              <w:right w:w="100" w:type="dxa"/>
            </w:tcMar>
          </w:tcPr>
          <w:p w14:paraId="1AE17779" w14:textId="77777777" w:rsidR="00DE135B" w:rsidRDefault="00AC4270" w:rsidP="00153DD3">
            <w:pPr>
              <w:spacing w:line="240" w:lineRule="auto"/>
              <w:jc w:val="both"/>
              <w:rPr>
                <w:sz w:val="20"/>
                <w:szCs w:val="20"/>
                <w:highlight w:val="white"/>
              </w:rPr>
            </w:pPr>
            <w:r>
              <w:rPr>
                <w:sz w:val="20"/>
                <w:szCs w:val="20"/>
                <w:highlight w:val="white"/>
              </w:rPr>
              <w:t>Wong, E.</w:t>
            </w:r>
          </w:p>
          <w:p w14:paraId="56B1263C" w14:textId="4572A812" w:rsidR="00DE135B" w:rsidRDefault="00DE135B" w:rsidP="00153DD3">
            <w:pPr>
              <w:spacing w:line="240" w:lineRule="auto"/>
              <w:jc w:val="both"/>
              <w:rPr>
                <w:rFonts w:ascii="Times New Roman" w:eastAsia="Times New Roman" w:hAnsi="Times New Roman" w:cs="Times New Roman"/>
                <w:sz w:val="20"/>
                <w:szCs w:val="20"/>
                <w:highlight w:val="white"/>
              </w:rPr>
            </w:pPr>
          </w:p>
        </w:tc>
        <w:tc>
          <w:tcPr>
            <w:tcW w:w="720" w:type="dxa"/>
            <w:tcBorders>
              <w:top w:val="nil"/>
              <w:left w:val="nil"/>
              <w:bottom w:val="single" w:sz="14" w:space="0" w:color="FFFFFF"/>
              <w:right w:val="single" w:sz="5" w:space="0" w:color="FFFFFF"/>
            </w:tcBorders>
            <w:tcMar>
              <w:top w:w="100" w:type="dxa"/>
              <w:left w:w="100" w:type="dxa"/>
              <w:bottom w:w="100" w:type="dxa"/>
              <w:right w:w="100" w:type="dxa"/>
            </w:tcMar>
          </w:tcPr>
          <w:p w14:paraId="6514BE5C" w14:textId="77777777" w:rsidR="00DE135B" w:rsidRDefault="00AC4270" w:rsidP="00153DD3">
            <w:pPr>
              <w:spacing w:line="240" w:lineRule="auto"/>
              <w:jc w:val="both"/>
              <w:rPr>
                <w:sz w:val="20"/>
                <w:szCs w:val="20"/>
                <w:highlight w:val="white"/>
              </w:rPr>
            </w:pPr>
            <w:r>
              <w:rPr>
                <w:sz w:val="20"/>
                <w:szCs w:val="20"/>
                <w:highlight w:val="white"/>
              </w:rPr>
              <w:t>2024</w:t>
            </w:r>
          </w:p>
        </w:tc>
        <w:tc>
          <w:tcPr>
            <w:tcW w:w="2475" w:type="dxa"/>
            <w:tcBorders>
              <w:top w:val="nil"/>
              <w:left w:val="nil"/>
              <w:bottom w:val="single" w:sz="14" w:space="0" w:color="FFFFFF"/>
              <w:right w:val="single" w:sz="5" w:space="0" w:color="FFFFFF"/>
            </w:tcBorders>
            <w:tcMar>
              <w:top w:w="100" w:type="dxa"/>
              <w:left w:w="100" w:type="dxa"/>
              <w:bottom w:w="100" w:type="dxa"/>
              <w:right w:w="100" w:type="dxa"/>
            </w:tcMar>
          </w:tcPr>
          <w:p w14:paraId="67D7C535" w14:textId="77777777" w:rsidR="00DE135B" w:rsidRDefault="00AC4270" w:rsidP="00153DD3">
            <w:pPr>
              <w:spacing w:line="240" w:lineRule="auto"/>
              <w:jc w:val="both"/>
              <w:rPr>
                <w:sz w:val="20"/>
                <w:szCs w:val="20"/>
                <w:highlight w:val="white"/>
              </w:rPr>
            </w:pPr>
            <w:r>
              <w:rPr>
                <w:sz w:val="20"/>
                <w:szCs w:val="20"/>
                <w:highlight w:val="white"/>
              </w:rPr>
              <w:t>Rethinking Free Education: Why Cost Removal Alone Cannot Ensure Learning Equity.</w:t>
            </w:r>
          </w:p>
        </w:tc>
        <w:tc>
          <w:tcPr>
            <w:tcW w:w="3960" w:type="dxa"/>
            <w:tcBorders>
              <w:top w:val="nil"/>
              <w:left w:val="nil"/>
              <w:bottom w:val="single" w:sz="14" w:space="0" w:color="FFFFFF"/>
              <w:right w:val="single" w:sz="5" w:space="0" w:color="FFFFFF"/>
            </w:tcBorders>
            <w:tcMar>
              <w:top w:w="100" w:type="dxa"/>
              <w:left w:w="100" w:type="dxa"/>
              <w:bottom w:w="100" w:type="dxa"/>
              <w:right w:w="100" w:type="dxa"/>
            </w:tcMar>
          </w:tcPr>
          <w:p w14:paraId="5BB570C6" w14:textId="77777777" w:rsidR="00DE135B" w:rsidRDefault="00AC4270" w:rsidP="00153DD3">
            <w:pPr>
              <w:spacing w:line="240" w:lineRule="auto"/>
              <w:jc w:val="both"/>
              <w:rPr>
                <w:sz w:val="20"/>
                <w:szCs w:val="20"/>
                <w:highlight w:val="white"/>
              </w:rPr>
            </w:pPr>
            <w:r>
              <w:rPr>
                <w:sz w:val="20"/>
                <w:szCs w:val="20"/>
                <w:highlight w:val="white"/>
              </w:rPr>
              <w:t>Free education programs fail when they neglect infrastructure, teacher training, and equitable resource allocation.</w:t>
            </w:r>
          </w:p>
        </w:tc>
      </w:tr>
      <w:tr w:rsidR="00DE135B" w14:paraId="282851E5" w14:textId="77777777" w:rsidTr="00153DD3">
        <w:trPr>
          <w:trHeight w:val="647"/>
        </w:trPr>
        <w:tc>
          <w:tcPr>
            <w:tcW w:w="1155" w:type="dxa"/>
            <w:tcBorders>
              <w:top w:val="nil"/>
              <w:left w:val="single" w:sz="5" w:space="0" w:color="FFFFFF"/>
              <w:bottom w:val="single" w:sz="14" w:space="0" w:color="FFFFFF"/>
              <w:right w:val="single" w:sz="5" w:space="0" w:color="FFFFFF"/>
            </w:tcBorders>
            <w:tcMar>
              <w:top w:w="100" w:type="dxa"/>
              <w:left w:w="100" w:type="dxa"/>
              <w:bottom w:w="100" w:type="dxa"/>
              <w:right w:w="100" w:type="dxa"/>
            </w:tcMar>
          </w:tcPr>
          <w:p w14:paraId="66B94008" w14:textId="634411FB" w:rsidR="00DE135B" w:rsidRPr="00153DD3" w:rsidRDefault="00AC4270" w:rsidP="00153DD3">
            <w:pPr>
              <w:spacing w:line="240" w:lineRule="auto"/>
              <w:jc w:val="both"/>
              <w:rPr>
                <w:sz w:val="20"/>
                <w:szCs w:val="20"/>
                <w:highlight w:val="white"/>
              </w:rPr>
            </w:pPr>
            <w:r>
              <w:rPr>
                <w:sz w:val="20"/>
                <w:szCs w:val="20"/>
                <w:highlight w:val="white"/>
              </w:rPr>
              <w:t>Lucero-Dueñas, G. F.</w:t>
            </w:r>
          </w:p>
        </w:tc>
        <w:tc>
          <w:tcPr>
            <w:tcW w:w="720" w:type="dxa"/>
            <w:tcBorders>
              <w:top w:val="nil"/>
              <w:left w:val="nil"/>
              <w:bottom w:val="single" w:sz="14" w:space="0" w:color="FFFFFF"/>
              <w:right w:val="single" w:sz="5" w:space="0" w:color="FFFFFF"/>
            </w:tcBorders>
            <w:tcMar>
              <w:top w:w="100" w:type="dxa"/>
              <w:left w:w="100" w:type="dxa"/>
              <w:bottom w:w="100" w:type="dxa"/>
              <w:right w:w="100" w:type="dxa"/>
            </w:tcMar>
          </w:tcPr>
          <w:p w14:paraId="6BDA5822" w14:textId="77777777" w:rsidR="00DE135B" w:rsidRDefault="00AC4270" w:rsidP="00153DD3">
            <w:pPr>
              <w:spacing w:before="200" w:line="240" w:lineRule="auto"/>
              <w:jc w:val="both"/>
              <w:rPr>
                <w:sz w:val="20"/>
                <w:szCs w:val="20"/>
                <w:highlight w:val="white"/>
              </w:rPr>
            </w:pPr>
            <w:r>
              <w:rPr>
                <w:sz w:val="20"/>
                <w:szCs w:val="20"/>
                <w:highlight w:val="white"/>
              </w:rPr>
              <w:t>2025</w:t>
            </w:r>
          </w:p>
        </w:tc>
        <w:tc>
          <w:tcPr>
            <w:tcW w:w="2475" w:type="dxa"/>
            <w:tcBorders>
              <w:top w:val="nil"/>
              <w:left w:val="nil"/>
              <w:bottom w:val="single" w:sz="14" w:space="0" w:color="FFFFFF"/>
              <w:right w:val="single" w:sz="5" w:space="0" w:color="FFFFFF"/>
            </w:tcBorders>
            <w:tcMar>
              <w:top w:w="100" w:type="dxa"/>
              <w:left w:w="100" w:type="dxa"/>
              <w:bottom w:w="100" w:type="dxa"/>
              <w:right w:w="100" w:type="dxa"/>
            </w:tcMar>
          </w:tcPr>
          <w:p w14:paraId="3273F967" w14:textId="77777777" w:rsidR="00DE135B" w:rsidRDefault="00AC4270" w:rsidP="00153DD3">
            <w:pPr>
              <w:spacing w:line="240" w:lineRule="auto"/>
              <w:jc w:val="both"/>
              <w:rPr>
                <w:sz w:val="20"/>
                <w:szCs w:val="20"/>
                <w:highlight w:val="white"/>
              </w:rPr>
            </w:pPr>
            <w:r>
              <w:rPr>
                <w:sz w:val="20"/>
                <w:szCs w:val="20"/>
                <w:highlight w:val="white"/>
              </w:rPr>
              <w:t>Societal Perceptions, Legal Frameworks, and Lived Experiences of Solo Parents in the Philippines</w:t>
            </w:r>
          </w:p>
        </w:tc>
        <w:tc>
          <w:tcPr>
            <w:tcW w:w="3960" w:type="dxa"/>
            <w:tcBorders>
              <w:top w:val="nil"/>
              <w:left w:val="nil"/>
              <w:bottom w:val="single" w:sz="14" w:space="0" w:color="FFFFFF"/>
              <w:right w:val="single" w:sz="5" w:space="0" w:color="FFFFFF"/>
            </w:tcBorders>
            <w:tcMar>
              <w:top w:w="100" w:type="dxa"/>
              <w:left w:w="100" w:type="dxa"/>
              <w:bottom w:w="100" w:type="dxa"/>
              <w:right w:w="100" w:type="dxa"/>
            </w:tcMar>
          </w:tcPr>
          <w:p w14:paraId="2633B15F" w14:textId="77777777" w:rsidR="00DE135B" w:rsidRDefault="00AC4270" w:rsidP="00153DD3">
            <w:pPr>
              <w:spacing w:line="240" w:lineRule="auto"/>
              <w:jc w:val="both"/>
              <w:rPr>
                <w:sz w:val="20"/>
                <w:szCs w:val="20"/>
                <w:highlight w:val="white"/>
              </w:rPr>
            </w:pPr>
            <w:r>
              <w:rPr>
                <w:sz w:val="20"/>
                <w:szCs w:val="20"/>
                <w:highlight w:val="white"/>
              </w:rPr>
              <w:t>Solo parents struggle with social stigma and gaps in policy implementation, limiting their access to educational and social support programs.</w:t>
            </w:r>
          </w:p>
        </w:tc>
      </w:tr>
      <w:tr w:rsidR="00DE135B" w14:paraId="2FCF2220" w14:textId="77777777">
        <w:trPr>
          <w:trHeight w:val="1020"/>
        </w:trPr>
        <w:tc>
          <w:tcPr>
            <w:tcW w:w="1155" w:type="dxa"/>
            <w:tcBorders>
              <w:top w:val="nil"/>
              <w:left w:val="single" w:sz="5" w:space="0" w:color="FFFFFF"/>
              <w:bottom w:val="single" w:sz="14" w:space="0" w:color="FFFFFF"/>
              <w:right w:val="single" w:sz="5" w:space="0" w:color="FFFFFF"/>
            </w:tcBorders>
            <w:tcMar>
              <w:top w:w="100" w:type="dxa"/>
              <w:left w:w="100" w:type="dxa"/>
              <w:bottom w:w="100" w:type="dxa"/>
              <w:right w:w="100" w:type="dxa"/>
            </w:tcMar>
          </w:tcPr>
          <w:p w14:paraId="2DDA8380" w14:textId="77777777" w:rsidR="00DE135B" w:rsidRDefault="00AC4270" w:rsidP="00153DD3">
            <w:pPr>
              <w:spacing w:line="240" w:lineRule="auto"/>
              <w:jc w:val="both"/>
              <w:rPr>
                <w:sz w:val="20"/>
                <w:szCs w:val="20"/>
                <w:highlight w:val="white"/>
              </w:rPr>
            </w:pPr>
            <w:proofErr w:type="spellStart"/>
            <w:r>
              <w:rPr>
                <w:sz w:val="20"/>
                <w:szCs w:val="20"/>
                <w:highlight w:val="white"/>
              </w:rPr>
              <w:t>Poulova</w:t>
            </w:r>
            <w:proofErr w:type="spellEnd"/>
            <w:r>
              <w:rPr>
                <w:sz w:val="20"/>
                <w:szCs w:val="20"/>
                <w:highlight w:val="white"/>
              </w:rPr>
              <w:t xml:space="preserve"> et al.</w:t>
            </w:r>
          </w:p>
        </w:tc>
        <w:tc>
          <w:tcPr>
            <w:tcW w:w="720" w:type="dxa"/>
            <w:tcBorders>
              <w:top w:val="nil"/>
              <w:left w:val="nil"/>
              <w:bottom w:val="single" w:sz="14" w:space="0" w:color="FFFFFF"/>
              <w:right w:val="single" w:sz="5" w:space="0" w:color="FFFFFF"/>
            </w:tcBorders>
            <w:tcMar>
              <w:top w:w="100" w:type="dxa"/>
              <w:left w:w="100" w:type="dxa"/>
              <w:bottom w:w="100" w:type="dxa"/>
              <w:right w:w="100" w:type="dxa"/>
            </w:tcMar>
          </w:tcPr>
          <w:p w14:paraId="32F3A004" w14:textId="77777777" w:rsidR="00DE135B" w:rsidRDefault="00AC4270" w:rsidP="00153DD3">
            <w:pPr>
              <w:spacing w:line="240" w:lineRule="auto"/>
              <w:jc w:val="both"/>
              <w:rPr>
                <w:sz w:val="20"/>
                <w:szCs w:val="20"/>
                <w:highlight w:val="white"/>
              </w:rPr>
            </w:pPr>
            <w:r>
              <w:rPr>
                <w:sz w:val="20"/>
                <w:szCs w:val="20"/>
                <w:highlight w:val="white"/>
              </w:rPr>
              <w:t>2015</w:t>
            </w:r>
          </w:p>
        </w:tc>
        <w:tc>
          <w:tcPr>
            <w:tcW w:w="2475" w:type="dxa"/>
            <w:tcBorders>
              <w:top w:val="nil"/>
              <w:left w:val="nil"/>
              <w:bottom w:val="single" w:sz="14" w:space="0" w:color="FFFFFF"/>
              <w:right w:val="single" w:sz="5" w:space="0" w:color="FFFFFF"/>
            </w:tcBorders>
            <w:tcMar>
              <w:top w:w="100" w:type="dxa"/>
              <w:left w:w="100" w:type="dxa"/>
              <w:bottom w:w="100" w:type="dxa"/>
              <w:right w:w="100" w:type="dxa"/>
            </w:tcMar>
          </w:tcPr>
          <w:p w14:paraId="474E7D1D" w14:textId="77777777" w:rsidR="00DE135B" w:rsidRDefault="00AC4270" w:rsidP="00153DD3">
            <w:pPr>
              <w:spacing w:line="240" w:lineRule="auto"/>
              <w:jc w:val="both"/>
              <w:rPr>
                <w:sz w:val="20"/>
                <w:szCs w:val="20"/>
                <w:highlight w:val="white"/>
              </w:rPr>
            </w:pPr>
            <w:r>
              <w:rPr>
                <w:sz w:val="20"/>
                <w:szCs w:val="20"/>
                <w:highlight w:val="white"/>
              </w:rPr>
              <w:t>Which one, or another? Comparative analysis of selected LMS</w:t>
            </w:r>
          </w:p>
        </w:tc>
        <w:tc>
          <w:tcPr>
            <w:tcW w:w="3960" w:type="dxa"/>
            <w:tcBorders>
              <w:top w:val="nil"/>
              <w:left w:val="nil"/>
              <w:bottom w:val="single" w:sz="14" w:space="0" w:color="FFFFFF"/>
              <w:right w:val="single" w:sz="5" w:space="0" w:color="FFFFFF"/>
            </w:tcBorders>
            <w:tcMar>
              <w:top w:w="100" w:type="dxa"/>
              <w:left w:w="100" w:type="dxa"/>
              <w:bottom w:w="100" w:type="dxa"/>
              <w:right w:w="100" w:type="dxa"/>
            </w:tcMar>
          </w:tcPr>
          <w:p w14:paraId="29229C33" w14:textId="77777777" w:rsidR="00DE135B" w:rsidRDefault="00AC4270" w:rsidP="00153DD3">
            <w:pPr>
              <w:spacing w:line="240" w:lineRule="auto"/>
              <w:jc w:val="both"/>
              <w:rPr>
                <w:sz w:val="20"/>
                <w:szCs w:val="20"/>
                <w:highlight w:val="white"/>
              </w:rPr>
            </w:pPr>
            <w:r>
              <w:rPr>
                <w:sz w:val="20"/>
                <w:szCs w:val="20"/>
                <w:highlight w:val="white"/>
              </w:rPr>
              <w:t>Open-source learning management system (LMS) software products provide schools cheaper options without lacking in features important for improving beneficiaries' study process.</w:t>
            </w:r>
          </w:p>
        </w:tc>
      </w:tr>
      <w:tr w:rsidR="00DE135B" w14:paraId="51367652" w14:textId="77777777" w:rsidTr="00153DD3">
        <w:trPr>
          <w:trHeight w:val="1160"/>
        </w:trPr>
        <w:tc>
          <w:tcPr>
            <w:tcW w:w="1155" w:type="dxa"/>
            <w:tcBorders>
              <w:top w:val="nil"/>
              <w:left w:val="single" w:sz="5" w:space="0" w:color="FFFFFF"/>
              <w:bottom w:val="single" w:sz="5" w:space="0" w:color="000000"/>
              <w:right w:val="single" w:sz="5" w:space="0" w:color="FFFFFF"/>
            </w:tcBorders>
            <w:tcMar>
              <w:top w:w="100" w:type="dxa"/>
              <w:left w:w="100" w:type="dxa"/>
              <w:bottom w:w="100" w:type="dxa"/>
              <w:right w:w="100" w:type="dxa"/>
            </w:tcMar>
          </w:tcPr>
          <w:p w14:paraId="385CF80C" w14:textId="77777777" w:rsidR="00DE135B" w:rsidRDefault="00AC4270" w:rsidP="00153DD3">
            <w:pPr>
              <w:spacing w:line="240" w:lineRule="auto"/>
              <w:jc w:val="both"/>
              <w:rPr>
                <w:sz w:val="20"/>
                <w:szCs w:val="20"/>
                <w:highlight w:val="white"/>
              </w:rPr>
            </w:pPr>
            <w:r>
              <w:rPr>
                <w:sz w:val="20"/>
                <w:szCs w:val="20"/>
                <w:highlight w:val="white"/>
              </w:rPr>
              <w:t>Ayeni</w:t>
            </w:r>
          </w:p>
        </w:tc>
        <w:tc>
          <w:tcPr>
            <w:tcW w:w="720" w:type="dxa"/>
            <w:tcBorders>
              <w:top w:val="nil"/>
              <w:left w:val="nil"/>
              <w:bottom w:val="single" w:sz="5" w:space="0" w:color="000000"/>
              <w:right w:val="single" w:sz="5" w:space="0" w:color="FFFFFF"/>
            </w:tcBorders>
            <w:tcMar>
              <w:top w:w="100" w:type="dxa"/>
              <w:left w:w="100" w:type="dxa"/>
              <w:bottom w:w="100" w:type="dxa"/>
              <w:right w:w="100" w:type="dxa"/>
            </w:tcMar>
          </w:tcPr>
          <w:p w14:paraId="61A4B6B4" w14:textId="77777777" w:rsidR="00DE135B" w:rsidRDefault="00AC4270" w:rsidP="00153DD3">
            <w:pPr>
              <w:spacing w:line="240" w:lineRule="auto"/>
              <w:jc w:val="both"/>
              <w:rPr>
                <w:sz w:val="20"/>
                <w:szCs w:val="20"/>
                <w:highlight w:val="white"/>
              </w:rPr>
            </w:pPr>
            <w:r>
              <w:rPr>
                <w:sz w:val="20"/>
                <w:szCs w:val="20"/>
                <w:highlight w:val="white"/>
              </w:rPr>
              <w:t>2012</w:t>
            </w:r>
          </w:p>
        </w:tc>
        <w:tc>
          <w:tcPr>
            <w:tcW w:w="2475" w:type="dxa"/>
            <w:tcBorders>
              <w:top w:val="nil"/>
              <w:left w:val="nil"/>
              <w:bottom w:val="single" w:sz="5" w:space="0" w:color="000000"/>
              <w:right w:val="single" w:sz="5" w:space="0" w:color="FFFFFF"/>
            </w:tcBorders>
            <w:tcMar>
              <w:top w:w="100" w:type="dxa"/>
              <w:left w:w="100" w:type="dxa"/>
              <w:bottom w:w="100" w:type="dxa"/>
              <w:right w:w="100" w:type="dxa"/>
            </w:tcMar>
          </w:tcPr>
          <w:p w14:paraId="07020923" w14:textId="77777777" w:rsidR="00DE135B" w:rsidRDefault="00AC4270" w:rsidP="00153DD3">
            <w:pPr>
              <w:spacing w:line="240" w:lineRule="auto"/>
              <w:jc w:val="both"/>
              <w:rPr>
                <w:sz w:val="20"/>
                <w:szCs w:val="20"/>
                <w:highlight w:val="white"/>
              </w:rPr>
            </w:pPr>
            <w:r>
              <w:rPr>
                <w:sz w:val="20"/>
                <w:szCs w:val="20"/>
                <w:highlight w:val="white"/>
              </w:rPr>
              <w:t>Assessment of Principals’ Supervision of Teachers’ Instructional Tasks in Secondary Schools in Ondo State, Nigeria</w:t>
            </w:r>
          </w:p>
        </w:tc>
        <w:tc>
          <w:tcPr>
            <w:tcW w:w="3960" w:type="dxa"/>
            <w:tcBorders>
              <w:top w:val="nil"/>
              <w:left w:val="nil"/>
              <w:bottom w:val="single" w:sz="5" w:space="0" w:color="000000"/>
              <w:right w:val="single" w:sz="5" w:space="0" w:color="FFFFFF"/>
            </w:tcBorders>
            <w:tcMar>
              <w:top w:w="100" w:type="dxa"/>
              <w:left w:w="100" w:type="dxa"/>
              <w:bottom w:w="100" w:type="dxa"/>
              <w:right w:w="100" w:type="dxa"/>
            </w:tcMar>
          </w:tcPr>
          <w:p w14:paraId="74252CD9" w14:textId="77777777" w:rsidR="00DE135B" w:rsidRDefault="00AC4270" w:rsidP="00153DD3">
            <w:pPr>
              <w:spacing w:line="240" w:lineRule="auto"/>
              <w:jc w:val="both"/>
              <w:rPr>
                <w:sz w:val="20"/>
                <w:szCs w:val="20"/>
                <w:highlight w:val="white"/>
              </w:rPr>
            </w:pPr>
            <w:r>
              <w:rPr>
                <w:sz w:val="20"/>
                <w:szCs w:val="20"/>
                <w:highlight w:val="white"/>
              </w:rPr>
              <w:t>Effective supervision enhances instructional quality by systematically applying monitoring approaches that improve teaching effectiveness.</w:t>
            </w:r>
          </w:p>
        </w:tc>
      </w:tr>
    </w:tbl>
    <w:p w14:paraId="3165FA70" w14:textId="77777777" w:rsidR="00DE135B" w:rsidRDefault="00DE135B">
      <w:pPr>
        <w:spacing w:after="200" w:line="480" w:lineRule="auto"/>
        <w:jc w:val="both"/>
        <w:rPr>
          <w:b/>
          <w:bCs/>
          <w:sz w:val="24"/>
          <w:szCs w:val="24"/>
          <w:highlight w:val="white"/>
        </w:rPr>
      </w:pPr>
    </w:p>
    <w:p w14:paraId="30455B94" w14:textId="4345689A" w:rsidR="00DE135B" w:rsidRDefault="007723BB">
      <w:pPr>
        <w:spacing w:after="200" w:line="480" w:lineRule="auto"/>
        <w:jc w:val="both"/>
        <w:rPr>
          <w:b/>
          <w:bCs/>
          <w:sz w:val="24"/>
          <w:szCs w:val="24"/>
          <w:highlight w:val="white"/>
        </w:rPr>
      </w:pPr>
      <w:r>
        <w:rPr>
          <w:b/>
          <w:bCs/>
          <w:sz w:val="24"/>
          <w:szCs w:val="24"/>
          <w:highlight w:val="white"/>
        </w:rPr>
        <w:lastRenderedPageBreak/>
        <w:t>Conceptual Framework</w:t>
      </w:r>
    </w:p>
    <w:p w14:paraId="6FD6FBC7" w14:textId="77777777" w:rsidR="00DE135B" w:rsidRDefault="00AC4270">
      <w:pPr>
        <w:spacing w:after="200" w:line="480" w:lineRule="auto"/>
        <w:ind w:firstLine="720"/>
        <w:jc w:val="both"/>
        <w:rPr>
          <w:sz w:val="24"/>
          <w:szCs w:val="24"/>
          <w:highlight w:val="white"/>
        </w:rPr>
      </w:pPr>
      <w:r>
        <w:rPr>
          <w:sz w:val="24"/>
          <w:szCs w:val="24"/>
          <w:highlight w:val="white"/>
        </w:rPr>
        <w:t>The researchers used the Conceptual Framework to illustrate the conceptual framework for designing and implementing the Intelligent System for Feedback Analytics and Beneficiary Performance Evaluation, comprising three main components: Input, Process, and Output. In the Input phase, Beneficiaries, Instructors, and Administrators access the platform via computers or mobile devices; Beneficiaries retrieve lessons and submit evaluations, Instructors manage classes and upload content, and Administrators oversee the system and handle analytics. The Process phase covers user interaction with the Content Management System, enabling material access and evaluation management. The Output phase provides an integrated database where user responses, feedback, and evaluation results are stored, analyzed, and transformed into actionable reports to support efficient information delivery and performance evaluation.</w:t>
      </w:r>
    </w:p>
    <w:p w14:paraId="2585F848" w14:textId="77777777" w:rsidR="00DE135B" w:rsidRDefault="00AC4270">
      <w:pPr>
        <w:spacing w:after="200" w:line="240" w:lineRule="auto"/>
        <w:jc w:val="center"/>
        <w:rPr>
          <w:sz w:val="24"/>
          <w:szCs w:val="24"/>
          <w:highlight w:val="white"/>
        </w:rPr>
      </w:pPr>
      <w:r>
        <w:rPr>
          <w:noProof/>
          <w:sz w:val="24"/>
          <w:szCs w:val="24"/>
          <w:highlight w:val="white"/>
        </w:rPr>
        <w:drawing>
          <wp:inline distT="114300" distB="114300" distL="114300" distR="114300" wp14:anchorId="5913CA87" wp14:editId="674D7349">
            <wp:extent cx="4630575" cy="2638245"/>
            <wp:effectExtent l="0" t="0" r="0" b="0"/>
            <wp:docPr id="11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1"/>
                    <a:srcRect/>
                    <a:stretch>
                      <a:fillRect/>
                    </a:stretch>
                  </pic:blipFill>
                  <pic:spPr>
                    <a:xfrm>
                      <a:off x="0" y="0"/>
                      <a:ext cx="4630575" cy="2638245"/>
                    </a:xfrm>
                    <a:prstGeom prst="rect">
                      <a:avLst/>
                    </a:prstGeom>
                    <a:ln/>
                  </pic:spPr>
                </pic:pic>
              </a:graphicData>
            </a:graphic>
          </wp:inline>
        </w:drawing>
      </w:r>
    </w:p>
    <w:p w14:paraId="1F92A6B8" w14:textId="722E62E4" w:rsidR="00DE135B" w:rsidRPr="008227CE" w:rsidRDefault="00AC4270">
      <w:pPr>
        <w:spacing w:after="200" w:line="480" w:lineRule="auto"/>
        <w:jc w:val="center"/>
        <w:rPr>
          <w:sz w:val="24"/>
          <w:szCs w:val="24"/>
          <w:highlight w:val="white"/>
        </w:rPr>
      </w:pPr>
      <w:r w:rsidRPr="008227CE">
        <w:rPr>
          <w:sz w:val="24"/>
          <w:szCs w:val="24"/>
          <w:highlight w:val="white"/>
        </w:rPr>
        <w:t xml:space="preserve">Figure 1. </w:t>
      </w:r>
      <w:r w:rsidR="007723BB" w:rsidRPr="008227CE">
        <w:rPr>
          <w:sz w:val="24"/>
          <w:szCs w:val="24"/>
          <w:highlight w:val="white"/>
        </w:rPr>
        <w:t>Conceptual Framework</w:t>
      </w:r>
      <w:r w:rsidRPr="008227CE">
        <w:rPr>
          <w:sz w:val="24"/>
          <w:szCs w:val="24"/>
        </w:rPr>
        <w:t xml:space="preserve"> </w:t>
      </w:r>
    </w:p>
    <w:p w14:paraId="58129C09" w14:textId="77777777" w:rsidR="00DE135B" w:rsidRDefault="00DE135B">
      <w:pPr>
        <w:widowControl w:val="0"/>
        <w:spacing w:after="200" w:line="480" w:lineRule="auto"/>
        <w:jc w:val="both"/>
        <w:rPr>
          <w:sz w:val="24"/>
          <w:szCs w:val="24"/>
          <w:highlight w:val="white"/>
        </w:rPr>
        <w:sectPr w:rsidR="00DE135B">
          <w:headerReference w:type="default" r:id="rId42"/>
          <w:pgSz w:w="11906" w:h="16838"/>
          <w:pgMar w:top="1440" w:right="1440" w:bottom="1440" w:left="2160" w:header="720" w:footer="720" w:gutter="0"/>
          <w:pgNumType w:start="8"/>
          <w:cols w:space="720"/>
        </w:sectPr>
      </w:pPr>
    </w:p>
    <w:p w14:paraId="5CF8F224" w14:textId="77777777" w:rsidR="00DE135B" w:rsidRDefault="00AC4270">
      <w:pPr>
        <w:spacing w:after="200" w:line="480" w:lineRule="auto"/>
        <w:jc w:val="center"/>
        <w:rPr>
          <w:b/>
          <w:bCs/>
          <w:sz w:val="24"/>
          <w:szCs w:val="24"/>
          <w:highlight w:val="white"/>
        </w:rPr>
      </w:pPr>
      <w:r>
        <w:rPr>
          <w:b/>
          <w:bCs/>
          <w:sz w:val="24"/>
          <w:szCs w:val="24"/>
          <w:highlight w:val="white"/>
        </w:rPr>
        <w:lastRenderedPageBreak/>
        <w:t>CHAPTER 3</w:t>
      </w:r>
    </w:p>
    <w:p w14:paraId="556E25FE" w14:textId="77777777" w:rsidR="00DE135B" w:rsidRDefault="00AC4270">
      <w:pPr>
        <w:spacing w:after="200" w:line="480" w:lineRule="auto"/>
        <w:jc w:val="center"/>
        <w:rPr>
          <w:b/>
          <w:bCs/>
          <w:sz w:val="24"/>
          <w:szCs w:val="24"/>
          <w:highlight w:val="white"/>
        </w:rPr>
      </w:pPr>
      <w:r>
        <w:rPr>
          <w:b/>
          <w:bCs/>
          <w:sz w:val="24"/>
          <w:szCs w:val="24"/>
          <w:highlight w:val="white"/>
        </w:rPr>
        <w:t>METHODOLOGY</w:t>
      </w:r>
    </w:p>
    <w:p w14:paraId="7DB47615" w14:textId="77777777" w:rsidR="00DE135B" w:rsidRDefault="00AC4270">
      <w:pPr>
        <w:spacing w:after="200" w:line="480" w:lineRule="auto"/>
        <w:jc w:val="both"/>
        <w:rPr>
          <w:b/>
          <w:bCs/>
          <w:sz w:val="24"/>
          <w:szCs w:val="24"/>
          <w:shd w:val="clear" w:color="auto" w:fill="FBFFFF"/>
        </w:rPr>
      </w:pPr>
      <w:r>
        <w:rPr>
          <w:sz w:val="24"/>
          <w:szCs w:val="24"/>
          <w:highlight w:val="white"/>
        </w:rPr>
        <w:tab/>
      </w:r>
      <w:r>
        <w:rPr>
          <w:sz w:val="24"/>
          <w:szCs w:val="24"/>
          <w:shd w:val="clear" w:color="auto" w:fill="FBFFFF"/>
        </w:rPr>
        <w:t>This chapter discussed the methodology and the techniques used in the research.  Researchers in this field use a systematic approach to achieve their goals.  To direct their work on the project, researchers use different strategies.  It illustrated the database, hardware, software, and data gathering.</w:t>
      </w:r>
    </w:p>
    <w:p w14:paraId="3CE82A9B" w14:textId="77777777" w:rsidR="00BF00D5" w:rsidRDefault="00AC4270" w:rsidP="00BF00D5">
      <w:pPr>
        <w:spacing w:before="240" w:after="200" w:line="480" w:lineRule="auto"/>
        <w:jc w:val="both"/>
        <w:rPr>
          <w:b/>
          <w:bCs/>
          <w:sz w:val="24"/>
          <w:szCs w:val="24"/>
          <w:shd w:val="clear" w:color="auto" w:fill="FBFFFF"/>
        </w:rPr>
      </w:pPr>
      <w:r>
        <w:rPr>
          <w:b/>
          <w:bCs/>
          <w:sz w:val="24"/>
          <w:szCs w:val="24"/>
          <w:shd w:val="clear" w:color="auto" w:fill="FBFFFF"/>
        </w:rPr>
        <w:t>Project Design</w:t>
      </w:r>
    </w:p>
    <w:p w14:paraId="355133FC" w14:textId="103759DA" w:rsidR="00847E9C" w:rsidRPr="00847E9C" w:rsidRDefault="00847E9C" w:rsidP="00847E9C">
      <w:pPr>
        <w:spacing w:before="240" w:after="200" w:line="480" w:lineRule="auto"/>
        <w:ind w:firstLine="720"/>
        <w:jc w:val="both"/>
        <w:rPr>
          <w:sz w:val="24"/>
          <w:szCs w:val="24"/>
          <w:shd w:val="clear" w:color="auto" w:fill="FBFFFF"/>
        </w:rPr>
      </w:pPr>
      <w:r w:rsidRPr="00847E9C">
        <w:rPr>
          <w:sz w:val="24"/>
          <w:szCs w:val="24"/>
          <w:shd w:val="clear" w:color="auto" w:fill="FBFFFF"/>
        </w:rPr>
        <w:t>The architecture of the Intelligent System for Feedback Analytics and Beneficiary Performance Evaluation is purposefully designed to support multifaceted educational outreach targeting 4Ps Beneficiaries, solo parents, senior citizens, PESO, and LGU across designated locales. The system is built on a web-based platform that integrates three core components—the User Interface, the Administrator Interface, and a centralized Database—to support learning management, feedback analytics, and synchronous communication.</w:t>
      </w:r>
    </w:p>
    <w:p w14:paraId="66C658C1" w14:textId="77777777" w:rsidR="00073E5B" w:rsidRDefault="00847E9C" w:rsidP="00847E9C">
      <w:pPr>
        <w:spacing w:before="240" w:after="200" w:line="480" w:lineRule="auto"/>
        <w:ind w:firstLine="720"/>
        <w:jc w:val="both"/>
        <w:rPr>
          <w:sz w:val="24"/>
          <w:szCs w:val="24"/>
          <w:shd w:val="clear" w:color="auto" w:fill="FBFFFF"/>
        </w:rPr>
        <w:sectPr w:rsidR="00073E5B" w:rsidSect="00073E5B">
          <w:headerReference w:type="default" r:id="rId43"/>
          <w:pgSz w:w="11906" w:h="16838"/>
          <w:pgMar w:top="1440" w:right="1440" w:bottom="1440" w:left="2160" w:header="720" w:footer="720" w:gutter="0"/>
          <w:pgNumType w:start="25"/>
          <w:cols w:space="720"/>
          <w:titlePg/>
          <w:docGrid w:linePitch="299"/>
        </w:sectPr>
      </w:pPr>
      <w:r w:rsidRPr="00847E9C">
        <w:rPr>
          <w:sz w:val="24"/>
          <w:szCs w:val="24"/>
          <w:shd w:val="clear" w:color="auto" w:fill="FBFFFF"/>
        </w:rPr>
        <w:t xml:space="preserve">The User Interface serves as the primary access point for both Beneficiaries and Instructors. Beneficiaries, including students, parents, and seniors, use this interface to access educational materials such as documents and multimedia resources, participate in interactive forums, receive real-time notifications, complete digital assessments, and submit attendance forms. Instructors share similar access but are provided with additional capabilities, including uploading learning materials, creating and grading assignments, managing evaluation forms, monitoring attendance, and organizing session schedules. The interface is designed using responsive technologies to ensure </w:t>
      </w:r>
    </w:p>
    <w:p w14:paraId="5D2ED062" w14:textId="6BA7676B" w:rsidR="00847E9C" w:rsidRPr="00847E9C" w:rsidRDefault="00847E9C" w:rsidP="00073E5B">
      <w:pPr>
        <w:spacing w:before="240" w:after="200" w:line="480" w:lineRule="auto"/>
        <w:jc w:val="both"/>
        <w:rPr>
          <w:sz w:val="24"/>
          <w:szCs w:val="24"/>
          <w:shd w:val="clear" w:color="auto" w:fill="FBFFFF"/>
        </w:rPr>
      </w:pPr>
      <w:r w:rsidRPr="00847E9C">
        <w:rPr>
          <w:sz w:val="24"/>
          <w:szCs w:val="24"/>
          <w:shd w:val="clear" w:color="auto" w:fill="FBFFFF"/>
        </w:rPr>
        <w:lastRenderedPageBreak/>
        <w:t>accessibility across various devices, helping address differences in digital literacy and device availability.</w:t>
      </w:r>
    </w:p>
    <w:p w14:paraId="0F230AA7" w14:textId="0DE45401" w:rsidR="00DE135B" w:rsidRDefault="00847E9C" w:rsidP="00847E9C">
      <w:pPr>
        <w:spacing w:after="200" w:line="480" w:lineRule="auto"/>
        <w:ind w:firstLine="720"/>
        <w:jc w:val="both"/>
        <w:rPr>
          <w:b/>
          <w:bCs/>
          <w:sz w:val="24"/>
          <w:szCs w:val="24"/>
          <w:shd w:val="clear" w:color="auto" w:fill="FBFFFF"/>
        </w:rPr>
      </w:pPr>
      <w:r w:rsidRPr="00847E9C">
        <w:rPr>
          <w:sz w:val="24"/>
          <w:szCs w:val="24"/>
          <w:shd w:val="clear" w:color="auto" w:fill="FBFFFF"/>
        </w:rPr>
        <w:t>The Administrator Interface, together with the Centralized Database, ensures the system’s operational stability and data-driven functionality. Administrators manage user accounts, programs, and system activities while monitoring performance through audit trails and usage reports. The centralized database securely stores user profiles, learning content, schedules, attendance records, discussion threads, and generated reports, enabling real-time data retrieval, updates, and analysis. Strong data security and integrity measures are implemented to protect confidentiality while supporting evidence-based monitoring, feedback analytics, and program evaluation.</w:t>
      </w:r>
    </w:p>
    <w:p w14:paraId="4E5C686E" w14:textId="0B775CCB" w:rsidR="00DE135B" w:rsidRDefault="00847E9C">
      <w:pPr>
        <w:widowControl w:val="0"/>
        <w:spacing w:before="180" w:after="200" w:line="480" w:lineRule="auto"/>
        <w:jc w:val="center"/>
        <w:rPr>
          <w:sz w:val="24"/>
          <w:szCs w:val="24"/>
          <w:shd w:val="clear" w:color="auto" w:fill="FBFFFF"/>
        </w:rPr>
      </w:pPr>
      <w:r>
        <w:rPr>
          <w:noProof/>
        </w:rPr>
        <w:drawing>
          <wp:anchor distT="114300" distB="114300" distL="114300" distR="114300" simplePos="0" relativeHeight="251658240" behindDoc="0" locked="0" layoutInCell="1" hidden="0" allowOverlap="1" wp14:anchorId="214C93FC" wp14:editId="6C437E7C">
            <wp:simplePos x="0" y="0"/>
            <wp:positionH relativeFrom="margin">
              <wp:align>center</wp:align>
            </wp:positionH>
            <wp:positionV relativeFrom="paragraph">
              <wp:posOffset>20955</wp:posOffset>
            </wp:positionV>
            <wp:extent cx="4364990" cy="3743960"/>
            <wp:effectExtent l="0" t="0" r="0" b="8890"/>
            <wp:wrapSquare wrapText="bothSides"/>
            <wp:docPr id="10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a:stretch>
                      <a:fillRect/>
                    </a:stretch>
                  </pic:blipFill>
                  <pic:spPr>
                    <a:xfrm>
                      <a:off x="0" y="0"/>
                      <a:ext cx="4364990" cy="3743960"/>
                    </a:xfrm>
                    <a:prstGeom prst="rect">
                      <a:avLst/>
                    </a:prstGeom>
                    <a:ln/>
                  </pic:spPr>
                </pic:pic>
              </a:graphicData>
            </a:graphic>
          </wp:anchor>
        </w:drawing>
      </w:r>
      <w:r>
        <w:rPr>
          <w:i/>
          <w:iCs/>
          <w:sz w:val="24"/>
          <w:szCs w:val="24"/>
          <w:highlight w:val="white"/>
        </w:rPr>
        <w:t xml:space="preserve">      </w:t>
      </w:r>
      <w:r w:rsidRPr="007723BB">
        <w:rPr>
          <w:sz w:val="24"/>
          <w:szCs w:val="24"/>
          <w:highlight w:val="white"/>
        </w:rPr>
        <w:t>Figure 2.</w:t>
      </w:r>
      <w:r>
        <w:rPr>
          <w:sz w:val="24"/>
          <w:szCs w:val="24"/>
          <w:highlight w:val="white"/>
        </w:rPr>
        <w:t xml:space="preserve"> System Architecture</w:t>
      </w:r>
    </w:p>
    <w:p w14:paraId="7C021FF5" w14:textId="77777777" w:rsidR="00847E9C" w:rsidRDefault="00847E9C">
      <w:pPr>
        <w:spacing w:before="240" w:after="200" w:line="480" w:lineRule="auto"/>
        <w:jc w:val="both"/>
        <w:rPr>
          <w:b/>
          <w:bCs/>
          <w:sz w:val="24"/>
          <w:szCs w:val="24"/>
          <w:shd w:val="clear" w:color="auto" w:fill="FBFFFF"/>
        </w:rPr>
      </w:pPr>
    </w:p>
    <w:p w14:paraId="123A3131" w14:textId="745856AD" w:rsidR="00DE135B" w:rsidRDefault="00AC4270">
      <w:pPr>
        <w:spacing w:before="240" w:after="200" w:line="480" w:lineRule="auto"/>
        <w:jc w:val="both"/>
        <w:rPr>
          <w:b/>
          <w:bCs/>
          <w:sz w:val="24"/>
          <w:szCs w:val="24"/>
          <w:shd w:val="clear" w:color="auto" w:fill="FBFFFF"/>
        </w:rPr>
      </w:pPr>
      <w:r>
        <w:rPr>
          <w:b/>
          <w:bCs/>
          <w:sz w:val="24"/>
          <w:szCs w:val="24"/>
          <w:shd w:val="clear" w:color="auto" w:fill="FBFFFF"/>
        </w:rPr>
        <w:lastRenderedPageBreak/>
        <w:t>Project Locale</w:t>
      </w:r>
    </w:p>
    <w:p w14:paraId="5D7DEED4" w14:textId="77777777" w:rsidR="00DE135B" w:rsidRDefault="00AC4270">
      <w:pPr>
        <w:spacing w:before="240" w:after="200" w:line="480" w:lineRule="auto"/>
        <w:ind w:firstLine="720"/>
        <w:jc w:val="both"/>
        <w:rPr>
          <w:b/>
          <w:bCs/>
          <w:sz w:val="24"/>
          <w:szCs w:val="24"/>
          <w:shd w:val="clear" w:color="auto" w:fill="FBFFFF"/>
        </w:rPr>
      </w:pPr>
      <w:r>
        <w:rPr>
          <w:sz w:val="24"/>
          <w:szCs w:val="24"/>
          <w:shd w:val="clear" w:color="auto" w:fill="FBFFFF"/>
        </w:rPr>
        <w:t xml:space="preserve">The Dual-Focus </w:t>
      </w:r>
      <w:r>
        <w:rPr>
          <w:sz w:val="24"/>
          <w:szCs w:val="24"/>
        </w:rPr>
        <w:t>Intelligent System for Feedback Analytics and Beneficiary Performance Evaluation</w:t>
      </w:r>
      <w:r>
        <w:rPr>
          <w:sz w:val="24"/>
          <w:szCs w:val="24"/>
          <w:shd w:val="clear" w:color="auto" w:fill="FBFFFF"/>
        </w:rPr>
        <w:t xml:space="preserve"> will be implemented within Los Baños, Laguna and Bay, Laguna.</w:t>
      </w:r>
    </w:p>
    <w:p w14:paraId="4340268A" w14:textId="77777777" w:rsidR="00DE135B" w:rsidRDefault="00AC4270">
      <w:pPr>
        <w:spacing w:before="240" w:after="200" w:line="480" w:lineRule="auto"/>
        <w:jc w:val="both"/>
        <w:rPr>
          <w:b/>
          <w:bCs/>
          <w:sz w:val="24"/>
          <w:szCs w:val="24"/>
          <w:shd w:val="clear" w:color="auto" w:fill="FBFFFF"/>
        </w:rPr>
      </w:pPr>
      <w:r>
        <w:rPr>
          <w:b/>
          <w:bCs/>
          <w:sz w:val="24"/>
          <w:szCs w:val="24"/>
          <w:shd w:val="clear" w:color="auto" w:fill="FBFFFF"/>
        </w:rPr>
        <w:t>Project Development</w:t>
      </w:r>
    </w:p>
    <w:p w14:paraId="0F1348B6" w14:textId="24951442" w:rsidR="00DE135B" w:rsidRDefault="00AC4270">
      <w:pPr>
        <w:spacing w:before="240" w:after="200" w:line="480" w:lineRule="auto"/>
        <w:ind w:firstLine="720"/>
        <w:jc w:val="both"/>
        <w:rPr>
          <w:sz w:val="24"/>
          <w:szCs w:val="24"/>
          <w:shd w:val="clear" w:color="auto" w:fill="FBFFFF"/>
        </w:rPr>
      </w:pPr>
      <w:r>
        <w:rPr>
          <w:sz w:val="24"/>
          <w:szCs w:val="24"/>
          <w:shd w:val="clear" w:color="auto" w:fill="FBFFFF"/>
        </w:rPr>
        <w:t xml:space="preserve">The development </w:t>
      </w:r>
      <w:r w:rsidR="002C3D82">
        <w:rPr>
          <w:sz w:val="24"/>
          <w:szCs w:val="24"/>
          <w:shd w:val="clear" w:color="auto" w:fill="FBFFFF"/>
        </w:rPr>
        <w:t>would</w:t>
      </w:r>
      <w:r>
        <w:rPr>
          <w:sz w:val="24"/>
          <w:szCs w:val="24"/>
          <w:shd w:val="clear" w:color="auto" w:fill="FBFFFF"/>
        </w:rPr>
        <w:t xml:space="preserve"> begin with the Planning and Requirements Gathering phase, where the team </w:t>
      </w:r>
      <w:r w:rsidR="002C3D82">
        <w:rPr>
          <w:sz w:val="24"/>
          <w:szCs w:val="24"/>
          <w:shd w:val="clear" w:color="auto" w:fill="FBFFFF"/>
        </w:rPr>
        <w:t>would</w:t>
      </w:r>
      <w:r>
        <w:rPr>
          <w:sz w:val="24"/>
          <w:szCs w:val="24"/>
          <w:shd w:val="clear" w:color="auto" w:fill="FBFFFF"/>
        </w:rPr>
        <w:t xml:space="preserve"> define the system’s core features, user roles, functional modules, and overall architecture. This stage involves consultations with faculty, technical experts, and community representatives to identify both educational and extension-related needs. Next, in the Design phase, the system’s database schema and visual UI mockups </w:t>
      </w:r>
      <w:r w:rsidR="002C3D82">
        <w:rPr>
          <w:sz w:val="24"/>
          <w:szCs w:val="24"/>
          <w:shd w:val="clear" w:color="auto" w:fill="FBFFFF"/>
        </w:rPr>
        <w:t>would</w:t>
      </w:r>
      <w:r>
        <w:rPr>
          <w:sz w:val="24"/>
          <w:szCs w:val="24"/>
          <w:shd w:val="clear" w:color="auto" w:fill="FBFFFF"/>
        </w:rPr>
        <w:t xml:space="preserve"> be created to guide coding and interface development.</w:t>
      </w:r>
    </w:p>
    <w:p w14:paraId="71D93A04" w14:textId="4B54A4BB" w:rsidR="00DE135B" w:rsidRDefault="00AC4270" w:rsidP="002B7C5E">
      <w:pPr>
        <w:spacing w:before="240" w:after="200" w:line="480" w:lineRule="auto"/>
        <w:ind w:firstLine="720"/>
        <w:jc w:val="both"/>
        <w:rPr>
          <w:sz w:val="24"/>
          <w:szCs w:val="24"/>
          <w:shd w:val="clear" w:color="auto" w:fill="FBFFFF"/>
        </w:rPr>
      </w:pPr>
      <w:r>
        <w:rPr>
          <w:sz w:val="24"/>
          <w:szCs w:val="24"/>
          <w:shd w:val="clear" w:color="auto" w:fill="FBFFFF"/>
        </w:rPr>
        <w:t xml:space="preserve">The Development phase </w:t>
      </w:r>
      <w:r w:rsidR="002C3D82">
        <w:rPr>
          <w:sz w:val="24"/>
          <w:szCs w:val="24"/>
          <w:shd w:val="clear" w:color="auto" w:fill="FBFFFF"/>
        </w:rPr>
        <w:t>would</w:t>
      </w:r>
      <w:r>
        <w:rPr>
          <w:sz w:val="24"/>
          <w:szCs w:val="24"/>
          <w:shd w:val="clear" w:color="auto" w:fill="FBFFFF"/>
        </w:rPr>
        <w:t xml:space="preserve"> involve building the platform using modern web technologies, including Next.js with TypeScript for both frontend and backend logic, Tailwind CSS for responsive design, PostgreSQL as the central database, and real-time communication via Socket.IO. Once core functionalities are in place, the Testing phase </w:t>
      </w:r>
      <w:r w:rsidR="002C3D82">
        <w:rPr>
          <w:sz w:val="24"/>
          <w:szCs w:val="24"/>
          <w:shd w:val="clear" w:color="auto" w:fill="FBFFFF"/>
        </w:rPr>
        <w:t>would</w:t>
      </w:r>
      <w:r>
        <w:rPr>
          <w:sz w:val="24"/>
          <w:szCs w:val="24"/>
          <w:shd w:val="clear" w:color="auto" w:fill="FBFFFF"/>
        </w:rPr>
        <w:t xml:space="preserve"> commence, including unit testing, integration testing, API testing, and User Acceptance Testing (UAT). After thorough testing, the system </w:t>
      </w:r>
      <w:r w:rsidR="002C3D82">
        <w:rPr>
          <w:sz w:val="24"/>
          <w:szCs w:val="24"/>
          <w:shd w:val="clear" w:color="auto" w:fill="FBFFFF"/>
        </w:rPr>
        <w:t>would</w:t>
      </w:r>
      <w:r>
        <w:rPr>
          <w:sz w:val="24"/>
          <w:szCs w:val="24"/>
          <w:shd w:val="clear" w:color="auto" w:fill="FBFFFF"/>
        </w:rPr>
        <w:t xml:space="preserve"> enter the Deployment phase, using Docker to containerize the application for efficient self-hosting, scalability, and multi-device access.</w:t>
      </w:r>
    </w:p>
    <w:p w14:paraId="3593ABBB" w14:textId="2E890618" w:rsidR="00DE135B" w:rsidRDefault="00AC4270" w:rsidP="002B7C5E">
      <w:pPr>
        <w:spacing w:before="240" w:after="200" w:line="480" w:lineRule="auto"/>
        <w:ind w:firstLine="720"/>
        <w:jc w:val="both"/>
        <w:rPr>
          <w:sz w:val="24"/>
          <w:szCs w:val="24"/>
          <w:shd w:val="clear" w:color="auto" w:fill="FBFFFF"/>
        </w:rPr>
      </w:pPr>
      <w:r>
        <w:rPr>
          <w:sz w:val="24"/>
          <w:szCs w:val="24"/>
          <w:shd w:val="clear" w:color="auto" w:fill="FBFFFF"/>
        </w:rPr>
        <w:t xml:space="preserve">Finally, during the Evaluation phase, the system </w:t>
      </w:r>
      <w:r w:rsidR="002C3D82">
        <w:rPr>
          <w:sz w:val="24"/>
          <w:szCs w:val="24"/>
          <w:shd w:val="clear" w:color="auto" w:fill="FBFFFF"/>
        </w:rPr>
        <w:t>would</w:t>
      </w:r>
      <w:r>
        <w:rPr>
          <w:sz w:val="24"/>
          <w:szCs w:val="24"/>
          <w:shd w:val="clear" w:color="auto" w:fill="FBFFFF"/>
        </w:rPr>
        <w:t xml:space="preserve"> undergo usability and performance testing. Feedback from pilot users, including faculty and 4Ps </w:t>
      </w:r>
      <w:r>
        <w:rPr>
          <w:sz w:val="24"/>
          <w:szCs w:val="24"/>
          <w:shd w:val="clear" w:color="auto" w:fill="FBFFFF"/>
        </w:rPr>
        <w:lastRenderedPageBreak/>
        <w:t xml:space="preserve">participants, </w:t>
      </w:r>
      <w:r w:rsidR="002C3D82">
        <w:rPr>
          <w:sz w:val="24"/>
          <w:szCs w:val="24"/>
          <w:shd w:val="clear" w:color="auto" w:fill="FBFFFF"/>
        </w:rPr>
        <w:t>would</w:t>
      </w:r>
      <w:r>
        <w:rPr>
          <w:sz w:val="24"/>
          <w:szCs w:val="24"/>
          <w:shd w:val="clear" w:color="auto" w:fill="FBFFFF"/>
        </w:rPr>
        <w:t xml:space="preserve"> be gathered to identify issues and guide future improvements, ensuring alignment with educational and community objectives.</w:t>
      </w:r>
    </w:p>
    <w:p w14:paraId="7D2FFD92" w14:textId="77777777" w:rsidR="00DE135B" w:rsidRDefault="00AC4270">
      <w:pPr>
        <w:spacing w:before="240" w:after="200" w:line="480" w:lineRule="auto"/>
        <w:jc w:val="both"/>
        <w:rPr>
          <w:b/>
          <w:bCs/>
          <w:sz w:val="24"/>
          <w:szCs w:val="24"/>
        </w:rPr>
      </w:pPr>
      <w:r>
        <w:rPr>
          <w:b/>
          <w:bCs/>
          <w:sz w:val="24"/>
          <w:szCs w:val="24"/>
        </w:rPr>
        <w:t>Agile Scrum</w:t>
      </w:r>
    </w:p>
    <w:p w14:paraId="0119F973" w14:textId="3D9AEA36" w:rsidR="00847E9C" w:rsidRDefault="00AC4270">
      <w:pPr>
        <w:spacing w:after="200" w:line="480" w:lineRule="auto"/>
        <w:ind w:firstLine="720"/>
        <w:jc w:val="both"/>
        <w:rPr>
          <w:sz w:val="24"/>
          <w:szCs w:val="24"/>
        </w:rPr>
      </w:pPr>
      <w:r>
        <w:rPr>
          <w:sz w:val="24"/>
          <w:szCs w:val="24"/>
          <w:highlight w:val="white"/>
        </w:rPr>
        <w:t xml:space="preserve">Software development methods like Agile Scrum prioritize flexibility, collaboration, and gradual progress. </w:t>
      </w:r>
    </w:p>
    <w:p w14:paraId="351FC5AC" w14:textId="27C5582A" w:rsidR="00DE135B" w:rsidRDefault="00847E9C" w:rsidP="005F1FE0">
      <w:pPr>
        <w:spacing w:after="200" w:line="480" w:lineRule="auto"/>
        <w:ind w:firstLine="720"/>
        <w:jc w:val="both"/>
        <w:rPr>
          <w:sz w:val="24"/>
          <w:szCs w:val="24"/>
          <w:highlight w:val="white"/>
        </w:rPr>
      </w:pPr>
      <w:r>
        <w:rPr>
          <w:sz w:val="24"/>
          <w:szCs w:val="24"/>
        </w:rPr>
        <w:t>The Agile Scrum methodology is suitable for our system, which has role-based access, interactive features, and real-time changes. Beneficiaries can read documents, leave comments, log in, and receive notifications, while the Administrator focuses on access control, oversees content, and manages interactions. This methodology enables gradual development and focuses on features such as access control, authentication, and material management. This adaptability allows adjustments to user input, ensuring the system meets</w:t>
      </w:r>
      <w:r w:rsidR="005F1FE0" w:rsidRPr="005F1FE0">
        <w:rPr>
          <w:sz w:val="24"/>
          <w:szCs w:val="24"/>
        </w:rPr>
        <w:t xml:space="preserve"> </w:t>
      </w:r>
      <w:r w:rsidR="005F1FE0">
        <w:rPr>
          <w:sz w:val="24"/>
          <w:szCs w:val="24"/>
        </w:rPr>
        <w:t>Beneficiary requirements. Agile methodology reduces errors and enhances system quality, making it productive and flexible for future improvement on an accessible platform.</w:t>
      </w:r>
    </w:p>
    <w:p w14:paraId="1EEF263D" w14:textId="3D52AD0B" w:rsidR="00DE135B" w:rsidRDefault="00AC4270">
      <w:pPr>
        <w:spacing w:after="200" w:line="480" w:lineRule="auto"/>
        <w:jc w:val="both"/>
        <w:rPr>
          <w:sz w:val="24"/>
          <w:szCs w:val="24"/>
          <w:highlight w:val="white"/>
        </w:rPr>
      </w:pPr>
      <w:r>
        <w:rPr>
          <w:noProof/>
          <w:sz w:val="24"/>
          <w:szCs w:val="24"/>
          <w:highlight w:val="white"/>
        </w:rPr>
        <w:drawing>
          <wp:inline distT="114300" distB="114300" distL="114300" distR="114300" wp14:anchorId="55881448" wp14:editId="41BF937F">
            <wp:extent cx="5265174" cy="2585085"/>
            <wp:effectExtent l="0" t="0" r="0" b="5715"/>
            <wp:docPr id="11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5"/>
                    <a:srcRect l="3780" t="13019" b="5036"/>
                    <a:stretch>
                      <a:fillRect/>
                    </a:stretch>
                  </pic:blipFill>
                  <pic:spPr>
                    <a:xfrm>
                      <a:off x="0" y="0"/>
                      <a:ext cx="5265174" cy="2585085"/>
                    </a:xfrm>
                    <a:prstGeom prst="rect">
                      <a:avLst/>
                    </a:prstGeom>
                    <a:ln/>
                  </pic:spPr>
                </pic:pic>
              </a:graphicData>
            </a:graphic>
          </wp:inline>
        </w:drawing>
      </w:r>
    </w:p>
    <w:p w14:paraId="579AA1F7" w14:textId="77777777" w:rsidR="00DE135B" w:rsidRDefault="00AC4270">
      <w:pPr>
        <w:spacing w:after="200" w:line="480" w:lineRule="auto"/>
        <w:jc w:val="center"/>
        <w:rPr>
          <w:sz w:val="24"/>
          <w:szCs w:val="24"/>
        </w:rPr>
      </w:pPr>
      <w:r w:rsidRPr="007723BB">
        <w:rPr>
          <w:sz w:val="24"/>
          <w:szCs w:val="24"/>
        </w:rPr>
        <w:t>Figure 3</w:t>
      </w:r>
      <w:r>
        <w:rPr>
          <w:sz w:val="24"/>
          <w:szCs w:val="24"/>
        </w:rPr>
        <w:t>. Agile Scrum</w:t>
      </w:r>
    </w:p>
    <w:p w14:paraId="72ACAC36" w14:textId="77777777" w:rsidR="00DE135B" w:rsidRDefault="00AC4270">
      <w:pPr>
        <w:spacing w:after="200" w:line="480" w:lineRule="auto"/>
        <w:jc w:val="both"/>
        <w:rPr>
          <w:b/>
          <w:bCs/>
          <w:sz w:val="24"/>
          <w:szCs w:val="24"/>
          <w:highlight w:val="white"/>
        </w:rPr>
      </w:pPr>
      <w:r>
        <w:rPr>
          <w:b/>
          <w:bCs/>
          <w:sz w:val="24"/>
          <w:szCs w:val="24"/>
          <w:highlight w:val="white"/>
        </w:rPr>
        <w:lastRenderedPageBreak/>
        <w:t>Product Backlog</w:t>
      </w:r>
    </w:p>
    <w:p w14:paraId="0532647D" w14:textId="681F8F7D" w:rsidR="00847E9C" w:rsidRDefault="00AC4270" w:rsidP="00847E9C">
      <w:pPr>
        <w:spacing w:after="200" w:line="480" w:lineRule="auto"/>
        <w:ind w:firstLine="720"/>
        <w:jc w:val="both"/>
        <w:rPr>
          <w:sz w:val="24"/>
          <w:szCs w:val="24"/>
          <w:highlight w:val="white"/>
        </w:rPr>
      </w:pPr>
      <w:r>
        <w:rPr>
          <w:sz w:val="24"/>
          <w:szCs w:val="24"/>
          <w:highlight w:val="white"/>
        </w:rPr>
        <w:t xml:space="preserve">A prioritized list of </w:t>
      </w:r>
      <w:r w:rsidR="002E1B92">
        <w:rPr>
          <w:sz w:val="24"/>
          <w:szCs w:val="24"/>
          <w:highlight w:val="white"/>
        </w:rPr>
        <w:t>the</w:t>
      </w:r>
      <w:r>
        <w:rPr>
          <w:sz w:val="24"/>
          <w:szCs w:val="24"/>
          <w:highlight w:val="white"/>
        </w:rPr>
        <w:t xml:space="preserve"> system's features and requirements may be found in the product backlog. Both </w:t>
      </w:r>
      <w:r>
        <w:rPr>
          <w:sz w:val="24"/>
          <w:szCs w:val="24"/>
        </w:rPr>
        <w:t xml:space="preserve">Administrator </w:t>
      </w:r>
      <w:r>
        <w:rPr>
          <w:sz w:val="24"/>
          <w:szCs w:val="24"/>
          <w:highlight w:val="white"/>
        </w:rPr>
        <w:t>and User features are included, guaranteeing that all crucial elements are created iteratively.</w:t>
      </w:r>
      <w:r w:rsidR="00847E9C" w:rsidRPr="00847E9C">
        <w:rPr>
          <w:sz w:val="24"/>
          <w:szCs w:val="24"/>
          <w:highlight w:val="white"/>
        </w:rPr>
        <w:t xml:space="preserve"> </w:t>
      </w:r>
      <w:r w:rsidR="00847E9C" w:rsidRPr="00847E9C">
        <w:rPr>
          <w:sz w:val="24"/>
          <w:szCs w:val="24"/>
        </w:rPr>
        <w:t>This backlog serves as a structured guide for the development team, enabling effective sprint planning, progress tracking, and alignment with the overall objectives of the system.</w:t>
      </w:r>
    </w:p>
    <w:p w14:paraId="655775D9" w14:textId="6C2388E0" w:rsidR="00DE135B" w:rsidRDefault="00847E9C" w:rsidP="00847E9C">
      <w:pPr>
        <w:spacing w:after="200" w:line="480" w:lineRule="auto"/>
        <w:ind w:firstLine="720"/>
        <w:jc w:val="both"/>
        <w:rPr>
          <w:sz w:val="24"/>
          <w:szCs w:val="24"/>
          <w:highlight w:val="white"/>
        </w:rPr>
      </w:pPr>
      <w:r>
        <w:rPr>
          <w:sz w:val="24"/>
          <w:szCs w:val="24"/>
          <w:highlight w:val="white"/>
        </w:rPr>
        <w:t>Table 1 shows the prioritized Beneficiary-side product backlog, with brief user stories and 1–5-hour weekly estimates. Core features—content access, announcements and schedules, evaluations, and commenting—are implemented first to meet Beneficiaries’ basic needs using the Intelligent System for Feedback Analytics and Beneficiary Performance Evaluation.</w:t>
      </w:r>
    </w:p>
    <w:p w14:paraId="6750E4C4" w14:textId="77777777" w:rsidR="00DE135B" w:rsidRPr="008227CE" w:rsidRDefault="00AC4270">
      <w:pPr>
        <w:spacing w:line="480" w:lineRule="auto"/>
        <w:jc w:val="center"/>
        <w:rPr>
          <w:sz w:val="24"/>
          <w:szCs w:val="24"/>
          <w:highlight w:val="white"/>
        </w:rPr>
      </w:pPr>
      <w:r w:rsidRPr="008227CE">
        <w:rPr>
          <w:sz w:val="24"/>
          <w:szCs w:val="24"/>
          <w:highlight w:val="white"/>
        </w:rPr>
        <w:t>Table 1. Product Backlog for Beneficiary</w:t>
      </w:r>
    </w:p>
    <w:tbl>
      <w:tblPr>
        <w:tblStyle w:val="aff4"/>
        <w:tblW w:w="8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4470"/>
        <w:gridCol w:w="2355"/>
      </w:tblGrid>
      <w:tr w:rsidR="00DE135B" w14:paraId="31925336" w14:textId="77777777" w:rsidTr="008227CE">
        <w:trPr>
          <w:trHeight w:val="294"/>
        </w:trPr>
        <w:tc>
          <w:tcPr>
            <w:tcW w:w="1545" w:type="dxa"/>
            <w:tcBorders>
              <w:left w:val="nil"/>
              <w:bottom w:val="single" w:sz="12" w:space="0" w:color="000000"/>
              <w:right w:val="nil"/>
            </w:tcBorders>
            <w:tcMar>
              <w:top w:w="100" w:type="dxa"/>
              <w:left w:w="100" w:type="dxa"/>
              <w:bottom w:w="100" w:type="dxa"/>
              <w:right w:w="100" w:type="dxa"/>
            </w:tcMar>
          </w:tcPr>
          <w:p w14:paraId="2565125D" w14:textId="77777777" w:rsidR="00DE135B" w:rsidRDefault="00AC4270">
            <w:pPr>
              <w:widowControl w:val="0"/>
              <w:spacing w:line="240" w:lineRule="auto"/>
              <w:jc w:val="center"/>
              <w:rPr>
                <w:b/>
                <w:bCs/>
                <w:highlight w:val="white"/>
              </w:rPr>
            </w:pPr>
            <w:r>
              <w:rPr>
                <w:b/>
                <w:bCs/>
                <w:highlight w:val="white"/>
              </w:rPr>
              <w:t>PRIORITY</w:t>
            </w:r>
          </w:p>
        </w:tc>
        <w:tc>
          <w:tcPr>
            <w:tcW w:w="4470" w:type="dxa"/>
            <w:tcBorders>
              <w:left w:val="nil"/>
              <w:bottom w:val="single" w:sz="12" w:space="0" w:color="000000"/>
              <w:right w:val="nil"/>
            </w:tcBorders>
            <w:tcMar>
              <w:top w:w="100" w:type="dxa"/>
              <w:left w:w="100" w:type="dxa"/>
              <w:bottom w:w="100" w:type="dxa"/>
              <w:right w:w="100" w:type="dxa"/>
            </w:tcMar>
          </w:tcPr>
          <w:p w14:paraId="317E477D" w14:textId="77777777" w:rsidR="00DE135B" w:rsidRDefault="00AC4270">
            <w:pPr>
              <w:widowControl w:val="0"/>
              <w:spacing w:line="240" w:lineRule="auto"/>
              <w:jc w:val="center"/>
              <w:rPr>
                <w:b/>
                <w:bCs/>
                <w:highlight w:val="white"/>
              </w:rPr>
            </w:pPr>
            <w:r>
              <w:rPr>
                <w:b/>
                <w:bCs/>
                <w:highlight w:val="white"/>
              </w:rPr>
              <w:t>ITEMS</w:t>
            </w:r>
          </w:p>
        </w:tc>
        <w:tc>
          <w:tcPr>
            <w:tcW w:w="2355" w:type="dxa"/>
            <w:tcBorders>
              <w:left w:val="nil"/>
              <w:bottom w:val="single" w:sz="12" w:space="0" w:color="000000"/>
              <w:right w:val="nil"/>
            </w:tcBorders>
            <w:tcMar>
              <w:top w:w="100" w:type="dxa"/>
              <w:left w:w="100" w:type="dxa"/>
              <w:bottom w:w="100" w:type="dxa"/>
              <w:right w:w="100" w:type="dxa"/>
            </w:tcMar>
          </w:tcPr>
          <w:p w14:paraId="548947BF" w14:textId="7D8581F9" w:rsidR="008227CE" w:rsidRPr="008227CE" w:rsidRDefault="00AC4270" w:rsidP="008227CE">
            <w:pPr>
              <w:widowControl w:val="0"/>
              <w:spacing w:line="240" w:lineRule="auto"/>
              <w:jc w:val="center"/>
              <w:rPr>
                <w:b/>
                <w:bCs/>
                <w:highlight w:val="white"/>
              </w:rPr>
            </w:pPr>
            <w:r>
              <w:rPr>
                <w:b/>
                <w:bCs/>
                <w:highlight w:val="white"/>
              </w:rPr>
              <w:t>ESTIMATED HOURS / DAY</w:t>
            </w:r>
          </w:p>
        </w:tc>
      </w:tr>
      <w:tr w:rsidR="00DE135B" w14:paraId="341999D9" w14:textId="77777777" w:rsidTr="008227CE">
        <w:trPr>
          <w:trHeight w:val="104"/>
        </w:trPr>
        <w:tc>
          <w:tcPr>
            <w:tcW w:w="1545" w:type="dxa"/>
            <w:tcBorders>
              <w:top w:val="single" w:sz="12" w:space="0" w:color="000000"/>
              <w:left w:val="nil"/>
              <w:bottom w:val="nil"/>
              <w:right w:val="nil"/>
            </w:tcBorders>
            <w:tcMar>
              <w:top w:w="100" w:type="dxa"/>
              <w:left w:w="100" w:type="dxa"/>
              <w:bottom w:w="100" w:type="dxa"/>
              <w:right w:w="100" w:type="dxa"/>
            </w:tcMar>
          </w:tcPr>
          <w:p w14:paraId="558F1CE0" w14:textId="77777777" w:rsidR="00DE135B" w:rsidRDefault="00AC4270">
            <w:pPr>
              <w:widowControl w:val="0"/>
              <w:spacing w:line="240" w:lineRule="auto"/>
              <w:jc w:val="both"/>
              <w:rPr>
                <w:sz w:val="20"/>
                <w:szCs w:val="20"/>
                <w:highlight w:val="white"/>
              </w:rPr>
            </w:pPr>
            <w:r>
              <w:rPr>
                <w:sz w:val="20"/>
                <w:szCs w:val="20"/>
                <w:highlight w:val="white"/>
              </w:rPr>
              <w:t>1</w:t>
            </w:r>
          </w:p>
        </w:tc>
        <w:tc>
          <w:tcPr>
            <w:tcW w:w="4470" w:type="dxa"/>
            <w:tcBorders>
              <w:top w:val="single" w:sz="12" w:space="0" w:color="000000"/>
              <w:left w:val="nil"/>
              <w:bottom w:val="nil"/>
              <w:right w:val="nil"/>
            </w:tcBorders>
            <w:tcMar>
              <w:top w:w="100" w:type="dxa"/>
              <w:left w:w="100" w:type="dxa"/>
              <w:bottom w:w="100" w:type="dxa"/>
              <w:right w:w="100" w:type="dxa"/>
            </w:tcMar>
          </w:tcPr>
          <w:p w14:paraId="6E53AA8B" w14:textId="0C7CA9BA" w:rsidR="00DE135B" w:rsidRDefault="00AC4270">
            <w:pPr>
              <w:widowControl w:val="0"/>
              <w:spacing w:line="240" w:lineRule="auto"/>
              <w:rPr>
                <w:sz w:val="20"/>
                <w:szCs w:val="20"/>
                <w:highlight w:val="white"/>
              </w:rPr>
            </w:pPr>
            <w:r>
              <w:rPr>
                <w:sz w:val="20"/>
                <w:szCs w:val="20"/>
                <w:highlight w:val="white"/>
              </w:rPr>
              <w:t xml:space="preserve">As a Beneficiary, I want to access course materials </w:t>
            </w:r>
            <w:r w:rsidR="007723BB">
              <w:rPr>
                <w:sz w:val="20"/>
                <w:szCs w:val="20"/>
                <w:highlight w:val="white"/>
              </w:rPr>
              <w:t>anytime.</w:t>
            </w:r>
          </w:p>
        </w:tc>
        <w:tc>
          <w:tcPr>
            <w:tcW w:w="2355" w:type="dxa"/>
            <w:tcBorders>
              <w:top w:val="single" w:sz="12" w:space="0" w:color="000000"/>
              <w:left w:val="nil"/>
              <w:bottom w:val="nil"/>
              <w:right w:val="nil"/>
            </w:tcBorders>
            <w:tcMar>
              <w:top w:w="100" w:type="dxa"/>
              <w:left w:w="100" w:type="dxa"/>
              <w:bottom w:w="100" w:type="dxa"/>
              <w:right w:w="100" w:type="dxa"/>
            </w:tcMar>
          </w:tcPr>
          <w:p w14:paraId="1AC2894A" w14:textId="77777777" w:rsidR="00DE135B" w:rsidRDefault="00AC4270">
            <w:pPr>
              <w:widowControl w:val="0"/>
              <w:spacing w:line="240" w:lineRule="auto"/>
              <w:jc w:val="both"/>
              <w:rPr>
                <w:sz w:val="20"/>
                <w:szCs w:val="20"/>
                <w:highlight w:val="white"/>
              </w:rPr>
            </w:pPr>
            <w:r>
              <w:rPr>
                <w:sz w:val="20"/>
                <w:szCs w:val="20"/>
                <w:highlight w:val="white"/>
              </w:rPr>
              <w:t>2 Hours</w:t>
            </w:r>
          </w:p>
        </w:tc>
      </w:tr>
      <w:tr w:rsidR="00DE135B" w14:paraId="4B562477" w14:textId="77777777" w:rsidTr="008227CE">
        <w:trPr>
          <w:trHeight w:val="161"/>
        </w:trPr>
        <w:tc>
          <w:tcPr>
            <w:tcW w:w="1545" w:type="dxa"/>
            <w:tcBorders>
              <w:top w:val="nil"/>
              <w:left w:val="nil"/>
              <w:bottom w:val="nil"/>
              <w:right w:val="nil"/>
            </w:tcBorders>
            <w:tcMar>
              <w:top w:w="100" w:type="dxa"/>
              <w:left w:w="100" w:type="dxa"/>
              <w:bottom w:w="100" w:type="dxa"/>
              <w:right w:w="100" w:type="dxa"/>
            </w:tcMar>
          </w:tcPr>
          <w:p w14:paraId="552FFBFD" w14:textId="77777777" w:rsidR="00DE135B" w:rsidRDefault="00AC4270">
            <w:pPr>
              <w:widowControl w:val="0"/>
              <w:spacing w:line="240" w:lineRule="auto"/>
              <w:jc w:val="both"/>
              <w:rPr>
                <w:sz w:val="20"/>
                <w:szCs w:val="20"/>
                <w:highlight w:val="white"/>
              </w:rPr>
            </w:pPr>
            <w:r>
              <w:rPr>
                <w:sz w:val="20"/>
                <w:szCs w:val="20"/>
                <w:highlight w:val="white"/>
              </w:rPr>
              <w:t>2</w:t>
            </w:r>
          </w:p>
        </w:tc>
        <w:tc>
          <w:tcPr>
            <w:tcW w:w="4470" w:type="dxa"/>
            <w:tcBorders>
              <w:top w:val="nil"/>
              <w:left w:val="nil"/>
              <w:bottom w:val="nil"/>
              <w:right w:val="nil"/>
            </w:tcBorders>
            <w:tcMar>
              <w:top w:w="100" w:type="dxa"/>
              <w:left w:w="100" w:type="dxa"/>
              <w:bottom w:w="100" w:type="dxa"/>
              <w:right w:w="100" w:type="dxa"/>
            </w:tcMar>
          </w:tcPr>
          <w:p w14:paraId="2CE2F0CD" w14:textId="77777777" w:rsidR="00DE135B" w:rsidRDefault="00AC4270">
            <w:pPr>
              <w:widowControl w:val="0"/>
              <w:spacing w:line="240" w:lineRule="auto"/>
              <w:rPr>
                <w:sz w:val="20"/>
                <w:szCs w:val="20"/>
                <w:highlight w:val="white"/>
              </w:rPr>
            </w:pPr>
            <w:r>
              <w:rPr>
                <w:sz w:val="20"/>
                <w:szCs w:val="20"/>
                <w:highlight w:val="white"/>
              </w:rPr>
              <w:t>As a Beneficiary, I want to view announcements and session schedules.</w:t>
            </w:r>
          </w:p>
        </w:tc>
        <w:tc>
          <w:tcPr>
            <w:tcW w:w="2355" w:type="dxa"/>
            <w:tcBorders>
              <w:top w:val="nil"/>
              <w:left w:val="nil"/>
              <w:bottom w:val="nil"/>
              <w:right w:val="nil"/>
            </w:tcBorders>
            <w:tcMar>
              <w:top w:w="100" w:type="dxa"/>
              <w:left w:w="100" w:type="dxa"/>
              <w:bottom w:w="100" w:type="dxa"/>
              <w:right w:w="100" w:type="dxa"/>
            </w:tcMar>
          </w:tcPr>
          <w:p w14:paraId="193CC4C9" w14:textId="77777777" w:rsidR="00DE135B" w:rsidRDefault="00AC4270">
            <w:pPr>
              <w:widowControl w:val="0"/>
              <w:spacing w:line="240" w:lineRule="auto"/>
              <w:jc w:val="both"/>
              <w:rPr>
                <w:sz w:val="20"/>
                <w:szCs w:val="20"/>
                <w:highlight w:val="white"/>
              </w:rPr>
            </w:pPr>
            <w:r>
              <w:rPr>
                <w:sz w:val="20"/>
                <w:szCs w:val="20"/>
                <w:highlight w:val="white"/>
              </w:rPr>
              <w:t>2 Hours</w:t>
            </w:r>
          </w:p>
        </w:tc>
      </w:tr>
      <w:tr w:rsidR="00DE135B" w14:paraId="10DD38FC" w14:textId="77777777" w:rsidTr="008227CE">
        <w:trPr>
          <w:trHeight w:val="16"/>
        </w:trPr>
        <w:tc>
          <w:tcPr>
            <w:tcW w:w="1545" w:type="dxa"/>
            <w:tcBorders>
              <w:top w:val="nil"/>
              <w:left w:val="nil"/>
              <w:bottom w:val="nil"/>
              <w:right w:val="nil"/>
            </w:tcBorders>
            <w:tcMar>
              <w:top w:w="100" w:type="dxa"/>
              <w:left w:w="100" w:type="dxa"/>
              <w:bottom w:w="100" w:type="dxa"/>
              <w:right w:w="100" w:type="dxa"/>
            </w:tcMar>
          </w:tcPr>
          <w:p w14:paraId="42C1D414" w14:textId="77777777" w:rsidR="00DE135B" w:rsidRDefault="00AC4270">
            <w:pPr>
              <w:widowControl w:val="0"/>
              <w:spacing w:line="240" w:lineRule="auto"/>
              <w:jc w:val="both"/>
              <w:rPr>
                <w:sz w:val="20"/>
                <w:szCs w:val="20"/>
                <w:highlight w:val="white"/>
              </w:rPr>
            </w:pPr>
            <w:r>
              <w:rPr>
                <w:sz w:val="20"/>
                <w:szCs w:val="20"/>
                <w:highlight w:val="white"/>
              </w:rPr>
              <w:t>3</w:t>
            </w:r>
          </w:p>
        </w:tc>
        <w:tc>
          <w:tcPr>
            <w:tcW w:w="4470" w:type="dxa"/>
            <w:tcBorders>
              <w:top w:val="nil"/>
              <w:left w:val="nil"/>
              <w:bottom w:val="nil"/>
              <w:right w:val="nil"/>
            </w:tcBorders>
            <w:tcMar>
              <w:top w:w="100" w:type="dxa"/>
              <w:left w:w="100" w:type="dxa"/>
              <w:bottom w:w="100" w:type="dxa"/>
              <w:right w:w="100" w:type="dxa"/>
            </w:tcMar>
          </w:tcPr>
          <w:p w14:paraId="20F1DDDB" w14:textId="77777777" w:rsidR="00DE135B" w:rsidRDefault="00AC4270">
            <w:pPr>
              <w:widowControl w:val="0"/>
              <w:spacing w:line="240" w:lineRule="auto"/>
              <w:rPr>
                <w:sz w:val="20"/>
                <w:szCs w:val="20"/>
                <w:highlight w:val="white"/>
              </w:rPr>
            </w:pPr>
            <w:r>
              <w:rPr>
                <w:sz w:val="20"/>
                <w:szCs w:val="20"/>
                <w:highlight w:val="white"/>
              </w:rPr>
              <w:t>As a Beneficiary, I want to answer evaluations after each session.</w:t>
            </w:r>
          </w:p>
        </w:tc>
        <w:tc>
          <w:tcPr>
            <w:tcW w:w="2355" w:type="dxa"/>
            <w:tcBorders>
              <w:top w:val="nil"/>
              <w:left w:val="nil"/>
              <w:bottom w:val="nil"/>
              <w:right w:val="nil"/>
            </w:tcBorders>
            <w:tcMar>
              <w:top w:w="100" w:type="dxa"/>
              <w:left w:w="100" w:type="dxa"/>
              <w:bottom w:w="100" w:type="dxa"/>
              <w:right w:w="100" w:type="dxa"/>
            </w:tcMar>
          </w:tcPr>
          <w:p w14:paraId="79D8E52F" w14:textId="77777777" w:rsidR="00DE135B" w:rsidRDefault="00AC4270">
            <w:pPr>
              <w:widowControl w:val="0"/>
              <w:spacing w:line="240" w:lineRule="auto"/>
              <w:jc w:val="both"/>
              <w:rPr>
                <w:sz w:val="20"/>
                <w:szCs w:val="20"/>
                <w:highlight w:val="white"/>
              </w:rPr>
            </w:pPr>
            <w:r>
              <w:rPr>
                <w:sz w:val="20"/>
                <w:szCs w:val="20"/>
                <w:highlight w:val="white"/>
              </w:rPr>
              <w:t>2 Hours</w:t>
            </w:r>
          </w:p>
        </w:tc>
      </w:tr>
      <w:tr w:rsidR="00DE135B" w14:paraId="1C3A61A2" w14:textId="77777777">
        <w:trPr>
          <w:trHeight w:val="414"/>
        </w:trPr>
        <w:tc>
          <w:tcPr>
            <w:tcW w:w="1545" w:type="dxa"/>
            <w:tcBorders>
              <w:top w:val="nil"/>
              <w:left w:val="nil"/>
              <w:right w:val="nil"/>
            </w:tcBorders>
            <w:tcMar>
              <w:top w:w="100" w:type="dxa"/>
              <w:left w:w="100" w:type="dxa"/>
              <w:bottom w:w="100" w:type="dxa"/>
              <w:right w:w="100" w:type="dxa"/>
            </w:tcMar>
          </w:tcPr>
          <w:p w14:paraId="11DFC73C" w14:textId="77777777" w:rsidR="00DE135B" w:rsidRDefault="00AC4270">
            <w:pPr>
              <w:widowControl w:val="0"/>
              <w:spacing w:line="240" w:lineRule="auto"/>
              <w:jc w:val="both"/>
              <w:rPr>
                <w:sz w:val="20"/>
                <w:szCs w:val="20"/>
                <w:highlight w:val="white"/>
              </w:rPr>
            </w:pPr>
            <w:r>
              <w:rPr>
                <w:sz w:val="20"/>
                <w:szCs w:val="20"/>
                <w:highlight w:val="white"/>
              </w:rPr>
              <w:t>4</w:t>
            </w:r>
          </w:p>
        </w:tc>
        <w:tc>
          <w:tcPr>
            <w:tcW w:w="4470" w:type="dxa"/>
            <w:tcBorders>
              <w:top w:val="nil"/>
              <w:left w:val="nil"/>
              <w:right w:val="nil"/>
            </w:tcBorders>
            <w:tcMar>
              <w:top w:w="100" w:type="dxa"/>
              <w:left w:w="100" w:type="dxa"/>
              <w:bottom w:w="100" w:type="dxa"/>
              <w:right w:w="100" w:type="dxa"/>
            </w:tcMar>
          </w:tcPr>
          <w:p w14:paraId="50EAF84D" w14:textId="77777777" w:rsidR="00DE135B" w:rsidRDefault="00AC4270">
            <w:pPr>
              <w:widowControl w:val="0"/>
              <w:spacing w:line="240" w:lineRule="auto"/>
              <w:rPr>
                <w:sz w:val="20"/>
                <w:szCs w:val="20"/>
                <w:highlight w:val="white"/>
              </w:rPr>
            </w:pPr>
            <w:r>
              <w:rPr>
                <w:sz w:val="20"/>
                <w:szCs w:val="20"/>
                <w:highlight w:val="white"/>
              </w:rPr>
              <w:t>As a Beneficiary, I want to comment and reply to interactions.</w:t>
            </w:r>
          </w:p>
        </w:tc>
        <w:tc>
          <w:tcPr>
            <w:tcW w:w="2355" w:type="dxa"/>
            <w:tcBorders>
              <w:top w:val="nil"/>
              <w:left w:val="nil"/>
              <w:right w:val="nil"/>
            </w:tcBorders>
            <w:tcMar>
              <w:top w:w="100" w:type="dxa"/>
              <w:left w:w="100" w:type="dxa"/>
              <w:bottom w:w="100" w:type="dxa"/>
              <w:right w:w="100" w:type="dxa"/>
            </w:tcMar>
          </w:tcPr>
          <w:p w14:paraId="614481F4" w14:textId="77777777" w:rsidR="00DE135B" w:rsidRDefault="00AC4270">
            <w:pPr>
              <w:widowControl w:val="0"/>
              <w:spacing w:line="240" w:lineRule="auto"/>
              <w:jc w:val="both"/>
              <w:rPr>
                <w:sz w:val="20"/>
                <w:szCs w:val="20"/>
                <w:highlight w:val="white"/>
              </w:rPr>
            </w:pPr>
            <w:r>
              <w:rPr>
                <w:sz w:val="20"/>
                <w:szCs w:val="20"/>
                <w:highlight w:val="white"/>
              </w:rPr>
              <w:t>1 Hours</w:t>
            </w:r>
          </w:p>
        </w:tc>
      </w:tr>
    </w:tbl>
    <w:p w14:paraId="287343A1" w14:textId="77777777" w:rsidR="005F1FE0" w:rsidRDefault="00AC4270" w:rsidP="005F1FE0">
      <w:pPr>
        <w:spacing w:after="200" w:line="480" w:lineRule="auto"/>
        <w:rPr>
          <w:b/>
          <w:bCs/>
          <w:sz w:val="24"/>
          <w:szCs w:val="24"/>
          <w:highlight w:val="white"/>
        </w:rPr>
      </w:pPr>
      <w:r>
        <w:rPr>
          <w:i/>
          <w:iCs/>
          <w:sz w:val="24"/>
          <w:szCs w:val="24"/>
          <w:highlight w:val="white"/>
        </w:rPr>
        <w:t xml:space="preserve">    </w:t>
      </w:r>
      <w:r>
        <w:rPr>
          <w:b/>
          <w:bCs/>
          <w:i/>
          <w:iCs/>
          <w:sz w:val="24"/>
          <w:szCs w:val="24"/>
          <w:highlight w:val="white"/>
        </w:rPr>
        <w:t xml:space="preserve"> </w:t>
      </w:r>
      <w:r>
        <w:rPr>
          <w:b/>
          <w:bCs/>
          <w:sz w:val="24"/>
          <w:szCs w:val="24"/>
          <w:highlight w:val="white"/>
        </w:rPr>
        <w:t xml:space="preserve"> </w:t>
      </w:r>
    </w:p>
    <w:p w14:paraId="574204AF" w14:textId="6BD6BF3C" w:rsidR="00847E9C" w:rsidRPr="005F1FE0" w:rsidRDefault="00847E9C" w:rsidP="002E1B92">
      <w:pPr>
        <w:spacing w:after="200" w:line="480" w:lineRule="auto"/>
        <w:ind w:firstLine="720"/>
        <w:jc w:val="both"/>
        <w:rPr>
          <w:b/>
          <w:bCs/>
          <w:sz w:val="24"/>
          <w:szCs w:val="24"/>
          <w:highlight w:val="white"/>
        </w:rPr>
      </w:pPr>
      <w:r>
        <w:rPr>
          <w:sz w:val="24"/>
          <w:szCs w:val="24"/>
          <w:highlight w:val="white"/>
        </w:rPr>
        <w:t xml:space="preserve">Table 2 shows all the functionalities and features explicitly required for the instructor role in the Intelligent System for Feedback Analytics and Beneficiary Performance Evaluation. This highlighted the key teaching activities and interactions that are necessary for successful remote teaching. Instructors </w:t>
      </w:r>
      <w:r>
        <w:rPr>
          <w:sz w:val="24"/>
          <w:szCs w:val="24"/>
          <w:highlight w:val="white"/>
        </w:rPr>
        <w:lastRenderedPageBreak/>
        <w:t>need to facilitate learning, provide resources in a timely fashion, and maintain Beneficiary engagement. The activities outlined in this backlog map to these tasks, e.g., moderating discussion, posting learning content, and planning face-to-face sessions. Each item is ranked according to its relevance to learning delivery and its impact on the Beneficiary experience, so that essential items are developed and implemented effectively during the project development phase.</w:t>
      </w:r>
      <w:r w:rsidRPr="002B7C5E">
        <w:t xml:space="preserve"> </w:t>
      </w:r>
      <w:r w:rsidRPr="002B7C5E">
        <w:rPr>
          <w:sz w:val="24"/>
          <w:szCs w:val="24"/>
        </w:rPr>
        <w:t>This prioritization ensures that the most critical Instructor functionalities are addressed first, supporting effective instruction and consistent learning outcomes throughout the system.</w:t>
      </w:r>
    </w:p>
    <w:p w14:paraId="18930FC5" w14:textId="6FCAE06C" w:rsidR="00DE135B" w:rsidRDefault="00AC4270">
      <w:pPr>
        <w:spacing w:after="200" w:line="480" w:lineRule="auto"/>
        <w:jc w:val="center"/>
        <w:rPr>
          <w:sz w:val="24"/>
          <w:szCs w:val="24"/>
          <w:highlight w:val="white"/>
        </w:rPr>
      </w:pPr>
      <w:r w:rsidRPr="0072547A">
        <w:rPr>
          <w:sz w:val="24"/>
          <w:szCs w:val="24"/>
          <w:highlight w:val="white"/>
        </w:rPr>
        <w:t xml:space="preserve">Table </w:t>
      </w:r>
      <w:r w:rsidR="007723BB" w:rsidRPr="0072547A">
        <w:rPr>
          <w:sz w:val="24"/>
          <w:szCs w:val="24"/>
          <w:highlight w:val="white"/>
        </w:rPr>
        <w:t>2</w:t>
      </w:r>
      <w:r w:rsidR="007723BB">
        <w:rPr>
          <w:sz w:val="24"/>
          <w:szCs w:val="24"/>
          <w:highlight w:val="white"/>
        </w:rPr>
        <w:t>.</w:t>
      </w:r>
      <w:r>
        <w:rPr>
          <w:sz w:val="24"/>
          <w:szCs w:val="24"/>
          <w:highlight w:val="white"/>
        </w:rPr>
        <w:t xml:space="preserve"> Product Backlog for Instructor</w:t>
      </w:r>
    </w:p>
    <w:tbl>
      <w:tblPr>
        <w:tblStyle w:val="aff5"/>
        <w:tblW w:w="8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5040"/>
        <w:gridCol w:w="2040"/>
      </w:tblGrid>
      <w:tr w:rsidR="00DE135B" w14:paraId="6BA5BDA8" w14:textId="77777777">
        <w:trPr>
          <w:trHeight w:val="585"/>
        </w:trPr>
        <w:tc>
          <w:tcPr>
            <w:tcW w:w="1440" w:type="dxa"/>
            <w:tcBorders>
              <w:left w:val="nil"/>
              <w:bottom w:val="single" w:sz="12" w:space="0" w:color="000000"/>
              <w:right w:val="nil"/>
            </w:tcBorders>
            <w:tcMar>
              <w:top w:w="100" w:type="dxa"/>
              <w:left w:w="100" w:type="dxa"/>
              <w:bottom w:w="100" w:type="dxa"/>
              <w:right w:w="100" w:type="dxa"/>
            </w:tcMar>
          </w:tcPr>
          <w:p w14:paraId="5CD0C2E5" w14:textId="77777777" w:rsidR="00DE135B" w:rsidRDefault="00AC4270">
            <w:pPr>
              <w:widowControl w:val="0"/>
              <w:spacing w:line="240" w:lineRule="auto"/>
              <w:jc w:val="center"/>
              <w:rPr>
                <w:b/>
                <w:bCs/>
                <w:highlight w:val="white"/>
              </w:rPr>
            </w:pPr>
            <w:r>
              <w:rPr>
                <w:b/>
                <w:bCs/>
                <w:highlight w:val="white"/>
              </w:rPr>
              <w:t>PRIORITY</w:t>
            </w:r>
          </w:p>
        </w:tc>
        <w:tc>
          <w:tcPr>
            <w:tcW w:w="5040" w:type="dxa"/>
            <w:tcBorders>
              <w:left w:val="nil"/>
              <w:bottom w:val="single" w:sz="12" w:space="0" w:color="000000"/>
              <w:right w:val="nil"/>
            </w:tcBorders>
            <w:tcMar>
              <w:top w:w="100" w:type="dxa"/>
              <w:left w:w="100" w:type="dxa"/>
              <w:bottom w:w="100" w:type="dxa"/>
              <w:right w:w="100" w:type="dxa"/>
            </w:tcMar>
          </w:tcPr>
          <w:p w14:paraId="4FD1AC39" w14:textId="77777777" w:rsidR="00DE135B" w:rsidRDefault="00AC4270">
            <w:pPr>
              <w:widowControl w:val="0"/>
              <w:spacing w:line="240" w:lineRule="auto"/>
              <w:jc w:val="center"/>
              <w:rPr>
                <w:b/>
                <w:bCs/>
                <w:highlight w:val="white"/>
              </w:rPr>
            </w:pPr>
            <w:r>
              <w:rPr>
                <w:b/>
                <w:bCs/>
                <w:highlight w:val="white"/>
              </w:rPr>
              <w:t>ITEMS</w:t>
            </w:r>
          </w:p>
        </w:tc>
        <w:tc>
          <w:tcPr>
            <w:tcW w:w="2040" w:type="dxa"/>
            <w:tcBorders>
              <w:left w:val="nil"/>
              <w:bottom w:val="single" w:sz="12" w:space="0" w:color="000000"/>
              <w:right w:val="nil"/>
            </w:tcBorders>
            <w:tcMar>
              <w:top w:w="100" w:type="dxa"/>
              <w:left w:w="100" w:type="dxa"/>
              <w:bottom w:w="100" w:type="dxa"/>
              <w:right w:w="100" w:type="dxa"/>
            </w:tcMar>
          </w:tcPr>
          <w:p w14:paraId="39C8E92A" w14:textId="77777777" w:rsidR="00DE135B" w:rsidRDefault="00AC4270">
            <w:pPr>
              <w:widowControl w:val="0"/>
              <w:spacing w:line="240" w:lineRule="auto"/>
              <w:jc w:val="center"/>
              <w:rPr>
                <w:b/>
                <w:bCs/>
                <w:highlight w:val="white"/>
              </w:rPr>
            </w:pPr>
            <w:r>
              <w:rPr>
                <w:b/>
                <w:bCs/>
                <w:highlight w:val="white"/>
              </w:rPr>
              <w:t>ESTIMATED HOURS / DAY</w:t>
            </w:r>
          </w:p>
        </w:tc>
      </w:tr>
      <w:tr w:rsidR="00DE135B" w14:paraId="1252B4DC" w14:textId="77777777">
        <w:trPr>
          <w:trHeight w:val="534"/>
        </w:trPr>
        <w:tc>
          <w:tcPr>
            <w:tcW w:w="1440" w:type="dxa"/>
            <w:tcBorders>
              <w:top w:val="nil"/>
              <w:left w:val="nil"/>
              <w:bottom w:val="nil"/>
              <w:right w:val="nil"/>
            </w:tcBorders>
            <w:tcMar>
              <w:top w:w="100" w:type="dxa"/>
              <w:left w:w="100" w:type="dxa"/>
              <w:bottom w:w="100" w:type="dxa"/>
              <w:right w:w="100" w:type="dxa"/>
            </w:tcMar>
          </w:tcPr>
          <w:p w14:paraId="5069C839" w14:textId="77777777" w:rsidR="00DE135B" w:rsidRDefault="00AC4270">
            <w:pPr>
              <w:widowControl w:val="0"/>
              <w:spacing w:line="240" w:lineRule="auto"/>
              <w:jc w:val="both"/>
              <w:rPr>
                <w:sz w:val="20"/>
                <w:szCs w:val="20"/>
                <w:highlight w:val="white"/>
              </w:rPr>
            </w:pPr>
            <w:r>
              <w:rPr>
                <w:sz w:val="20"/>
                <w:szCs w:val="20"/>
                <w:highlight w:val="white"/>
              </w:rPr>
              <w:t>1</w:t>
            </w:r>
          </w:p>
        </w:tc>
        <w:tc>
          <w:tcPr>
            <w:tcW w:w="5040" w:type="dxa"/>
            <w:tcBorders>
              <w:top w:val="nil"/>
              <w:left w:val="nil"/>
              <w:bottom w:val="nil"/>
              <w:right w:val="nil"/>
            </w:tcBorders>
            <w:tcMar>
              <w:top w:w="100" w:type="dxa"/>
              <w:left w:w="100" w:type="dxa"/>
              <w:bottom w:w="100" w:type="dxa"/>
              <w:right w:w="100" w:type="dxa"/>
            </w:tcMar>
          </w:tcPr>
          <w:p w14:paraId="053305A8" w14:textId="77777777" w:rsidR="00DE135B" w:rsidRDefault="00AC4270">
            <w:pPr>
              <w:widowControl w:val="0"/>
              <w:spacing w:line="240" w:lineRule="auto"/>
              <w:rPr>
                <w:sz w:val="20"/>
                <w:szCs w:val="20"/>
                <w:highlight w:val="white"/>
              </w:rPr>
            </w:pPr>
            <w:r>
              <w:rPr>
                <w:sz w:val="20"/>
                <w:szCs w:val="20"/>
                <w:highlight w:val="white"/>
              </w:rPr>
              <w:t>As an Instructor, I want to upload learning materials for Beneficiaries.</w:t>
            </w:r>
          </w:p>
        </w:tc>
        <w:tc>
          <w:tcPr>
            <w:tcW w:w="2040" w:type="dxa"/>
            <w:tcBorders>
              <w:top w:val="nil"/>
              <w:left w:val="nil"/>
              <w:bottom w:val="nil"/>
              <w:right w:val="nil"/>
            </w:tcBorders>
            <w:tcMar>
              <w:top w:w="100" w:type="dxa"/>
              <w:left w:w="100" w:type="dxa"/>
              <w:bottom w:w="100" w:type="dxa"/>
              <w:right w:w="100" w:type="dxa"/>
            </w:tcMar>
          </w:tcPr>
          <w:p w14:paraId="116CB46F" w14:textId="77777777" w:rsidR="00DE135B" w:rsidRDefault="00AC4270">
            <w:pPr>
              <w:widowControl w:val="0"/>
              <w:spacing w:line="240" w:lineRule="auto"/>
              <w:jc w:val="both"/>
              <w:rPr>
                <w:sz w:val="20"/>
                <w:szCs w:val="20"/>
                <w:highlight w:val="white"/>
              </w:rPr>
            </w:pPr>
            <w:r>
              <w:rPr>
                <w:sz w:val="20"/>
                <w:szCs w:val="20"/>
                <w:highlight w:val="white"/>
              </w:rPr>
              <w:t>3 Hours</w:t>
            </w:r>
          </w:p>
        </w:tc>
      </w:tr>
      <w:tr w:rsidR="00DE135B" w14:paraId="0147F3DD" w14:textId="77777777">
        <w:trPr>
          <w:trHeight w:val="564"/>
        </w:trPr>
        <w:tc>
          <w:tcPr>
            <w:tcW w:w="1440" w:type="dxa"/>
            <w:tcBorders>
              <w:top w:val="nil"/>
              <w:left w:val="nil"/>
              <w:bottom w:val="nil"/>
              <w:right w:val="nil"/>
            </w:tcBorders>
            <w:tcMar>
              <w:top w:w="100" w:type="dxa"/>
              <w:left w:w="100" w:type="dxa"/>
              <w:bottom w:w="100" w:type="dxa"/>
              <w:right w:w="100" w:type="dxa"/>
            </w:tcMar>
          </w:tcPr>
          <w:p w14:paraId="09F107AF" w14:textId="77777777" w:rsidR="00DE135B" w:rsidRDefault="00AC4270">
            <w:pPr>
              <w:widowControl w:val="0"/>
              <w:spacing w:line="240" w:lineRule="auto"/>
              <w:jc w:val="both"/>
              <w:rPr>
                <w:sz w:val="20"/>
                <w:szCs w:val="20"/>
                <w:highlight w:val="white"/>
              </w:rPr>
            </w:pPr>
            <w:r>
              <w:rPr>
                <w:sz w:val="20"/>
                <w:szCs w:val="20"/>
                <w:highlight w:val="white"/>
              </w:rPr>
              <w:t>2</w:t>
            </w:r>
          </w:p>
        </w:tc>
        <w:tc>
          <w:tcPr>
            <w:tcW w:w="5040" w:type="dxa"/>
            <w:tcBorders>
              <w:top w:val="nil"/>
              <w:left w:val="nil"/>
              <w:bottom w:val="nil"/>
              <w:right w:val="nil"/>
            </w:tcBorders>
            <w:tcMar>
              <w:top w:w="100" w:type="dxa"/>
              <w:left w:w="100" w:type="dxa"/>
              <w:bottom w:w="100" w:type="dxa"/>
              <w:right w:w="100" w:type="dxa"/>
            </w:tcMar>
          </w:tcPr>
          <w:p w14:paraId="7EC07B0B" w14:textId="77777777" w:rsidR="00DE135B" w:rsidRDefault="00AC4270">
            <w:pPr>
              <w:widowControl w:val="0"/>
              <w:spacing w:line="240" w:lineRule="auto"/>
              <w:rPr>
                <w:sz w:val="20"/>
                <w:szCs w:val="20"/>
                <w:highlight w:val="white"/>
              </w:rPr>
            </w:pPr>
            <w:r>
              <w:rPr>
                <w:sz w:val="20"/>
                <w:szCs w:val="20"/>
                <w:highlight w:val="white"/>
              </w:rPr>
              <w:t>As an Instructor, I want to manage classroom sessions.</w:t>
            </w:r>
          </w:p>
        </w:tc>
        <w:tc>
          <w:tcPr>
            <w:tcW w:w="2040" w:type="dxa"/>
            <w:tcBorders>
              <w:top w:val="nil"/>
              <w:left w:val="nil"/>
              <w:bottom w:val="nil"/>
              <w:right w:val="nil"/>
            </w:tcBorders>
            <w:tcMar>
              <w:top w:w="100" w:type="dxa"/>
              <w:left w:w="100" w:type="dxa"/>
              <w:bottom w:w="100" w:type="dxa"/>
              <w:right w:w="100" w:type="dxa"/>
            </w:tcMar>
          </w:tcPr>
          <w:p w14:paraId="393D5739" w14:textId="77777777" w:rsidR="00DE135B" w:rsidRDefault="00AC4270">
            <w:pPr>
              <w:widowControl w:val="0"/>
              <w:spacing w:line="240" w:lineRule="auto"/>
              <w:jc w:val="both"/>
              <w:rPr>
                <w:sz w:val="20"/>
                <w:szCs w:val="20"/>
                <w:highlight w:val="white"/>
              </w:rPr>
            </w:pPr>
            <w:r>
              <w:rPr>
                <w:sz w:val="20"/>
                <w:szCs w:val="20"/>
                <w:highlight w:val="white"/>
              </w:rPr>
              <w:t>3 Hours</w:t>
            </w:r>
          </w:p>
        </w:tc>
      </w:tr>
      <w:tr w:rsidR="00DE135B" w14:paraId="7321D2A4" w14:textId="77777777">
        <w:trPr>
          <w:trHeight w:val="564"/>
        </w:trPr>
        <w:tc>
          <w:tcPr>
            <w:tcW w:w="1440" w:type="dxa"/>
            <w:tcBorders>
              <w:top w:val="nil"/>
              <w:left w:val="nil"/>
              <w:bottom w:val="nil"/>
              <w:right w:val="nil"/>
            </w:tcBorders>
            <w:tcMar>
              <w:top w:w="100" w:type="dxa"/>
              <w:left w:w="100" w:type="dxa"/>
              <w:bottom w:w="100" w:type="dxa"/>
              <w:right w:w="100" w:type="dxa"/>
            </w:tcMar>
          </w:tcPr>
          <w:p w14:paraId="406303B5" w14:textId="77777777" w:rsidR="00DE135B" w:rsidRDefault="00AC4270">
            <w:pPr>
              <w:widowControl w:val="0"/>
              <w:spacing w:line="240" w:lineRule="auto"/>
              <w:jc w:val="both"/>
              <w:rPr>
                <w:sz w:val="20"/>
                <w:szCs w:val="20"/>
                <w:highlight w:val="white"/>
              </w:rPr>
            </w:pPr>
            <w:r>
              <w:rPr>
                <w:sz w:val="20"/>
                <w:szCs w:val="20"/>
                <w:highlight w:val="white"/>
              </w:rPr>
              <w:t>3</w:t>
            </w:r>
          </w:p>
        </w:tc>
        <w:tc>
          <w:tcPr>
            <w:tcW w:w="5040" w:type="dxa"/>
            <w:tcBorders>
              <w:top w:val="nil"/>
              <w:left w:val="nil"/>
              <w:bottom w:val="nil"/>
              <w:right w:val="nil"/>
            </w:tcBorders>
            <w:tcMar>
              <w:top w:w="100" w:type="dxa"/>
              <w:left w:w="100" w:type="dxa"/>
              <w:bottom w:w="100" w:type="dxa"/>
              <w:right w:w="100" w:type="dxa"/>
            </w:tcMar>
          </w:tcPr>
          <w:p w14:paraId="319206DB" w14:textId="77777777" w:rsidR="00DE135B" w:rsidRDefault="00AC4270">
            <w:pPr>
              <w:widowControl w:val="0"/>
              <w:spacing w:line="240" w:lineRule="auto"/>
              <w:rPr>
                <w:sz w:val="20"/>
                <w:szCs w:val="20"/>
                <w:highlight w:val="white"/>
              </w:rPr>
            </w:pPr>
            <w:r>
              <w:rPr>
                <w:sz w:val="20"/>
                <w:szCs w:val="20"/>
                <w:highlight w:val="white"/>
              </w:rPr>
              <w:t>As an Instructor, I want to conduct evaluations within the system.</w:t>
            </w:r>
          </w:p>
        </w:tc>
        <w:tc>
          <w:tcPr>
            <w:tcW w:w="2040" w:type="dxa"/>
            <w:tcBorders>
              <w:top w:val="nil"/>
              <w:left w:val="nil"/>
              <w:bottom w:val="nil"/>
              <w:right w:val="nil"/>
            </w:tcBorders>
            <w:tcMar>
              <w:top w:w="100" w:type="dxa"/>
              <w:left w:w="100" w:type="dxa"/>
              <w:bottom w:w="100" w:type="dxa"/>
              <w:right w:w="100" w:type="dxa"/>
            </w:tcMar>
          </w:tcPr>
          <w:p w14:paraId="4A1DC52B" w14:textId="77777777" w:rsidR="00DE135B" w:rsidRDefault="00AC4270">
            <w:pPr>
              <w:widowControl w:val="0"/>
              <w:spacing w:line="240" w:lineRule="auto"/>
              <w:jc w:val="both"/>
              <w:rPr>
                <w:sz w:val="20"/>
                <w:szCs w:val="20"/>
                <w:highlight w:val="white"/>
              </w:rPr>
            </w:pPr>
            <w:r>
              <w:rPr>
                <w:sz w:val="20"/>
                <w:szCs w:val="20"/>
                <w:highlight w:val="white"/>
              </w:rPr>
              <w:t>1 Hour</w:t>
            </w:r>
          </w:p>
        </w:tc>
      </w:tr>
      <w:tr w:rsidR="00DE135B" w14:paraId="2267D975" w14:textId="77777777">
        <w:trPr>
          <w:trHeight w:val="474"/>
        </w:trPr>
        <w:tc>
          <w:tcPr>
            <w:tcW w:w="1440" w:type="dxa"/>
            <w:tcBorders>
              <w:top w:val="nil"/>
              <w:left w:val="nil"/>
              <w:right w:val="nil"/>
            </w:tcBorders>
            <w:tcMar>
              <w:top w:w="100" w:type="dxa"/>
              <w:left w:w="100" w:type="dxa"/>
              <w:bottom w:w="100" w:type="dxa"/>
              <w:right w:w="100" w:type="dxa"/>
            </w:tcMar>
          </w:tcPr>
          <w:p w14:paraId="739ADD7A" w14:textId="77777777" w:rsidR="00DE135B" w:rsidRDefault="00AC4270">
            <w:pPr>
              <w:widowControl w:val="0"/>
              <w:spacing w:line="240" w:lineRule="auto"/>
              <w:jc w:val="both"/>
              <w:rPr>
                <w:sz w:val="20"/>
                <w:szCs w:val="20"/>
                <w:highlight w:val="white"/>
              </w:rPr>
            </w:pPr>
            <w:r>
              <w:rPr>
                <w:sz w:val="20"/>
                <w:szCs w:val="20"/>
                <w:highlight w:val="white"/>
              </w:rPr>
              <w:t>4</w:t>
            </w:r>
          </w:p>
        </w:tc>
        <w:tc>
          <w:tcPr>
            <w:tcW w:w="5040" w:type="dxa"/>
            <w:tcBorders>
              <w:top w:val="nil"/>
              <w:left w:val="nil"/>
              <w:right w:val="nil"/>
            </w:tcBorders>
            <w:tcMar>
              <w:top w:w="100" w:type="dxa"/>
              <w:left w:w="100" w:type="dxa"/>
              <w:bottom w:w="100" w:type="dxa"/>
              <w:right w:w="100" w:type="dxa"/>
            </w:tcMar>
          </w:tcPr>
          <w:p w14:paraId="172F93EC" w14:textId="77777777" w:rsidR="00DE135B" w:rsidRDefault="00AC4270">
            <w:pPr>
              <w:widowControl w:val="0"/>
              <w:spacing w:line="240" w:lineRule="auto"/>
              <w:rPr>
                <w:sz w:val="20"/>
                <w:szCs w:val="20"/>
                <w:highlight w:val="white"/>
              </w:rPr>
            </w:pPr>
            <w:r>
              <w:rPr>
                <w:sz w:val="20"/>
                <w:szCs w:val="20"/>
                <w:highlight w:val="white"/>
              </w:rPr>
              <w:t>As an Instructor, I want to review evaluation results to assess Beneficiary understanding.</w:t>
            </w:r>
          </w:p>
        </w:tc>
        <w:tc>
          <w:tcPr>
            <w:tcW w:w="2040" w:type="dxa"/>
            <w:tcBorders>
              <w:top w:val="nil"/>
              <w:left w:val="nil"/>
              <w:right w:val="nil"/>
            </w:tcBorders>
            <w:tcMar>
              <w:top w:w="100" w:type="dxa"/>
              <w:left w:w="100" w:type="dxa"/>
              <w:bottom w:w="100" w:type="dxa"/>
              <w:right w:w="100" w:type="dxa"/>
            </w:tcMar>
          </w:tcPr>
          <w:p w14:paraId="174A8F4A" w14:textId="77777777" w:rsidR="00DE135B" w:rsidRDefault="00AC4270">
            <w:pPr>
              <w:widowControl w:val="0"/>
              <w:spacing w:line="240" w:lineRule="auto"/>
              <w:jc w:val="both"/>
              <w:rPr>
                <w:sz w:val="20"/>
                <w:szCs w:val="20"/>
                <w:highlight w:val="white"/>
              </w:rPr>
            </w:pPr>
            <w:r>
              <w:rPr>
                <w:sz w:val="20"/>
                <w:szCs w:val="20"/>
                <w:highlight w:val="white"/>
              </w:rPr>
              <w:t>2 Hours</w:t>
            </w:r>
          </w:p>
        </w:tc>
      </w:tr>
    </w:tbl>
    <w:p w14:paraId="050E339A" w14:textId="77777777" w:rsidR="00DE135B" w:rsidRDefault="00DE135B">
      <w:pPr>
        <w:spacing w:after="200" w:line="480" w:lineRule="auto"/>
        <w:jc w:val="both"/>
        <w:rPr>
          <w:sz w:val="24"/>
          <w:szCs w:val="24"/>
          <w:highlight w:val="white"/>
        </w:rPr>
      </w:pPr>
    </w:p>
    <w:p w14:paraId="769D1048" w14:textId="77777777" w:rsidR="00847E9C" w:rsidRDefault="00847E9C" w:rsidP="00847E9C">
      <w:pPr>
        <w:spacing w:after="200" w:line="480" w:lineRule="auto"/>
        <w:ind w:firstLine="720"/>
        <w:jc w:val="both"/>
        <w:rPr>
          <w:sz w:val="24"/>
          <w:szCs w:val="24"/>
          <w:highlight w:val="white"/>
        </w:rPr>
      </w:pPr>
      <w:r>
        <w:rPr>
          <w:sz w:val="24"/>
          <w:szCs w:val="24"/>
          <w:highlight w:val="white"/>
        </w:rPr>
        <w:t xml:space="preserve">Table 3 presents the </w:t>
      </w:r>
      <w:r>
        <w:rPr>
          <w:sz w:val="24"/>
          <w:szCs w:val="24"/>
        </w:rPr>
        <w:t>Administrator</w:t>
      </w:r>
      <w:r>
        <w:rPr>
          <w:sz w:val="24"/>
          <w:szCs w:val="24"/>
          <w:highlight w:val="white"/>
        </w:rPr>
        <w:t xml:space="preserve">-side product backlog with the highest-priority tasks and features to be addressed for the Intelligent System for Feedback Analytics and Beneficiary Performance Evaluation Administrators. These features are required to help </w:t>
      </w:r>
      <w:r>
        <w:rPr>
          <w:sz w:val="24"/>
          <w:szCs w:val="24"/>
        </w:rPr>
        <w:t xml:space="preserve">Administrators </w:t>
      </w:r>
      <w:r>
        <w:rPr>
          <w:sz w:val="24"/>
          <w:szCs w:val="24"/>
          <w:highlight w:val="white"/>
        </w:rPr>
        <w:t xml:space="preserve">successfully manage users, programs, evaluation results, and feedback. Each user story reflects the responsibility of the </w:t>
      </w:r>
      <w:r>
        <w:rPr>
          <w:sz w:val="24"/>
          <w:szCs w:val="24"/>
        </w:rPr>
        <w:t xml:space="preserve">Administrator </w:t>
      </w:r>
      <w:r>
        <w:rPr>
          <w:sz w:val="24"/>
          <w:szCs w:val="24"/>
          <w:highlight w:val="white"/>
        </w:rPr>
        <w:t xml:space="preserve">role and has an estimated </w:t>
      </w:r>
      <w:r>
        <w:rPr>
          <w:sz w:val="24"/>
          <w:szCs w:val="24"/>
          <w:highlight w:val="white"/>
        </w:rPr>
        <w:lastRenderedPageBreak/>
        <w:t xml:space="preserve">development time of 1–5 hours per week. This backlog serves as a guide for system development, ensuring that </w:t>
      </w:r>
      <w:r>
        <w:rPr>
          <w:sz w:val="24"/>
          <w:szCs w:val="24"/>
        </w:rPr>
        <w:t xml:space="preserve">Administrator </w:t>
      </w:r>
      <w:r>
        <w:rPr>
          <w:sz w:val="24"/>
          <w:szCs w:val="24"/>
          <w:highlight w:val="white"/>
        </w:rPr>
        <w:t>functionalities align with the system goals. Additionally, it helps the development team prioritize implementation and track progress while maintaining consistency with the overall system requirements and stakeholder expectations.</w:t>
      </w:r>
    </w:p>
    <w:p w14:paraId="2351662F" w14:textId="77777777" w:rsidR="00DE135B" w:rsidRPr="008227CE" w:rsidRDefault="00AC4270">
      <w:pPr>
        <w:spacing w:after="200" w:line="480" w:lineRule="auto"/>
        <w:jc w:val="center"/>
        <w:rPr>
          <w:sz w:val="24"/>
          <w:szCs w:val="24"/>
          <w:highlight w:val="white"/>
        </w:rPr>
      </w:pPr>
      <w:r w:rsidRPr="008227CE">
        <w:rPr>
          <w:sz w:val="24"/>
          <w:szCs w:val="24"/>
          <w:highlight w:val="white"/>
        </w:rPr>
        <w:t>Table 3. Product Backlog for Administrator</w:t>
      </w:r>
    </w:p>
    <w:tbl>
      <w:tblPr>
        <w:tblStyle w:val="aff6"/>
        <w:tblW w:w="85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4335"/>
        <w:gridCol w:w="2400"/>
      </w:tblGrid>
      <w:tr w:rsidR="00DE135B" w14:paraId="421F1978" w14:textId="77777777">
        <w:trPr>
          <w:trHeight w:val="310"/>
        </w:trPr>
        <w:tc>
          <w:tcPr>
            <w:tcW w:w="1800" w:type="dxa"/>
            <w:tcBorders>
              <w:left w:val="nil"/>
              <w:bottom w:val="single" w:sz="12" w:space="0" w:color="000000"/>
              <w:right w:val="nil"/>
            </w:tcBorders>
            <w:tcMar>
              <w:top w:w="100" w:type="dxa"/>
              <w:left w:w="100" w:type="dxa"/>
              <w:bottom w:w="100" w:type="dxa"/>
              <w:right w:w="100" w:type="dxa"/>
            </w:tcMar>
          </w:tcPr>
          <w:p w14:paraId="04C9D519" w14:textId="77777777" w:rsidR="00DE135B" w:rsidRDefault="00AC4270">
            <w:pPr>
              <w:widowControl w:val="0"/>
              <w:spacing w:line="240" w:lineRule="auto"/>
              <w:jc w:val="center"/>
              <w:rPr>
                <w:b/>
                <w:bCs/>
                <w:highlight w:val="white"/>
              </w:rPr>
            </w:pPr>
            <w:r>
              <w:rPr>
                <w:b/>
                <w:bCs/>
                <w:highlight w:val="white"/>
              </w:rPr>
              <w:t>PRIORITY</w:t>
            </w:r>
          </w:p>
        </w:tc>
        <w:tc>
          <w:tcPr>
            <w:tcW w:w="4335" w:type="dxa"/>
            <w:tcBorders>
              <w:left w:val="nil"/>
              <w:bottom w:val="single" w:sz="12" w:space="0" w:color="000000"/>
              <w:right w:val="nil"/>
            </w:tcBorders>
            <w:tcMar>
              <w:top w:w="100" w:type="dxa"/>
              <w:left w:w="100" w:type="dxa"/>
              <w:bottom w:w="100" w:type="dxa"/>
              <w:right w:w="100" w:type="dxa"/>
            </w:tcMar>
          </w:tcPr>
          <w:p w14:paraId="4E00C027" w14:textId="77777777" w:rsidR="00DE135B" w:rsidRDefault="00AC4270">
            <w:pPr>
              <w:widowControl w:val="0"/>
              <w:spacing w:line="240" w:lineRule="auto"/>
              <w:jc w:val="center"/>
              <w:rPr>
                <w:b/>
                <w:bCs/>
                <w:highlight w:val="white"/>
              </w:rPr>
            </w:pPr>
            <w:r>
              <w:rPr>
                <w:b/>
                <w:bCs/>
                <w:highlight w:val="white"/>
              </w:rPr>
              <w:t>ITEMS</w:t>
            </w:r>
          </w:p>
        </w:tc>
        <w:tc>
          <w:tcPr>
            <w:tcW w:w="2400" w:type="dxa"/>
            <w:tcBorders>
              <w:left w:val="nil"/>
              <w:bottom w:val="single" w:sz="12" w:space="0" w:color="000000"/>
              <w:right w:val="nil"/>
            </w:tcBorders>
            <w:tcMar>
              <w:top w:w="100" w:type="dxa"/>
              <w:left w:w="100" w:type="dxa"/>
              <w:bottom w:w="100" w:type="dxa"/>
              <w:right w:w="100" w:type="dxa"/>
            </w:tcMar>
          </w:tcPr>
          <w:p w14:paraId="0DD8681F" w14:textId="77777777" w:rsidR="00DE135B" w:rsidRDefault="00AC4270">
            <w:pPr>
              <w:widowControl w:val="0"/>
              <w:spacing w:line="240" w:lineRule="auto"/>
              <w:jc w:val="center"/>
              <w:rPr>
                <w:b/>
                <w:bCs/>
                <w:highlight w:val="white"/>
              </w:rPr>
            </w:pPr>
            <w:r>
              <w:rPr>
                <w:b/>
                <w:bCs/>
                <w:highlight w:val="white"/>
              </w:rPr>
              <w:t>ESTIMATED HOURS / DAY</w:t>
            </w:r>
          </w:p>
        </w:tc>
      </w:tr>
      <w:tr w:rsidR="00DE135B" w14:paraId="4D187935" w14:textId="77777777">
        <w:tc>
          <w:tcPr>
            <w:tcW w:w="1800" w:type="dxa"/>
            <w:tcBorders>
              <w:top w:val="nil"/>
              <w:left w:val="nil"/>
              <w:bottom w:val="nil"/>
              <w:right w:val="nil"/>
            </w:tcBorders>
            <w:tcMar>
              <w:top w:w="100" w:type="dxa"/>
              <w:left w:w="100" w:type="dxa"/>
              <w:bottom w:w="100" w:type="dxa"/>
              <w:right w:w="100" w:type="dxa"/>
            </w:tcMar>
          </w:tcPr>
          <w:p w14:paraId="3E20F0E1" w14:textId="77777777" w:rsidR="00DE135B" w:rsidRDefault="00AC4270">
            <w:pPr>
              <w:widowControl w:val="0"/>
              <w:spacing w:line="240" w:lineRule="auto"/>
              <w:jc w:val="both"/>
              <w:rPr>
                <w:sz w:val="20"/>
                <w:szCs w:val="20"/>
                <w:highlight w:val="white"/>
              </w:rPr>
            </w:pPr>
            <w:r>
              <w:rPr>
                <w:sz w:val="20"/>
                <w:szCs w:val="20"/>
                <w:highlight w:val="white"/>
              </w:rPr>
              <w:t>1</w:t>
            </w:r>
          </w:p>
        </w:tc>
        <w:tc>
          <w:tcPr>
            <w:tcW w:w="4335" w:type="dxa"/>
            <w:tcBorders>
              <w:top w:val="nil"/>
              <w:left w:val="nil"/>
              <w:bottom w:val="nil"/>
              <w:right w:val="nil"/>
            </w:tcBorders>
            <w:tcMar>
              <w:top w:w="100" w:type="dxa"/>
              <w:left w:w="100" w:type="dxa"/>
              <w:bottom w:w="100" w:type="dxa"/>
              <w:right w:w="100" w:type="dxa"/>
            </w:tcMar>
          </w:tcPr>
          <w:p w14:paraId="10C5AAE1" w14:textId="77777777" w:rsidR="00DE135B" w:rsidRDefault="00AC4270">
            <w:pPr>
              <w:widowControl w:val="0"/>
              <w:spacing w:line="240" w:lineRule="auto"/>
              <w:rPr>
                <w:sz w:val="20"/>
                <w:szCs w:val="20"/>
                <w:highlight w:val="white"/>
              </w:rPr>
            </w:pPr>
            <w:r>
              <w:rPr>
                <w:sz w:val="20"/>
                <w:szCs w:val="20"/>
                <w:highlight w:val="white"/>
              </w:rPr>
              <w:t>As an Administrator, I want to manage user accounts so that I can control access.</w:t>
            </w:r>
          </w:p>
        </w:tc>
        <w:tc>
          <w:tcPr>
            <w:tcW w:w="2400" w:type="dxa"/>
            <w:tcBorders>
              <w:top w:val="nil"/>
              <w:left w:val="nil"/>
              <w:bottom w:val="nil"/>
              <w:right w:val="nil"/>
            </w:tcBorders>
            <w:tcMar>
              <w:top w:w="100" w:type="dxa"/>
              <w:left w:w="100" w:type="dxa"/>
              <w:bottom w:w="100" w:type="dxa"/>
              <w:right w:w="100" w:type="dxa"/>
            </w:tcMar>
          </w:tcPr>
          <w:p w14:paraId="0A3923A0" w14:textId="77777777" w:rsidR="00DE135B" w:rsidRDefault="00AC4270">
            <w:pPr>
              <w:widowControl w:val="0"/>
              <w:spacing w:line="240" w:lineRule="auto"/>
              <w:jc w:val="both"/>
              <w:rPr>
                <w:sz w:val="20"/>
                <w:szCs w:val="20"/>
                <w:highlight w:val="white"/>
              </w:rPr>
            </w:pPr>
            <w:r>
              <w:rPr>
                <w:sz w:val="20"/>
                <w:szCs w:val="20"/>
                <w:highlight w:val="white"/>
              </w:rPr>
              <w:t>4 Hours</w:t>
            </w:r>
          </w:p>
        </w:tc>
      </w:tr>
      <w:tr w:rsidR="00DE135B" w14:paraId="50BFC0E6" w14:textId="77777777" w:rsidTr="0072547A">
        <w:trPr>
          <w:trHeight w:val="287"/>
        </w:trPr>
        <w:tc>
          <w:tcPr>
            <w:tcW w:w="1800" w:type="dxa"/>
            <w:tcBorders>
              <w:top w:val="nil"/>
              <w:left w:val="nil"/>
              <w:bottom w:val="nil"/>
              <w:right w:val="nil"/>
            </w:tcBorders>
            <w:tcMar>
              <w:top w:w="100" w:type="dxa"/>
              <w:left w:w="100" w:type="dxa"/>
              <w:bottom w:w="100" w:type="dxa"/>
              <w:right w:w="100" w:type="dxa"/>
            </w:tcMar>
          </w:tcPr>
          <w:p w14:paraId="3EEEB60E" w14:textId="77777777" w:rsidR="00DE135B" w:rsidRDefault="00AC4270">
            <w:pPr>
              <w:widowControl w:val="0"/>
              <w:spacing w:line="240" w:lineRule="auto"/>
              <w:jc w:val="both"/>
              <w:rPr>
                <w:sz w:val="20"/>
                <w:szCs w:val="20"/>
                <w:highlight w:val="white"/>
              </w:rPr>
            </w:pPr>
            <w:r>
              <w:rPr>
                <w:sz w:val="20"/>
                <w:szCs w:val="20"/>
                <w:highlight w:val="white"/>
              </w:rPr>
              <w:t>2</w:t>
            </w:r>
          </w:p>
        </w:tc>
        <w:tc>
          <w:tcPr>
            <w:tcW w:w="4335" w:type="dxa"/>
            <w:tcBorders>
              <w:top w:val="nil"/>
              <w:left w:val="nil"/>
              <w:bottom w:val="nil"/>
              <w:right w:val="nil"/>
            </w:tcBorders>
            <w:tcMar>
              <w:top w:w="100" w:type="dxa"/>
              <w:left w:w="100" w:type="dxa"/>
              <w:bottom w:w="100" w:type="dxa"/>
              <w:right w:w="100" w:type="dxa"/>
            </w:tcMar>
          </w:tcPr>
          <w:p w14:paraId="66CAFBB8" w14:textId="77777777" w:rsidR="00DE135B" w:rsidRDefault="00AC4270">
            <w:pPr>
              <w:widowControl w:val="0"/>
              <w:spacing w:line="240" w:lineRule="auto"/>
              <w:rPr>
                <w:sz w:val="20"/>
                <w:szCs w:val="20"/>
                <w:highlight w:val="white"/>
              </w:rPr>
            </w:pPr>
            <w:r>
              <w:rPr>
                <w:sz w:val="20"/>
                <w:szCs w:val="20"/>
                <w:highlight w:val="white"/>
              </w:rPr>
              <w:t>As an Administrator, I want to create, edit, and delete programs for course handling.</w:t>
            </w:r>
          </w:p>
        </w:tc>
        <w:tc>
          <w:tcPr>
            <w:tcW w:w="2400" w:type="dxa"/>
            <w:tcBorders>
              <w:top w:val="nil"/>
              <w:left w:val="nil"/>
              <w:bottom w:val="nil"/>
              <w:right w:val="nil"/>
            </w:tcBorders>
            <w:tcMar>
              <w:top w:w="100" w:type="dxa"/>
              <w:left w:w="100" w:type="dxa"/>
              <w:bottom w:w="100" w:type="dxa"/>
              <w:right w:w="100" w:type="dxa"/>
            </w:tcMar>
          </w:tcPr>
          <w:p w14:paraId="1427AA5F" w14:textId="77777777" w:rsidR="00DE135B" w:rsidRDefault="00AC4270">
            <w:pPr>
              <w:widowControl w:val="0"/>
              <w:spacing w:line="240" w:lineRule="auto"/>
              <w:jc w:val="both"/>
              <w:rPr>
                <w:sz w:val="20"/>
                <w:szCs w:val="20"/>
                <w:highlight w:val="white"/>
              </w:rPr>
            </w:pPr>
            <w:r>
              <w:rPr>
                <w:sz w:val="20"/>
                <w:szCs w:val="20"/>
                <w:highlight w:val="white"/>
              </w:rPr>
              <w:t>3 Hours</w:t>
            </w:r>
          </w:p>
        </w:tc>
      </w:tr>
      <w:tr w:rsidR="00DE135B" w14:paraId="4A98D3AE" w14:textId="77777777" w:rsidTr="0072547A">
        <w:trPr>
          <w:trHeight w:val="395"/>
        </w:trPr>
        <w:tc>
          <w:tcPr>
            <w:tcW w:w="1800" w:type="dxa"/>
            <w:tcBorders>
              <w:top w:val="nil"/>
              <w:left w:val="nil"/>
              <w:bottom w:val="nil"/>
              <w:right w:val="nil"/>
            </w:tcBorders>
            <w:tcMar>
              <w:top w:w="100" w:type="dxa"/>
              <w:left w:w="100" w:type="dxa"/>
              <w:bottom w:w="100" w:type="dxa"/>
              <w:right w:w="100" w:type="dxa"/>
            </w:tcMar>
          </w:tcPr>
          <w:p w14:paraId="67580ED8" w14:textId="77777777" w:rsidR="00DE135B" w:rsidRDefault="00AC4270">
            <w:pPr>
              <w:widowControl w:val="0"/>
              <w:spacing w:line="240" w:lineRule="auto"/>
              <w:jc w:val="both"/>
              <w:rPr>
                <w:sz w:val="20"/>
                <w:szCs w:val="20"/>
                <w:highlight w:val="white"/>
              </w:rPr>
            </w:pPr>
            <w:r>
              <w:rPr>
                <w:sz w:val="20"/>
                <w:szCs w:val="20"/>
                <w:highlight w:val="white"/>
              </w:rPr>
              <w:t>3</w:t>
            </w:r>
          </w:p>
        </w:tc>
        <w:tc>
          <w:tcPr>
            <w:tcW w:w="4335" w:type="dxa"/>
            <w:tcBorders>
              <w:top w:val="nil"/>
              <w:left w:val="nil"/>
              <w:bottom w:val="nil"/>
              <w:right w:val="nil"/>
            </w:tcBorders>
            <w:tcMar>
              <w:top w:w="100" w:type="dxa"/>
              <w:left w:w="100" w:type="dxa"/>
              <w:bottom w:w="100" w:type="dxa"/>
              <w:right w:w="100" w:type="dxa"/>
            </w:tcMar>
          </w:tcPr>
          <w:p w14:paraId="383E65C3" w14:textId="77777777" w:rsidR="00DE135B" w:rsidRDefault="00AC4270">
            <w:pPr>
              <w:widowControl w:val="0"/>
              <w:spacing w:line="240" w:lineRule="auto"/>
              <w:rPr>
                <w:sz w:val="20"/>
                <w:szCs w:val="20"/>
                <w:highlight w:val="white"/>
              </w:rPr>
            </w:pPr>
            <w:r>
              <w:rPr>
                <w:sz w:val="20"/>
                <w:szCs w:val="20"/>
                <w:highlight w:val="white"/>
              </w:rPr>
              <w:t>As an Administrator, I want to review evaluation results submitted by the Beneficiaries.</w:t>
            </w:r>
          </w:p>
        </w:tc>
        <w:tc>
          <w:tcPr>
            <w:tcW w:w="2400" w:type="dxa"/>
            <w:tcBorders>
              <w:top w:val="nil"/>
              <w:left w:val="nil"/>
              <w:bottom w:val="nil"/>
              <w:right w:val="nil"/>
            </w:tcBorders>
            <w:tcMar>
              <w:top w:w="100" w:type="dxa"/>
              <w:left w:w="100" w:type="dxa"/>
              <w:bottom w:w="100" w:type="dxa"/>
              <w:right w:w="100" w:type="dxa"/>
            </w:tcMar>
          </w:tcPr>
          <w:p w14:paraId="4CD2B5E4" w14:textId="77777777" w:rsidR="00DE135B" w:rsidRDefault="00AC4270">
            <w:pPr>
              <w:widowControl w:val="0"/>
              <w:spacing w:line="240" w:lineRule="auto"/>
              <w:jc w:val="both"/>
              <w:rPr>
                <w:sz w:val="20"/>
                <w:szCs w:val="20"/>
                <w:highlight w:val="white"/>
              </w:rPr>
            </w:pPr>
            <w:r>
              <w:rPr>
                <w:sz w:val="20"/>
                <w:szCs w:val="20"/>
                <w:highlight w:val="white"/>
              </w:rPr>
              <w:t>2 Hours</w:t>
            </w:r>
          </w:p>
        </w:tc>
      </w:tr>
      <w:tr w:rsidR="00DE135B" w14:paraId="68F2CE4E" w14:textId="77777777" w:rsidTr="0072547A">
        <w:trPr>
          <w:trHeight w:val="215"/>
        </w:trPr>
        <w:tc>
          <w:tcPr>
            <w:tcW w:w="1800" w:type="dxa"/>
            <w:tcBorders>
              <w:top w:val="nil"/>
              <w:left w:val="nil"/>
              <w:right w:val="nil"/>
            </w:tcBorders>
            <w:tcMar>
              <w:top w:w="100" w:type="dxa"/>
              <w:left w:w="100" w:type="dxa"/>
              <w:bottom w:w="100" w:type="dxa"/>
              <w:right w:w="100" w:type="dxa"/>
            </w:tcMar>
          </w:tcPr>
          <w:p w14:paraId="63FD8A9B" w14:textId="77777777" w:rsidR="00DE135B" w:rsidRDefault="00AC4270">
            <w:pPr>
              <w:widowControl w:val="0"/>
              <w:spacing w:line="240" w:lineRule="auto"/>
              <w:jc w:val="both"/>
              <w:rPr>
                <w:sz w:val="20"/>
                <w:szCs w:val="20"/>
                <w:highlight w:val="white"/>
              </w:rPr>
            </w:pPr>
            <w:r>
              <w:rPr>
                <w:sz w:val="20"/>
                <w:szCs w:val="20"/>
                <w:highlight w:val="white"/>
              </w:rPr>
              <w:t>4</w:t>
            </w:r>
          </w:p>
        </w:tc>
        <w:tc>
          <w:tcPr>
            <w:tcW w:w="4335" w:type="dxa"/>
            <w:tcBorders>
              <w:top w:val="nil"/>
              <w:left w:val="nil"/>
              <w:right w:val="nil"/>
            </w:tcBorders>
            <w:tcMar>
              <w:top w:w="100" w:type="dxa"/>
              <w:left w:w="100" w:type="dxa"/>
              <w:bottom w:w="100" w:type="dxa"/>
              <w:right w:w="100" w:type="dxa"/>
            </w:tcMar>
          </w:tcPr>
          <w:p w14:paraId="10BB58B1" w14:textId="77777777" w:rsidR="00DE135B" w:rsidRDefault="00AC4270">
            <w:pPr>
              <w:widowControl w:val="0"/>
              <w:spacing w:line="240" w:lineRule="auto"/>
              <w:rPr>
                <w:sz w:val="20"/>
                <w:szCs w:val="20"/>
                <w:highlight w:val="white"/>
              </w:rPr>
            </w:pPr>
            <w:r>
              <w:rPr>
                <w:sz w:val="20"/>
                <w:szCs w:val="20"/>
                <w:highlight w:val="white"/>
              </w:rPr>
              <w:t>As an Administrator, I want to manage feedback submitted by users.</w:t>
            </w:r>
          </w:p>
        </w:tc>
        <w:tc>
          <w:tcPr>
            <w:tcW w:w="2400" w:type="dxa"/>
            <w:tcBorders>
              <w:top w:val="nil"/>
              <w:left w:val="nil"/>
              <w:right w:val="nil"/>
            </w:tcBorders>
            <w:tcMar>
              <w:top w:w="100" w:type="dxa"/>
              <w:left w:w="100" w:type="dxa"/>
              <w:bottom w:w="100" w:type="dxa"/>
              <w:right w:w="100" w:type="dxa"/>
            </w:tcMar>
          </w:tcPr>
          <w:p w14:paraId="7E4645DB" w14:textId="77777777" w:rsidR="00DE135B" w:rsidRDefault="00AC4270">
            <w:pPr>
              <w:widowControl w:val="0"/>
              <w:spacing w:line="240" w:lineRule="auto"/>
              <w:jc w:val="both"/>
              <w:rPr>
                <w:sz w:val="20"/>
                <w:szCs w:val="20"/>
                <w:highlight w:val="white"/>
              </w:rPr>
            </w:pPr>
            <w:r>
              <w:rPr>
                <w:sz w:val="20"/>
                <w:szCs w:val="20"/>
                <w:highlight w:val="white"/>
              </w:rPr>
              <w:t>2 Hours</w:t>
            </w:r>
          </w:p>
        </w:tc>
      </w:tr>
    </w:tbl>
    <w:p w14:paraId="45E167F8" w14:textId="77777777" w:rsidR="00DE135B" w:rsidRDefault="00DE135B">
      <w:pPr>
        <w:spacing w:after="200" w:line="480" w:lineRule="auto"/>
        <w:jc w:val="both"/>
        <w:rPr>
          <w:b/>
          <w:bCs/>
          <w:sz w:val="24"/>
          <w:szCs w:val="24"/>
          <w:highlight w:val="white"/>
        </w:rPr>
      </w:pPr>
    </w:p>
    <w:p w14:paraId="06F84DD7" w14:textId="77777777" w:rsidR="00DE135B" w:rsidRDefault="00AC4270">
      <w:pPr>
        <w:spacing w:after="200" w:line="480" w:lineRule="auto"/>
        <w:jc w:val="both"/>
        <w:rPr>
          <w:b/>
          <w:bCs/>
          <w:sz w:val="24"/>
          <w:szCs w:val="24"/>
          <w:highlight w:val="white"/>
        </w:rPr>
      </w:pPr>
      <w:r>
        <w:rPr>
          <w:b/>
          <w:bCs/>
          <w:sz w:val="24"/>
          <w:szCs w:val="24"/>
          <w:highlight w:val="white"/>
        </w:rPr>
        <w:t>SPRINT PLANNING</w:t>
      </w:r>
    </w:p>
    <w:p w14:paraId="7ECED9A3" w14:textId="541B1450" w:rsidR="00DE135B" w:rsidRDefault="00AC4270">
      <w:pPr>
        <w:spacing w:before="240" w:after="240" w:line="480" w:lineRule="auto"/>
        <w:ind w:firstLine="720"/>
        <w:jc w:val="both"/>
        <w:rPr>
          <w:sz w:val="24"/>
          <w:szCs w:val="24"/>
          <w:highlight w:val="white"/>
        </w:rPr>
      </w:pPr>
      <w:r>
        <w:rPr>
          <w:sz w:val="24"/>
          <w:szCs w:val="24"/>
          <w:highlight w:val="white"/>
        </w:rPr>
        <w:t xml:space="preserve">Sprint planning aligns the project’s priorities with specific tasks to be completed within each sprint. This involves breaking down the product backlog into actionable sprint backlogs for each user role: </w:t>
      </w:r>
      <w:r>
        <w:rPr>
          <w:sz w:val="24"/>
          <w:szCs w:val="24"/>
        </w:rPr>
        <w:t>Administrator</w:t>
      </w:r>
      <w:r>
        <w:rPr>
          <w:sz w:val="24"/>
          <w:szCs w:val="24"/>
          <w:highlight w:val="white"/>
        </w:rPr>
        <w:t xml:space="preserve">, Beneficiary, and Instructor. The objective is to ensure that the Intelligent System for Feedback Analytics and Beneficiary Performance Evaluation effectively </w:t>
      </w:r>
      <w:r w:rsidR="007723BB">
        <w:rPr>
          <w:sz w:val="24"/>
          <w:szCs w:val="24"/>
          <w:highlight w:val="white"/>
        </w:rPr>
        <w:t>deliver</w:t>
      </w:r>
      <w:r>
        <w:rPr>
          <w:sz w:val="24"/>
          <w:szCs w:val="24"/>
          <w:highlight w:val="white"/>
        </w:rPr>
        <w:t xml:space="preserve"> targeted functionalities that support both hybrid learning and evaluation processes.</w:t>
      </w:r>
    </w:p>
    <w:p w14:paraId="65206ABC" w14:textId="77777777" w:rsidR="00847E9C" w:rsidRDefault="00847E9C" w:rsidP="00847E9C">
      <w:pPr>
        <w:spacing w:after="200" w:line="480" w:lineRule="auto"/>
        <w:ind w:firstLine="720"/>
        <w:jc w:val="both"/>
        <w:rPr>
          <w:sz w:val="24"/>
          <w:szCs w:val="24"/>
          <w:highlight w:val="white"/>
        </w:rPr>
      </w:pPr>
      <w:r w:rsidRPr="002B7C5E">
        <w:rPr>
          <w:sz w:val="24"/>
          <w:szCs w:val="24"/>
        </w:rPr>
        <w:t xml:space="preserve">Table 4 lists the priority features and tasks required for the management and operational control of the Intelligent System for Feedback Analytics and </w:t>
      </w:r>
      <w:r w:rsidRPr="002B7C5E">
        <w:rPr>
          <w:sz w:val="24"/>
          <w:szCs w:val="24"/>
        </w:rPr>
        <w:lastRenderedPageBreak/>
        <w:t>Beneficiary Performance Evaluation. The activities focus on key administrative features, including user management, program management, system feedback, and access control to ensure secure and efficient system use. Priority activities such as user and database management are covered in early sprints to establish a foundation for the system and reduce potential technical risks. The structured sprint assignments ensure that core backend functionality is developed first, facilitating the deployment of user-facing features while allowing administrators to effectively monitor system performance and maintain data integrity.</w:t>
      </w:r>
    </w:p>
    <w:p w14:paraId="60804CAE" w14:textId="77777777" w:rsidR="00DE135B" w:rsidRDefault="00AC4270">
      <w:pPr>
        <w:spacing w:after="200" w:line="480" w:lineRule="auto"/>
        <w:jc w:val="center"/>
        <w:rPr>
          <w:sz w:val="24"/>
          <w:szCs w:val="24"/>
          <w:highlight w:val="white"/>
        </w:rPr>
      </w:pPr>
      <w:r w:rsidRPr="0072547A">
        <w:rPr>
          <w:sz w:val="24"/>
          <w:szCs w:val="24"/>
          <w:highlight w:val="white"/>
        </w:rPr>
        <w:t>Table 4</w:t>
      </w:r>
      <w:r>
        <w:rPr>
          <w:sz w:val="24"/>
          <w:szCs w:val="24"/>
          <w:highlight w:val="white"/>
        </w:rPr>
        <w:t>. Sprint Backlog for Administrator</w:t>
      </w:r>
    </w:p>
    <w:tbl>
      <w:tblPr>
        <w:tblStyle w:val="aff7"/>
        <w:tblW w:w="84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2700"/>
        <w:gridCol w:w="2685"/>
        <w:gridCol w:w="1695"/>
      </w:tblGrid>
      <w:tr w:rsidR="00DE135B" w14:paraId="7356B430" w14:textId="77777777">
        <w:trPr>
          <w:trHeight w:val="435"/>
        </w:trPr>
        <w:tc>
          <w:tcPr>
            <w:tcW w:w="1395" w:type="dxa"/>
            <w:tcBorders>
              <w:left w:val="nil"/>
              <w:bottom w:val="single" w:sz="12" w:space="0" w:color="000000"/>
              <w:right w:val="nil"/>
            </w:tcBorders>
            <w:tcMar>
              <w:top w:w="100" w:type="dxa"/>
              <w:left w:w="100" w:type="dxa"/>
              <w:bottom w:w="100" w:type="dxa"/>
              <w:right w:w="100" w:type="dxa"/>
            </w:tcMar>
          </w:tcPr>
          <w:p w14:paraId="350AA2D4" w14:textId="77777777" w:rsidR="00DE135B" w:rsidRDefault="00AC4270" w:rsidP="0072547A">
            <w:pPr>
              <w:widowControl w:val="0"/>
              <w:spacing w:line="240" w:lineRule="auto"/>
              <w:jc w:val="center"/>
              <w:rPr>
                <w:b/>
                <w:bCs/>
                <w:highlight w:val="white"/>
              </w:rPr>
            </w:pPr>
            <w:r>
              <w:rPr>
                <w:b/>
                <w:bCs/>
                <w:highlight w:val="white"/>
              </w:rPr>
              <w:t>PRIORITY</w:t>
            </w:r>
          </w:p>
        </w:tc>
        <w:tc>
          <w:tcPr>
            <w:tcW w:w="2700" w:type="dxa"/>
            <w:tcBorders>
              <w:left w:val="nil"/>
              <w:bottom w:val="single" w:sz="12" w:space="0" w:color="000000"/>
              <w:right w:val="nil"/>
            </w:tcBorders>
            <w:tcMar>
              <w:top w:w="100" w:type="dxa"/>
              <w:left w:w="100" w:type="dxa"/>
              <w:bottom w:w="100" w:type="dxa"/>
              <w:right w:w="100" w:type="dxa"/>
            </w:tcMar>
          </w:tcPr>
          <w:p w14:paraId="74155CE7" w14:textId="77777777" w:rsidR="00DE135B" w:rsidRDefault="00AC4270" w:rsidP="0072547A">
            <w:pPr>
              <w:widowControl w:val="0"/>
              <w:spacing w:line="240" w:lineRule="auto"/>
              <w:jc w:val="center"/>
              <w:rPr>
                <w:b/>
                <w:bCs/>
                <w:highlight w:val="white"/>
              </w:rPr>
            </w:pPr>
            <w:r>
              <w:rPr>
                <w:b/>
                <w:bCs/>
                <w:highlight w:val="white"/>
              </w:rPr>
              <w:t>ITEMS</w:t>
            </w:r>
          </w:p>
        </w:tc>
        <w:tc>
          <w:tcPr>
            <w:tcW w:w="2685" w:type="dxa"/>
            <w:tcBorders>
              <w:left w:val="nil"/>
              <w:bottom w:val="single" w:sz="12" w:space="0" w:color="000000"/>
              <w:right w:val="nil"/>
            </w:tcBorders>
            <w:tcMar>
              <w:top w:w="100" w:type="dxa"/>
              <w:left w:w="100" w:type="dxa"/>
              <w:bottom w:w="100" w:type="dxa"/>
              <w:right w:w="100" w:type="dxa"/>
            </w:tcMar>
          </w:tcPr>
          <w:p w14:paraId="729A0B77" w14:textId="77777777" w:rsidR="00DE135B" w:rsidRDefault="00AC4270" w:rsidP="0072547A">
            <w:pPr>
              <w:widowControl w:val="0"/>
              <w:spacing w:line="240" w:lineRule="auto"/>
              <w:jc w:val="center"/>
              <w:rPr>
                <w:b/>
                <w:bCs/>
                <w:highlight w:val="white"/>
              </w:rPr>
            </w:pPr>
            <w:r>
              <w:rPr>
                <w:b/>
                <w:bCs/>
                <w:highlight w:val="white"/>
              </w:rPr>
              <w:t>TASK</w:t>
            </w:r>
          </w:p>
        </w:tc>
        <w:tc>
          <w:tcPr>
            <w:tcW w:w="1695" w:type="dxa"/>
            <w:tcBorders>
              <w:left w:val="nil"/>
              <w:bottom w:val="single" w:sz="12" w:space="0" w:color="000000"/>
              <w:right w:val="nil"/>
            </w:tcBorders>
            <w:tcMar>
              <w:top w:w="100" w:type="dxa"/>
              <w:left w:w="100" w:type="dxa"/>
              <w:bottom w:w="100" w:type="dxa"/>
              <w:right w:w="100" w:type="dxa"/>
            </w:tcMar>
          </w:tcPr>
          <w:p w14:paraId="1AB6D6AF" w14:textId="77777777" w:rsidR="00DE135B" w:rsidRDefault="00AC4270" w:rsidP="0072547A">
            <w:pPr>
              <w:widowControl w:val="0"/>
              <w:spacing w:line="240" w:lineRule="auto"/>
              <w:jc w:val="center"/>
              <w:rPr>
                <w:b/>
                <w:bCs/>
                <w:highlight w:val="white"/>
              </w:rPr>
            </w:pPr>
            <w:r>
              <w:rPr>
                <w:b/>
                <w:bCs/>
                <w:highlight w:val="white"/>
              </w:rPr>
              <w:t>ESTIMATED HOURS / DAY</w:t>
            </w:r>
          </w:p>
        </w:tc>
      </w:tr>
      <w:tr w:rsidR="00DE135B" w14:paraId="303C8D08" w14:textId="77777777" w:rsidTr="00073E5B">
        <w:trPr>
          <w:trHeight w:val="89"/>
        </w:trPr>
        <w:tc>
          <w:tcPr>
            <w:tcW w:w="1395" w:type="dxa"/>
            <w:tcBorders>
              <w:top w:val="nil"/>
              <w:left w:val="nil"/>
              <w:bottom w:val="nil"/>
              <w:right w:val="nil"/>
            </w:tcBorders>
            <w:tcMar>
              <w:top w:w="100" w:type="dxa"/>
              <w:left w:w="100" w:type="dxa"/>
              <w:bottom w:w="100" w:type="dxa"/>
              <w:right w:w="100" w:type="dxa"/>
            </w:tcMar>
          </w:tcPr>
          <w:p w14:paraId="604B939D" w14:textId="77777777" w:rsidR="00DE135B" w:rsidRDefault="00AC4270" w:rsidP="0072547A">
            <w:pPr>
              <w:widowControl w:val="0"/>
              <w:spacing w:line="240" w:lineRule="auto"/>
              <w:jc w:val="both"/>
              <w:rPr>
                <w:sz w:val="20"/>
                <w:szCs w:val="20"/>
                <w:highlight w:val="white"/>
              </w:rPr>
            </w:pPr>
            <w:r>
              <w:rPr>
                <w:sz w:val="20"/>
                <w:szCs w:val="20"/>
                <w:highlight w:val="white"/>
              </w:rPr>
              <w:t>1</w:t>
            </w:r>
          </w:p>
        </w:tc>
        <w:tc>
          <w:tcPr>
            <w:tcW w:w="2700" w:type="dxa"/>
            <w:tcBorders>
              <w:top w:val="nil"/>
              <w:left w:val="nil"/>
              <w:bottom w:val="nil"/>
              <w:right w:val="nil"/>
            </w:tcBorders>
            <w:tcMar>
              <w:top w:w="100" w:type="dxa"/>
              <w:left w:w="100" w:type="dxa"/>
              <w:bottom w:w="100" w:type="dxa"/>
              <w:right w:w="100" w:type="dxa"/>
            </w:tcMar>
          </w:tcPr>
          <w:p w14:paraId="4E6AE9BE" w14:textId="77777777" w:rsidR="00DE135B" w:rsidRDefault="00AC4270" w:rsidP="0072547A">
            <w:pPr>
              <w:widowControl w:val="0"/>
              <w:spacing w:line="240" w:lineRule="auto"/>
              <w:jc w:val="both"/>
              <w:rPr>
                <w:sz w:val="20"/>
                <w:szCs w:val="20"/>
                <w:highlight w:val="white"/>
              </w:rPr>
            </w:pPr>
            <w:r>
              <w:rPr>
                <w:sz w:val="20"/>
                <w:szCs w:val="20"/>
                <w:highlight w:val="white"/>
              </w:rPr>
              <w:t>As an Administrator, I want to manage user accounts.</w:t>
            </w:r>
          </w:p>
        </w:tc>
        <w:tc>
          <w:tcPr>
            <w:tcW w:w="2685" w:type="dxa"/>
            <w:tcBorders>
              <w:top w:val="nil"/>
              <w:left w:val="nil"/>
              <w:bottom w:val="nil"/>
              <w:right w:val="nil"/>
            </w:tcBorders>
            <w:tcMar>
              <w:top w:w="100" w:type="dxa"/>
              <w:left w:w="100" w:type="dxa"/>
              <w:bottom w:w="100" w:type="dxa"/>
              <w:right w:w="100" w:type="dxa"/>
            </w:tcMar>
          </w:tcPr>
          <w:p w14:paraId="7695F397" w14:textId="77777777" w:rsidR="00DE135B" w:rsidRDefault="00AC4270" w:rsidP="0072547A">
            <w:pPr>
              <w:widowControl w:val="0"/>
              <w:spacing w:line="240" w:lineRule="auto"/>
              <w:jc w:val="both"/>
              <w:rPr>
                <w:sz w:val="20"/>
                <w:szCs w:val="20"/>
                <w:highlight w:val="white"/>
              </w:rPr>
            </w:pPr>
            <w:r>
              <w:rPr>
                <w:sz w:val="20"/>
                <w:szCs w:val="20"/>
                <w:highlight w:val="white"/>
              </w:rPr>
              <w:t>-Design UI for user management</w:t>
            </w:r>
          </w:p>
          <w:p w14:paraId="71AED253" w14:textId="77777777" w:rsidR="00DE135B" w:rsidRDefault="00AC4270" w:rsidP="0072547A">
            <w:pPr>
              <w:widowControl w:val="0"/>
              <w:spacing w:line="240" w:lineRule="auto"/>
              <w:jc w:val="both"/>
              <w:rPr>
                <w:sz w:val="20"/>
                <w:szCs w:val="20"/>
                <w:highlight w:val="white"/>
              </w:rPr>
            </w:pPr>
            <w:r>
              <w:rPr>
                <w:sz w:val="20"/>
                <w:szCs w:val="20"/>
                <w:highlight w:val="white"/>
              </w:rPr>
              <w:t>-Set roles /permissions</w:t>
            </w:r>
          </w:p>
        </w:tc>
        <w:tc>
          <w:tcPr>
            <w:tcW w:w="1695" w:type="dxa"/>
            <w:tcBorders>
              <w:top w:val="nil"/>
              <w:left w:val="nil"/>
              <w:bottom w:val="nil"/>
              <w:right w:val="nil"/>
            </w:tcBorders>
            <w:tcMar>
              <w:top w:w="100" w:type="dxa"/>
              <w:left w:w="100" w:type="dxa"/>
              <w:bottom w:w="100" w:type="dxa"/>
              <w:right w:w="100" w:type="dxa"/>
            </w:tcMar>
          </w:tcPr>
          <w:p w14:paraId="5AC7BEB3" w14:textId="77777777" w:rsidR="00DE135B" w:rsidRDefault="00AC4270" w:rsidP="0072547A">
            <w:pPr>
              <w:widowControl w:val="0"/>
              <w:spacing w:line="240" w:lineRule="auto"/>
              <w:jc w:val="both"/>
              <w:rPr>
                <w:sz w:val="20"/>
                <w:szCs w:val="20"/>
                <w:highlight w:val="white"/>
              </w:rPr>
            </w:pPr>
            <w:r>
              <w:rPr>
                <w:sz w:val="20"/>
                <w:szCs w:val="20"/>
                <w:highlight w:val="white"/>
              </w:rPr>
              <w:t>3 Hours</w:t>
            </w:r>
          </w:p>
          <w:p w14:paraId="3BEBBF4E" w14:textId="77777777" w:rsidR="00DE135B" w:rsidRDefault="00DE135B" w:rsidP="0072547A">
            <w:pPr>
              <w:widowControl w:val="0"/>
              <w:spacing w:line="240" w:lineRule="auto"/>
              <w:jc w:val="both"/>
              <w:rPr>
                <w:sz w:val="20"/>
                <w:szCs w:val="20"/>
                <w:highlight w:val="white"/>
              </w:rPr>
            </w:pPr>
          </w:p>
          <w:p w14:paraId="5E16EADA" w14:textId="77777777" w:rsidR="00DE135B" w:rsidRDefault="00AC4270" w:rsidP="0072547A">
            <w:pPr>
              <w:widowControl w:val="0"/>
              <w:spacing w:line="240" w:lineRule="auto"/>
              <w:jc w:val="both"/>
              <w:rPr>
                <w:sz w:val="20"/>
                <w:szCs w:val="20"/>
                <w:highlight w:val="white"/>
              </w:rPr>
            </w:pPr>
            <w:r>
              <w:rPr>
                <w:sz w:val="20"/>
                <w:szCs w:val="20"/>
                <w:highlight w:val="white"/>
              </w:rPr>
              <w:t>2 Hour</w:t>
            </w:r>
          </w:p>
        </w:tc>
      </w:tr>
      <w:tr w:rsidR="00DE135B" w14:paraId="66F911FE" w14:textId="77777777" w:rsidTr="0072547A">
        <w:trPr>
          <w:trHeight w:val="647"/>
        </w:trPr>
        <w:tc>
          <w:tcPr>
            <w:tcW w:w="1395" w:type="dxa"/>
            <w:tcBorders>
              <w:top w:val="nil"/>
              <w:left w:val="nil"/>
              <w:bottom w:val="nil"/>
              <w:right w:val="nil"/>
            </w:tcBorders>
            <w:tcMar>
              <w:top w:w="100" w:type="dxa"/>
              <w:left w:w="100" w:type="dxa"/>
              <w:bottom w:w="100" w:type="dxa"/>
              <w:right w:w="100" w:type="dxa"/>
            </w:tcMar>
          </w:tcPr>
          <w:p w14:paraId="1DFB2B99" w14:textId="77777777" w:rsidR="00DE135B" w:rsidRDefault="00AC4270" w:rsidP="0072547A">
            <w:pPr>
              <w:widowControl w:val="0"/>
              <w:spacing w:line="240" w:lineRule="auto"/>
              <w:jc w:val="both"/>
              <w:rPr>
                <w:sz w:val="20"/>
                <w:szCs w:val="20"/>
                <w:highlight w:val="white"/>
              </w:rPr>
            </w:pPr>
            <w:r>
              <w:rPr>
                <w:sz w:val="20"/>
                <w:szCs w:val="20"/>
                <w:highlight w:val="white"/>
              </w:rPr>
              <w:t>2</w:t>
            </w:r>
          </w:p>
        </w:tc>
        <w:tc>
          <w:tcPr>
            <w:tcW w:w="2700" w:type="dxa"/>
            <w:tcBorders>
              <w:top w:val="nil"/>
              <w:left w:val="nil"/>
              <w:bottom w:val="nil"/>
              <w:right w:val="nil"/>
            </w:tcBorders>
            <w:tcMar>
              <w:top w:w="100" w:type="dxa"/>
              <w:left w:w="100" w:type="dxa"/>
              <w:bottom w:w="100" w:type="dxa"/>
              <w:right w:w="100" w:type="dxa"/>
            </w:tcMar>
          </w:tcPr>
          <w:p w14:paraId="47C44F31" w14:textId="77777777" w:rsidR="00DE135B" w:rsidRDefault="00AC4270" w:rsidP="0072547A">
            <w:pPr>
              <w:widowControl w:val="0"/>
              <w:spacing w:line="240" w:lineRule="auto"/>
              <w:jc w:val="both"/>
              <w:rPr>
                <w:sz w:val="20"/>
                <w:szCs w:val="20"/>
                <w:highlight w:val="white"/>
              </w:rPr>
            </w:pPr>
            <w:r>
              <w:rPr>
                <w:sz w:val="20"/>
                <w:szCs w:val="20"/>
                <w:highlight w:val="white"/>
              </w:rPr>
              <w:t>As an Administrator, I want to manage classrooms.</w:t>
            </w:r>
          </w:p>
        </w:tc>
        <w:tc>
          <w:tcPr>
            <w:tcW w:w="2685" w:type="dxa"/>
            <w:tcBorders>
              <w:top w:val="nil"/>
              <w:left w:val="nil"/>
              <w:bottom w:val="nil"/>
              <w:right w:val="nil"/>
            </w:tcBorders>
            <w:tcMar>
              <w:top w:w="100" w:type="dxa"/>
              <w:left w:w="100" w:type="dxa"/>
              <w:bottom w:w="100" w:type="dxa"/>
              <w:right w:w="100" w:type="dxa"/>
            </w:tcMar>
          </w:tcPr>
          <w:p w14:paraId="511EF6FF" w14:textId="77777777" w:rsidR="00DE135B" w:rsidRDefault="00AC4270" w:rsidP="0072547A">
            <w:pPr>
              <w:widowControl w:val="0"/>
              <w:spacing w:line="240" w:lineRule="auto"/>
              <w:jc w:val="both"/>
              <w:rPr>
                <w:sz w:val="20"/>
                <w:szCs w:val="20"/>
                <w:highlight w:val="white"/>
              </w:rPr>
            </w:pPr>
            <w:r>
              <w:rPr>
                <w:sz w:val="20"/>
                <w:szCs w:val="20"/>
                <w:highlight w:val="white"/>
              </w:rPr>
              <w:t>- Create classroom UI</w:t>
            </w:r>
          </w:p>
          <w:p w14:paraId="2BF67991" w14:textId="77777777" w:rsidR="00DE135B" w:rsidRDefault="00AC4270" w:rsidP="0072547A">
            <w:pPr>
              <w:widowControl w:val="0"/>
              <w:spacing w:line="240" w:lineRule="auto"/>
              <w:jc w:val="both"/>
              <w:rPr>
                <w:sz w:val="20"/>
                <w:szCs w:val="20"/>
                <w:highlight w:val="white"/>
              </w:rPr>
            </w:pPr>
            <w:r>
              <w:rPr>
                <w:sz w:val="20"/>
                <w:szCs w:val="20"/>
                <w:highlight w:val="white"/>
              </w:rPr>
              <w:t>-Implement create/edit/delete</w:t>
            </w:r>
          </w:p>
        </w:tc>
        <w:tc>
          <w:tcPr>
            <w:tcW w:w="1695" w:type="dxa"/>
            <w:tcBorders>
              <w:top w:val="nil"/>
              <w:left w:val="nil"/>
              <w:bottom w:val="nil"/>
              <w:right w:val="nil"/>
            </w:tcBorders>
            <w:tcMar>
              <w:top w:w="100" w:type="dxa"/>
              <w:left w:w="100" w:type="dxa"/>
              <w:bottom w:w="100" w:type="dxa"/>
              <w:right w:w="100" w:type="dxa"/>
            </w:tcMar>
          </w:tcPr>
          <w:p w14:paraId="29A27CDB" w14:textId="77777777" w:rsidR="00DE135B" w:rsidRDefault="00AC4270" w:rsidP="0072547A">
            <w:pPr>
              <w:widowControl w:val="0"/>
              <w:spacing w:line="240" w:lineRule="auto"/>
              <w:jc w:val="both"/>
              <w:rPr>
                <w:sz w:val="20"/>
                <w:szCs w:val="20"/>
                <w:highlight w:val="white"/>
              </w:rPr>
            </w:pPr>
            <w:r>
              <w:rPr>
                <w:sz w:val="20"/>
                <w:szCs w:val="20"/>
                <w:highlight w:val="white"/>
              </w:rPr>
              <w:t>3 Hours</w:t>
            </w:r>
          </w:p>
          <w:p w14:paraId="599C947B" w14:textId="77777777" w:rsidR="00DE135B" w:rsidRDefault="00AC4270" w:rsidP="0072547A">
            <w:pPr>
              <w:widowControl w:val="0"/>
              <w:spacing w:line="240" w:lineRule="auto"/>
              <w:jc w:val="both"/>
              <w:rPr>
                <w:sz w:val="20"/>
                <w:szCs w:val="20"/>
                <w:highlight w:val="white"/>
              </w:rPr>
            </w:pPr>
            <w:r>
              <w:rPr>
                <w:sz w:val="20"/>
                <w:szCs w:val="20"/>
                <w:highlight w:val="white"/>
              </w:rPr>
              <w:t>2 Hours</w:t>
            </w:r>
          </w:p>
        </w:tc>
      </w:tr>
      <w:tr w:rsidR="00DE135B" w14:paraId="21EBBCF5" w14:textId="77777777" w:rsidTr="0072547A">
        <w:trPr>
          <w:trHeight w:val="476"/>
        </w:trPr>
        <w:tc>
          <w:tcPr>
            <w:tcW w:w="1395" w:type="dxa"/>
            <w:tcBorders>
              <w:top w:val="nil"/>
              <w:left w:val="nil"/>
              <w:right w:val="nil"/>
            </w:tcBorders>
            <w:tcMar>
              <w:top w:w="100" w:type="dxa"/>
              <w:left w:w="100" w:type="dxa"/>
              <w:bottom w:w="100" w:type="dxa"/>
              <w:right w:w="100" w:type="dxa"/>
            </w:tcMar>
          </w:tcPr>
          <w:p w14:paraId="7C3418E8" w14:textId="77777777" w:rsidR="00DE135B" w:rsidRDefault="00AC4270" w:rsidP="0072547A">
            <w:pPr>
              <w:widowControl w:val="0"/>
              <w:spacing w:line="240" w:lineRule="auto"/>
              <w:jc w:val="both"/>
              <w:rPr>
                <w:sz w:val="20"/>
                <w:szCs w:val="20"/>
                <w:highlight w:val="white"/>
              </w:rPr>
            </w:pPr>
            <w:r>
              <w:rPr>
                <w:sz w:val="20"/>
                <w:szCs w:val="20"/>
                <w:highlight w:val="white"/>
              </w:rPr>
              <w:t>3</w:t>
            </w:r>
          </w:p>
        </w:tc>
        <w:tc>
          <w:tcPr>
            <w:tcW w:w="2700" w:type="dxa"/>
            <w:tcBorders>
              <w:top w:val="nil"/>
              <w:left w:val="nil"/>
              <w:right w:val="nil"/>
            </w:tcBorders>
            <w:tcMar>
              <w:top w:w="100" w:type="dxa"/>
              <w:left w:w="100" w:type="dxa"/>
              <w:bottom w:w="100" w:type="dxa"/>
              <w:right w:w="100" w:type="dxa"/>
            </w:tcMar>
          </w:tcPr>
          <w:p w14:paraId="75AC821A" w14:textId="77777777" w:rsidR="00DE135B" w:rsidRDefault="00AC4270" w:rsidP="0072547A">
            <w:pPr>
              <w:widowControl w:val="0"/>
              <w:spacing w:line="240" w:lineRule="auto"/>
              <w:jc w:val="both"/>
              <w:rPr>
                <w:sz w:val="20"/>
                <w:szCs w:val="20"/>
                <w:highlight w:val="white"/>
              </w:rPr>
            </w:pPr>
            <w:r>
              <w:rPr>
                <w:sz w:val="20"/>
                <w:szCs w:val="20"/>
                <w:highlight w:val="white"/>
              </w:rPr>
              <w:t>As an Administrator, I want to manage system feedback.</w:t>
            </w:r>
          </w:p>
        </w:tc>
        <w:tc>
          <w:tcPr>
            <w:tcW w:w="2685" w:type="dxa"/>
            <w:tcBorders>
              <w:top w:val="nil"/>
              <w:left w:val="nil"/>
              <w:right w:val="nil"/>
            </w:tcBorders>
            <w:tcMar>
              <w:top w:w="100" w:type="dxa"/>
              <w:left w:w="100" w:type="dxa"/>
              <w:bottom w:w="100" w:type="dxa"/>
              <w:right w:w="100" w:type="dxa"/>
            </w:tcMar>
          </w:tcPr>
          <w:p w14:paraId="7608092B" w14:textId="77777777" w:rsidR="00DE135B" w:rsidRDefault="00AC4270" w:rsidP="0072547A">
            <w:pPr>
              <w:widowControl w:val="0"/>
              <w:spacing w:line="240" w:lineRule="auto"/>
              <w:jc w:val="both"/>
              <w:rPr>
                <w:sz w:val="20"/>
                <w:szCs w:val="20"/>
                <w:highlight w:val="white"/>
              </w:rPr>
            </w:pPr>
            <w:r>
              <w:rPr>
                <w:sz w:val="20"/>
                <w:szCs w:val="20"/>
                <w:highlight w:val="white"/>
              </w:rPr>
              <w:t>-Create Feedback UI and backend</w:t>
            </w:r>
          </w:p>
        </w:tc>
        <w:tc>
          <w:tcPr>
            <w:tcW w:w="1695" w:type="dxa"/>
            <w:tcBorders>
              <w:top w:val="nil"/>
              <w:left w:val="nil"/>
              <w:right w:val="nil"/>
            </w:tcBorders>
            <w:tcMar>
              <w:top w:w="100" w:type="dxa"/>
              <w:left w:w="100" w:type="dxa"/>
              <w:bottom w:w="100" w:type="dxa"/>
              <w:right w:w="100" w:type="dxa"/>
            </w:tcMar>
          </w:tcPr>
          <w:p w14:paraId="2D549BDA" w14:textId="77777777" w:rsidR="00DE135B" w:rsidRDefault="00AC4270" w:rsidP="0072547A">
            <w:pPr>
              <w:widowControl w:val="0"/>
              <w:spacing w:line="240" w:lineRule="auto"/>
              <w:jc w:val="both"/>
              <w:rPr>
                <w:sz w:val="20"/>
                <w:szCs w:val="20"/>
                <w:highlight w:val="white"/>
              </w:rPr>
            </w:pPr>
            <w:r>
              <w:rPr>
                <w:sz w:val="20"/>
                <w:szCs w:val="20"/>
                <w:highlight w:val="white"/>
              </w:rPr>
              <w:t>4 Hours</w:t>
            </w:r>
          </w:p>
        </w:tc>
      </w:tr>
    </w:tbl>
    <w:p w14:paraId="184BCB45" w14:textId="77777777" w:rsidR="00DE135B" w:rsidRDefault="00DE135B" w:rsidP="00847E9C">
      <w:pPr>
        <w:spacing w:after="200" w:line="480" w:lineRule="auto"/>
        <w:jc w:val="both"/>
        <w:rPr>
          <w:sz w:val="24"/>
          <w:szCs w:val="24"/>
          <w:highlight w:val="white"/>
        </w:rPr>
      </w:pPr>
    </w:p>
    <w:p w14:paraId="2FEB7B5F" w14:textId="77777777" w:rsidR="00847E9C" w:rsidRDefault="00847E9C" w:rsidP="00847E9C">
      <w:pPr>
        <w:spacing w:after="200" w:line="480" w:lineRule="auto"/>
        <w:ind w:firstLine="720"/>
        <w:jc w:val="both"/>
        <w:rPr>
          <w:sz w:val="24"/>
          <w:szCs w:val="24"/>
        </w:rPr>
      </w:pPr>
      <w:r w:rsidRPr="00F058D3">
        <w:rPr>
          <w:sz w:val="24"/>
          <w:szCs w:val="24"/>
        </w:rPr>
        <w:t xml:space="preserve">Table 5 shows the planned development to enhance the experience of 4Ps Beneficiaries and solo parents through the Intelligent System for Feedback Analytics and Beneficiary Performance Evaluation. Ensuring accessibility, user involvement, and device usability are the main goals of this program. By bridging the communication gap between beneficiaries and administrators, the system fosters a more responsive support environment tailored to marginalized groups. Features such as secure login, learning resources, interactive </w:t>
      </w:r>
      <w:r w:rsidRPr="00F058D3">
        <w:rPr>
          <w:sz w:val="24"/>
          <w:szCs w:val="24"/>
        </w:rPr>
        <w:lastRenderedPageBreak/>
        <w:t>discussions, and notifications would cater to these Beneficiaries. This inclusive digital framework ensures that essential services remain reachable while empowering users to engage actively with the platform. Every task is ranked by its significance and the approximate number of hours required to complete it during the sprint. This structured approach helps the development team prioritize critical functionalities while maintaining efficient time management. It also ensures that system features are delivered progressively and aligned with the needs of the target users.</w:t>
      </w:r>
    </w:p>
    <w:p w14:paraId="2EC1C80C" w14:textId="77777777" w:rsidR="00DE135B" w:rsidRDefault="00AC4270">
      <w:pPr>
        <w:spacing w:after="200" w:line="240" w:lineRule="auto"/>
        <w:jc w:val="center"/>
        <w:rPr>
          <w:sz w:val="24"/>
          <w:szCs w:val="24"/>
          <w:highlight w:val="white"/>
        </w:rPr>
      </w:pPr>
      <w:r w:rsidRPr="00FA6790">
        <w:rPr>
          <w:sz w:val="24"/>
          <w:szCs w:val="24"/>
          <w:highlight w:val="white"/>
        </w:rPr>
        <w:t>Table 5</w:t>
      </w:r>
      <w:r>
        <w:rPr>
          <w:sz w:val="24"/>
          <w:szCs w:val="24"/>
          <w:highlight w:val="white"/>
        </w:rPr>
        <w:t>. Sprint Backlog for Beneficiary</w:t>
      </w:r>
    </w:p>
    <w:tbl>
      <w:tblPr>
        <w:tblStyle w:val="aff8"/>
        <w:tblW w:w="8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3030"/>
        <w:gridCol w:w="2385"/>
        <w:gridCol w:w="1710"/>
      </w:tblGrid>
      <w:tr w:rsidR="00DE135B" w14:paraId="16426490" w14:textId="77777777">
        <w:trPr>
          <w:trHeight w:val="570"/>
        </w:trPr>
        <w:tc>
          <w:tcPr>
            <w:tcW w:w="1395" w:type="dxa"/>
            <w:tcBorders>
              <w:left w:val="nil"/>
              <w:bottom w:val="single" w:sz="12" w:space="0" w:color="000000"/>
              <w:right w:val="nil"/>
            </w:tcBorders>
            <w:tcMar>
              <w:top w:w="100" w:type="dxa"/>
              <w:left w:w="100" w:type="dxa"/>
              <w:bottom w:w="100" w:type="dxa"/>
              <w:right w:w="100" w:type="dxa"/>
            </w:tcMar>
          </w:tcPr>
          <w:p w14:paraId="5B242DC1" w14:textId="77777777" w:rsidR="00DE135B" w:rsidRDefault="00AC4270">
            <w:pPr>
              <w:widowControl w:val="0"/>
              <w:spacing w:line="240" w:lineRule="auto"/>
              <w:jc w:val="center"/>
              <w:rPr>
                <w:b/>
                <w:bCs/>
                <w:highlight w:val="white"/>
              </w:rPr>
            </w:pPr>
            <w:r>
              <w:rPr>
                <w:b/>
                <w:bCs/>
                <w:highlight w:val="white"/>
              </w:rPr>
              <w:t>PRIORITY</w:t>
            </w:r>
          </w:p>
        </w:tc>
        <w:tc>
          <w:tcPr>
            <w:tcW w:w="3030" w:type="dxa"/>
            <w:tcBorders>
              <w:left w:val="nil"/>
              <w:bottom w:val="single" w:sz="12" w:space="0" w:color="000000"/>
              <w:right w:val="nil"/>
            </w:tcBorders>
            <w:tcMar>
              <w:top w:w="100" w:type="dxa"/>
              <w:left w:w="100" w:type="dxa"/>
              <w:bottom w:w="100" w:type="dxa"/>
              <w:right w:w="100" w:type="dxa"/>
            </w:tcMar>
          </w:tcPr>
          <w:p w14:paraId="15FC2433" w14:textId="77777777" w:rsidR="00DE135B" w:rsidRDefault="00AC4270">
            <w:pPr>
              <w:widowControl w:val="0"/>
              <w:spacing w:line="240" w:lineRule="auto"/>
              <w:jc w:val="center"/>
              <w:rPr>
                <w:b/>
                <w:bCs/>
                <w:highlight w:val="white"/>
              </w:rPr>
            </w:pPr>
            <w:r>
              <w:rPr>
                <w:b/>
                <w:bCs/>
                <w:highlight w:val="white"/>
              </w:rPr>
              <w:t>ITEMS</w:t>
            </w:r>
          </w:p>
        </w:tc>
        <w:tc>
          <w:tcPr>
            <w:tcW w:w="2385" w:type="dxa"/>
            <w:tcBorders>
              <w:left w:val="nil"/>
              <w:bottom w:val="single" w:sz="12" w:space="0" w:color="000000"/>
              <w:right w:val="nil"/>
            </w:tcBorders>
            <w:tcMar>
              <w:top w:w="100" w:type="dxa"/>
              <w:left w:w="100" w:type="dxa"/>
              <w:bottom w:w="100" w:type="dxa"/>
              <w:right w:w="100" w:type="dxa"/>
            </w:tcMar>
          </w:tcPr>
          <w:p w14:paraId="05057F43" w14:textId="77777777" w:rsidR="00DE135B" w:rsidRDefault="00AC4270">
            <w:pPr>
              <w:widowControl w:val="0"/>
              <w:spacing w:line="240" w:lineRule="auto"/>
              <w:jc w:val="center"/>
              <w:rPr>
                <w:b/>
                <w:bCs/>
                <w:highlight w:val="white"/>
              </w:rPr>
            </w:pPr>
            <w:r>
              <w:rPr>
                <w:b/>
                <w:bCs/>
                <w:highlight w:val="white"/>
              </w:rPr>
              <w:t>TASK</w:t>
            </w:r>
          </w:p>
        </w:tc>
        <w:tc>
          <w:tcPr>
            <w:tcW w:w="1710" w:type="dxa"/>
            <w:tcBorders>
              <w:left w:val="nil"/>
              <w:bottom w:val="single" w:sz="12" w:space="0" w:color="000000"/>
              <w:right w:val="nil"/>
            </w:tcBorders>
            <w:tcMar>
              <w:top w:w="100" w:type="dxa"/>
              <w:left w:w="100" w:type="dxa"/>
              <w:bottom w:w="100" w:type="dxa"/>
              <w:right w:w="100" w:type="dxa"/>
            </w:tcMar>
          </w:tcPr>
          <w:p w14:paraId="3EEFF2CC" w14:textId="77777777" w:rsidR="00DE135B" w:rsidRDefault="00AC4270">
            <w:pPr>
              <w:widowControl w:val="0"/>
              <w:spacing w:line="240" w:lineRule="auto"/>
              <w:jc w:val="center"/>
              <w:rPr>
                <w:b/>
                <w:bCs/>
                <w:highlight w:val="white"/>
              </w:rPr>
            </w:pPr>
            <w:r>
              <w:rPr>
                <w:b/>
                <w:bCs/>
                <w:highlight w:val="white"/>
              </w:rPr>
              <w:t>ESTIMATED HOURS / DAY</w:t>
            </w:r>
          </w:p>
        </w:tc>
      </w:tr>
      <w:tr w:rsidR="00DE135B" w14:paraId="3757EF58" w14:textId="77777777" w:rsidTr="008227CE">
        <w:trPr>
          <w:trHeight w:val="491"/>
        </w:trPr>
        <w:tc>
          <w:tcPr>
            <w:tcW w:w="1395" w:type="dxa"/>
            <w:tcBorders>
              <w:top w:val="nil"/>
              <w:left w:val="nil"/>
              <w:bottom w:val="nil"/>
              <w:right w:val="nil"/>
            </w:tcBorders>
            <w:tcMar>
              <w:top w:w="100" w:type="dxa"/>
              <w:left w:w="100" w:type="dxa"/>
              <w:bottom w:w="100" w:type="dxa"/>
              <w:right w:w="100" w:type="dxa"/>
            </w:tcMar>
          </w:tcPr>
          <w:p w14:paraId="0C18A3BC" w14:textId="77777777" w:rsidR="00DE135B" w:rsidRDefault="00AC4270">
            <w:pPr>
              <w:widowControl w:val="0"/>
              <w:spacing w:line="240" w:lineRule="auto"/>
              <w:jc w:val="both"/>
              <w:rPr>
                <w:sz w:val="20"/>
                <w:szCs w:val="20"/>
                <w:highlight w:val="white"/>
              </w:rPr>
            </w:pPr>
            <w:r>
              <w:rPr>
                <w:sz w:val="20"/>
                <w:szCs w:val="20"/>
                <w:highlight w:val="white"/>
              </w:rPr>
              <w:t>1</w:t>
            </w:r>
          </w:p>
        </w:tc>
        <w:tc>
          <w:tcPr>
            <w:tcW w:w="3030" w:type="dxa"/>
            <w:tcBorders>
              <w:top w:val="single" w:sz="12" w:space="0" w:color="000000"/>
              <w:left w:val="nil"/>
              <w:bottom w:val="nil"/>
              <w:right w:val="nil"/>
            </w:tcBorders>
            <w:tcMar>
              <w:top w:w="100" w:type="dxa"/>
              <w:left w:w="100" w:type="dxa"/>
              <w:bottom w:w="100" w:type="dxa"/>
              <w:right w:w="100" w:type="dxa"/>
            </w:tcMar>
          </w:tcPr>
          <w:p w14:paraId="284E1859" w14:textId="77777777" w:rsidR="00DE135B" w:rsidRDefault="00AC4270">
            <w:pPr>
              <w:widowControl w:val="0"/>
              <w:spacing w:line="240" w:lineRule="auto"/>
              <w:rPr>
                <w:sz w:val="20"/>
                <w:szCs w:val="20"/>
                <w:highlight w:val="white"/>
              </w:rPr>
            </w:pPr>
            <w:r>
              <w:rPr>
                <w:sz w:val="20"/>
                <w:szCs w:val="20"/>
                <w:highlight w:val="white"/>
              </w:rPr>
              <w:t>As a Beneficiary, I want to log in so that I can access my account.</w:t>
            </w:r>
          </w:p>
        </w:tc>
        <w:tc>
          <w:tcPr>
            <w:tcW w:w="2385" w:type="dxa"/>
            <w:tcBorders>
              <w:top w:val="nil"/>
              <w:left w:val="nil"/>
              <w:bottom w:val="nil"/>
              <w:right w:val="nil"/>
            </w:tcBorders>
            <w:tcMar>
              <w:top w:w="100" w:type="dxa"/>
              <w:left w:w="100" w:type="dxa"/>
              <w:bottom w:w="100" w:type="dxa"/>
              <w:right w:w="100" w:type="dxa"/>
            </w:tcMar>
          </w:tcPr>
          <w:p w14:paraId="5708D8E2" w14:textId="77777777" w:rsidR="00DE135B" w:rsidRDefault="00AC4270">
            <w:pPr>
              <w:widowControl w:val="0"/>
              <w:spacing w:line="240" w:lineRule="auto"/>
              <w:rPr>
                <w:sz w:val="20"/>
                <w:szCs w:val="20"/>
                <w:highlight w:val="white"/>
              </w:rPr>
            </w:pPr>
            <w:r>
              <w:rPr>
                <w:sz w:val="20"/>
                <w:szCs w:val="20"/>
                <w:highlight w:val="white"/>
              </w:rPr>
              <w:t>-Login UI Design</w:t>
            </w:r>
          </w:p>
          <w:p w14:paraId="09754C0B" w14:textId="77777777" w:rsidR="00DE135B" w:rsidRDefault="00AC4270">
            <w:pPr>
              <w:widowControl w:val="0"/>
              <w:spacing w:line="240" w:lineRule="auto"/>
              <w:rPr>
                <w:sz w:val="20"/>
                <w:szCs w:val="20"/>
                <w:highlight w:val="white"/>
              </w:rPr>
            </w:pPr>
            <w:r>
              <w:rPr>
                <w:sz w:val="20"/>
                <w:szCs w:val="20"/>
                <w:highlight w:val="white"/>
              </w:rPr>
              <w:t>-Authentication system</w:t>
            </w:r>
          </w:p>
        </w:tc>
        <w:tc>
          <w:tcPr>
            <w:tcW w:w="1710" w:type="dxa"/>
            <w:tcBorders>
              <w:top w:val="nil"/>
              <w:left w:val="nil"/>
              <w:bottom w:val="nil"/>
              <w:right w:val="nil"/>
            </w:tcBorders>
            <w:tcMar>
              <w:top w:w="100" w:type="dxa"/>
              <w:left w:w="100" w:type="dxa"/>
              <w:bottom w:w="100" w:type="dxa"/>
              <w:right w:w="100" w:type="dxa"/>
            </w:tcMar>
          </w:tcPr>
          <w:p w14:paraId="73F2F1B9" w14:textId="77777777" w:rsidR="00DE135B" w:rsidRDefault="00AC4270">
            <w:pPr>
              <w:widowControl w:val="0"/>
              <w:spacing w:line="240" w:lineRule="auto"/>
              <w:jc w:val="both"/>
              <w:rPr>
                <w:sz w:val="20"/>
                <w:szCs w:val="20"/>
                <w:highlight w:val="white"/>
              </w:rPr>
            </w:pPr>
            <w:r>
              <w:rPr>
                <w:sz w:val="20"/>
                <w:szCs w:val="20"/>
                <w:highlight w:val="white"/>
              </w:rPr>
              <w:t>3 Hours</w:t>
            </w:r>
          </w:p>
          <w:p w14:paraId="4A303B18" w14:textId="77777777" w:rsidR="00DE135B" w:rsidRDefault="00AC4270">
            <w:pPr>
              <w:widowControl w:val="0"/>
              <w:spacing w:line="240" w:lineRule="auto"/>
              <w:jc w:val="both"/>
              <w:rPr>
                <w:sz w:val="20"/>
                <w:szCs w:val="20"/>
                <w:highlight w:val="white"/>
              </w:rPr>
            </w:pPr>
            <w:r>
              <w:rPr>
                <w:sz w:val="20"/>
                <w:szCs w:val="20"/>
                <w:highlight w:val="white"/>
              </w:rPr>
              <w:t>3 Hour</w:t>
            </w:r>
          </w:p>
        </w:tc>
      </w:tr>
      <w:tr w:rsidR="00DE135B" w14:paraId="62F6156B" w14:textId="77777777">
        <w:tc>
          <w:tcPr>
            <w:tcW w:w="1395" w:type="dxa"/>
            <w:tcBorders>
              <w:top w:val="nil"/>
              <w:left w:val="nil"/>
              <w:bottom w:val="nil"/>
              <w:right w:val="nil"/>
            </w:tcBorders>
            <w:tcMar>
              <w:top w:w="100" w:type="dxa"/>
              <w:left w:w="100" w:type="dxa"/>
              <w:bottom w:w="100" w:type="dxa"/>
              <w:right w:w="100" w:type="dxa"/>
            </w:tcMar>
          </w:tcPr>
          <w:p w14:paraId="4385E4D3" w14:textId="77777777" w:rsidR="00DE135B" w:rsidRDefault="00AC4270">
            <w:pPr>
              <w:widowControl w:val="0"/>
              <w:spacing w:line="240" w:lineRule="auto"/>
              <w:jc w:val="both"/>
              <w:rPr>
                <w:sz w:val="20"/>
                <w:szCs w:val="20"/>
                <w:highlight w:val="white"/>
              </w:rPr>
            </w:pPr>
            <w:r>
              <w:rPr>
                <w:sz w:val="20"/>
                <w:szCs w:val="20"/>
                <w:highlight w:val="white"/>
              </w:rPr>
              <w:t>2</w:t>
            </w:r>
          </w:p>
        </w:tc>
        <w:tc>
          <w:tcPr>
            <w:tcW w:w="3030" w:type="dxa"/>
            <w:tcBorders>
              <w:top w:val="nil"/>
              <w:left w:val="nil"/>
              <w:bottom w:val="nil"/>
              <w:right w:val="nil"/>
            </w:tcBorders>
            <w:tcMar>
              <w:top w:w="100" w:type="dxa"/>
              <w:left w:w="100" w:type="dxa"/>
              <w:bottom w:w="100" w:type="dxa"/>
              <w:right w:w="100" w:type="dxa"/>
            </w:tcMar>
          </w:tcPr>
          <w:p w14:paraId="02A8550A" w14:textId="77777777" w:rsidR="00DE135B" w:rsidRDefault="00AC4270">
            <w:pPr>
              <w:widowControl w:val="0"/>
              <w:spacing w:line="240" w:lineRule="auto"/>
              <w:rPr>
                <w:sz w:val="20"/>
                <w:szCs w:val="20"/>
                <w:highlight w:val="white"/>
              </w:rPr>
            </w:pPr>
            <w:r>
              <w:rPr>
                <w:sz w:val="20"/>
                <w:szCs w:val="20"/>
                <w:highlight w:val="white"/>
              </w:rPr>
              <w:t>As a Beneficiary, I want to view documents and videos.</w:t>
            </w:r>
          </w:p>
        </w:tc>
        <w:tc>
          <w:tcPr>
            <w:tcW w:w="2385" w:type="dxa"/>
            <w:tcBorders>
              <w:top w:val="nil"/>
              <w:left w:val="nil"/>
              <w:bottom w:val="nil"/>
              <w:right w:val="nil"/>
            </w:tcBorders>
            <w:tcMar>
              <w:top w:w="100" w:type="dxa"/>
              <w:left w:w="100" w:type="dxa"/>
              <w:bottom w:w="100" w:type="dxa"/>
              <w:right w:w="100" w:type="dxa"/>
            </w:tcMar>
          </w:tcPr>
          <w:p w14:paraId="0ED300B5" w14:textId="77777777" w:rsidR="00DE135B" w:rsidRDefault="00AC4270">
            <w:pPr>
              <w:widowControl w:val="0"/>
              <w:spacing w:line="240" w:lineRule="auto"/>
              <w:rPr>
                <w:sz w:val="20"/>
                <w:szCs w:val="20"/>
                <w:highlight w:val="white"/>
              </w:rPr>
            </w:pPr>
            <w:r>
              <w:rPr>
                <w:sz w:val="20"/>
                <w:szCs w:val="20"/>
                <w:highlight w:val="white"/>
              </w:rPr>
              <w:t xml:space="preserve"> -Media viewer</w:t>
            </w:r>
          </w:p>
          <w:p w14:paraId="4FCEC957" w14:textId="77777777" w:rsidR="00DE135B" w:rsidRDefault="00AC4270">
            <w:pPr>
              <w:widowControl w:val="0"/>
              <w:spacing w:line="240" w:lineRule="auto"/>
              <w:rPr>
                <w:sz w:val="20"/>
                <w:szCs w:val="20"/>
                <w:highlight w:val="white"/>
              </w:rPr>
            </w:pPr>
            <w:r>
              <w:rPr>
                <w:sz w:val="20"/>
                <w:szCs w:val="20"/>
                <w:highlight w:val="white"/>
              </w:rPr>
              <w:t>-Access roles</w:t>
            </w:r>
          </w:p>
        </w:tc>
        <w:tc>
          <w:tcPr>
            <w:tcW w:w="1710" w:type="dxa"/>
            <w:tcBorders>
              <w:top w:val="nil"/>
              <w:left w:val="nil"/>
              <w:bottom w:val="nil"/>
              <w:right w:val="nil"/>
            </w:tcBorders>
            <w:tcMar>
              <w:top w:w="100" w:type="dxa"/>
              <w:left w:w="100" w:type="dxa"/>
              <w:bottom w:w="100" w:type="dxa"/>
              <w:right w:w="100" w:type="dxa"/>
            </w:tcMar>
          </w:tcPr>
          <w:p w14:paraId="4B0EF82E" w14:textId="77777777" w:rsidR="00DE135B" w:rsidRDefault="00AC4270">
            <w:pPr>
              <w:widowControl w:val="0"/>
              <w:spacing w:line="240" w:lineRule="auto"/>
              <w:jc w:val="both"/>
              <w:rPr>
                <w:sz w:val="20"/>
                <w:szCs w:val="20"/>
                <w:highlight w:val="white"/>
              </w:rPr>
            </w:pPr>
            <w:r>
              <w:rPr>
                <w:sz w:val="20"/>
                <w:szCs w:val="20"/>
                <w:highlight w:val="white"/>
              </w:rPr>
              <w:t>2 Hours</w:t>
            </w:r>
          </w:p>
          <w:p w14:paraId="1853D3EE" w14:textId="77777777" w:rsidR="00DE135B" w:rsidRDefault="00AC4270">
            <w:pPr>
              <w:widowControl w:val="0"/>
              <w:spacing w:line="240" w:lineRule="auto"/>
              <w:jc w:val="both"/>
              <w:rPr>
                <w:sz w:val="20"/>
                <w:szCs w:val="20"/>
                <w:highlight w:val="white"/>
              </w:rPr>
            </w:pPr>
            <w:r>
              <w:rPr>
                <w:sz w:val="20"/>
                <w:szCs w:val="20"/>
                <w:highlight w:val="white"/>
              </w:rPr>
              <w:t>2 Hour</w:t>
            </w:r>
          </w:p>
        </w:tc>
      </w:tr>
      <w:tr w:rsidR="00DE135B" w14:paraId="4D1D402D" w14:textId="77777777" w:rsidTr="008227CE">
        <w:trPr>
          <w:trHeight w:val="386"/>
        </w:trPr>
        <w:tc>
          <w:tcPr>
            <w:tcW w:w="1395" w:type="dxa"/>
            <w:tcBorders>
              <w:top w:val="nil"/>
              <w:left w:val="nil"/>
              <w:bottom w:val="nil"/>
              <w:right w:val="nil"/>
            </w:tcBorders>
            <w:tcMar>
              <w:top w:w="100" w:type="dxa"/>
              <w:left w:w="100" w:type="dxa"/>
              <w:bottom w:w="100" w:type="dxa"/>
              <w:right w:w="100" w:type="dxa"/>
            </w:tcMar>
          </w:tcPr>
          <w:p w14:paraId="15A0A069" w14:textId="77777777" w:rsidR="00DE135B" w:rsidRDefault="00AC4270">
            <w:pPr>
              <w:widowControl w:val="0"/>
              <w:spacing w:line="240" w:lineRule="auto"/>
              <w:jc w:val="both"/>
              <w:rPr>
                <w:sz w:val="20"/>
                <w:szCs w:val="20"/>
                <w:highlight w:val="white"/>
              </w:rPr>
            </w:pPr>
            <w:r>
              <w:rPr>
                <w:sz w:val="20"/>
                <w:szCs w:val="20"/>
                <w:highlight w:val="white"/>
              </w:rPr>
              <w:t>3</w:t>
            </w:r>
          </w:p>
        </w:tc>
        <w:tc>
          <w:tcPr>
            <w:tcW w:w="3030" w:type="dxa"/>
            <w:tcBorders>
              <w:top w:val="nil"/>
              <w:left w:val="nil"/>
              <w:bottom w:val="nil"/>
              <w:right w:val="nil"/>
            </w:tcBorders>
            <w:tcMar>
              <w:top w:w="100" w:type="dxa"/>
              <w:left w:w="100" w:type="dxa"/>
              <w:bottom w:w="100" w:type="dxa"/>
              <w:right w:w="100" w:type="dxa"/>
            </w:tcMar>
          </w:tcPr>
          <w:p w14:paraId="4E369D42" w14:textId="77777777" w:rsidR="00DE135B" w:rsidRDefault="00AC4270">
            <w:pPr>
              <w:widowControl w:val="0"/>
              <w:spacing w:line="240" w:lineRule="auto"/>
              <w:rPr>
                <w:sz w:val="20"/>
                <w:szCs w:val="20"/>
                <w:highlight w:val="white"/>
              </w:rPr>
            </w:pPr>
            <w:r>
              <w:rPr>
                <w:sz w:val="20"/>
                <w:szCs w:val="20"/>
                <w:highlight w:val="white"/>
              </w:rPr>
              <w:t>As a Beneficiary, I want to comment and reply to interactions.</w:t>
            </w:r>
          </w:p>
        </w:tc>
        <w:tc>
          <w:tcPr>
            <w:tcW w:w="2385" w:type="dxa"/>
            <w:tcBorders>
              <w:top w:val="nil"/>
              <w:left w:val="nil"/>
              <w:bottom w:val="nil"/>
              <w:right w:val="nil"/>
            </w:tcBorders>
            <w:tcMar>
              <w:top w:w="100" w:type="dxa"/>
              <w:left w:w="100" w:type="dxa"/>
              <w:bottom w:w="100" w:type="dxa"/>
              <w:right w:w="100" w:type="dxa"/>
            </w:tcMar>
          </w:tcPr>
          <w:p w14:paraId="203BC0E6" w14:textId="77777777" w:rsidR="00DE135B" w:rsidRDefault="00AC4270">
            <w:pPr>
              <w:widowControl w:val="0"/>
              <w:spacing w:line="240" w:lineRule="auto"/>
              <w:rPr>
                <w:sz w:val="20"/>
                <w:szCs w:val="20"/>
                <w:highlight w:val="white"/>
              </w:rPr>
            </w:pPr>
            <w:r>
              <w:rPr>
                <w:sz w:val="20"/>
                <w:szCs w:val="20"/>
                <w:highlight w:val="white"/>
              </w:rPr>
              <w:t>-Create comment system</w:t>
            </w:r>
          </w:p>
          <w:p w14:paraId="2F63FBD1" w14:textId="77777777" w:rsidR="00DE135B" w:rsidRDefault="00AC4270">
            <w:pPr>
              <w:widowControl w:val="0"/>
              <w:spacing w:line="240" w:lineRule="auto"/>
              <w:rPr>
                <w:sz w:val="20"/>
                <w:szCs w:val="20"/>
                <w:highlight w:val="white"/>
              </w:rPr>
            </w:pPr>
            <w:r>
              <w:rPr>
                <w:sz w:val="20"/>
                <w:szCs w:val="20"/>
                <w:highlight w:val="white"/>
              </w:rPr>
              <w:t>-Connecting to database</w:t>
            </w:r>
          </w:p>
        </w:tc>
        <w:tc>
          <w:tcPr>
            <w:tcW w:w="1710" w:type="dxa"/>
            <w:tcBorders>
              <w:top w:val="nil"/>
              <w:left w:val="nil"/>
              <w:bottom w:val="nil"/>
              <w:right w:val="nil"/>
            </w:tcBorders>
            <w:tcMar>
              <w:top w:w="100" w:type="dxa"/>
              <w:left w:w="100" w:type="dxa"/>
              <w:bottom w:w="100" w:type="dxa"/>
              <w:right w:w="100" w:type="dxa"/>
            </w:tcMar>
          </w:tcPr>
          <w:p w14:paraId="29C0469C" w14:textId="77777777" w:rsidR="00DE135B" w:rsidRDefault="00AC4270">
            <w:pPr>
              <w:widowControl w:val="0"/>
              <w:spacing w:line="240" w:lineRule="auto"/>
              <w:jc w:val="both"/>
              <w:rPr>
                <w:sz w:val="20"/>
                <w:szCs w:val="20"/>
                <w:highlight w:val="white"/>
              </w:rPr>
            </w:pPr>
            <w:r>
              <w:rPr>
                <w:sz w:val="20"/>
                <w:szCs w:val="20"/>
                <w:highlight w:val="white"/>
              </w:rPr>
              <w:t>3 Hours</w:t>
            </w:r>
          </w:p>
          <w:p w14:paraId="5061A5AA" w14:textId="77777777" w:rsidR="00DE135B" w:rsidRDefault="00AC4270">
            <w:pPr>
              <w:widowControl w:val="0"/>
              <w:spacing w:line="240" w:lineRule="auto"/>
              <w:jc w:val="both"/>
              <w:rPr>
                <w:sz w:val="20"/>
                <w:szCs w:val="20"/>
                <w:highlight w:val="white"/>
              </w:rPr>
            </w:pPr>
            <w:r>
              <w:rPr>
                <w:sz w:val="20"/>
                <w:szCs w:val="20"/>
                <w:highlight w:val="white"/>
              </w:rPr>
              <w:t>2 Hours</w:t>
            </w:r>
          </w:p>
        </w:tc>
      </w:tr>
      <w:tr w:rsidR="00DE135B" w14:paraId="43A6D93B" w14:textId="77777777" w:rsidTr="0072547A">
        <w:trPr>
          <w:trHeight w:val="629"/>
        </w:trPr>
        <w:tc>
          <w:tcPr>
            <w:tcW w:w="1395" w:type="dxa"/>
            <w:tcBorders>
              <w:top w:val="nil"/>
              <w:left w:val="nil"/>
              <w:right w:val="nil"/>
            </w:tcBorders>
            <w:tcMar>
              <w:top w:w="100" w:type="dxa"/>
              <w:left w:w="100" w:type="dxa"/>
              <w:bottom w:w="100" w:type="dxa"/>
              <w:right w:w="100" w:type="dxa"/>
            </w:tcMar>
          </w:tcPr>
          <w:p w14:paraId="7633DAE2" w14:textId="77777777" w:rsidR="00DE135B" w:rsidRDefault="00AC4270">
            <w:pPr>
              <w:widowControl w:val="0"/>
              <w:spacing w:line="240" w:lineRule="auto"/>
              <w:jc w:val="both"/>
              <w:rPr>
                <w:sz w:val="20"/>
                <w:szCs w:val="20"/>
                <w:highlight w:val="white"/>
              </w:rPr>
            </w:pPr>
            <w:r>
              <w:rPr>
                <w:sz w:val="20"/>
                <w:szCs w:val="20"/>
                <w:highlight w:val="white"/>
              </w:rPr>
              <w:t>4</w:t>
            </w:r>
          </w:p>
        </w:tc>
        <w:tc>
          <w:tcPr>
            <w:tcW w:w="3030" w:type="dxa"/>
            <w:tcBorders>
              <w:top w:val="nil"/>
              <w:left w:val="nil"/>
              <w:right w:val="nil"/>
            </w:tcBorders>
            <w:tcMar>
              <w:top w:w="100" w:type="dxa"/>
              <w:left w:w="100" w:type="dxa"/>
              <w:bottom w:w="100" w:type="dxa"/>
              <w:right w:w="100" w:type="dxa"/>
            </w:tcMar>
          </w:tcPr>
          <w:p w14:paraId="3E60F674" w14:textId="77777777" w:rsidR="00DE135B" w:rsidRDefault="00AC4270">
            <w:pPr>
              <w:widowControl w:val="0"/>
              <w:spacing w:line="240" w:lineRule="auto"/>
              <w:rPr>
                <w:sz w:val="20"/>
                <w:szCs w:val="20"/>
                <w:highlight w:val="white"/>
              </w:rPr>
            </w:pPr>
            <w:r>
              <w:rPr>
                <w:sz w:val="20"/>
                <w:szCs w:val="20"/>
                <w:highlight w:val="white"/>
              </w:rPr>
              <w:t>As a Beneficiary, I want to receive notifications for new materials.</w:t>
            </w:r>
          </w:p>
        </w:tc>
        <w:tc>
          <w:tcPr>
            <w:tcW w:w="2385" w:type="dxa"/>
            <w:tcBorders>
              <w:top w:val="nil"/>
              <w:left w:val="nil"/>
              <w:right w:val="nil"/>
            </w:tcBorders>
            <w:tcMar>
              <w:top w:w="100" w:type="dxa"/>
              <w:left w:w="100" w:type="dxa"/>
              <w:bottom w:w="100" w:type="dxa"/>
              <w:right w:w="100" w:type="dxa"/>
            </w:tcMar>
          </w:tcPr>
          <w:p w14:paraId="28DB9EC7" w14:textId="77777777" w:rsidR="00DE135B" w:rsidRDefault="00AC4270">
            <w:pPr>
              <w:widowControl w:val="0"/>
              <w:spacing w:line="240" w:lineRule="auto"/>
              <w:rPr>
                <w:sz w:val="20"/>
                <w:szCs w:val="20"/>
                <w:highlight w:val="white"/>
              </w:rPr>
            </w:pPr>
            <w:r>
              <w:rPr>
                <w:sz w:val="20"/>
                <w:szCs w:val="20"/>
                <w:highlight w:val="white"/>
              </w:rPr>
              <w:t>-Create notification system</w:t>
            </w:r>
          </w:p>
          <w:p w14:paraId="0C66FB95" w14:textId="77777777" w:rsidR="00DE135B" w:rsidRDefault="00AC4270">
            <w:pPr>
              <w:widowControl w:val="0"/>
              <w:spacing w:line="240" w:lineRule="auto"/>
              <w:rPr>
                <w:sz w:val="20"/>
                <w:szCs w:val="20"/>
                <w:highlight w:val="white"/>
              </w:rPr>
            </w:pPr>
            <w:r>
              <w:rPr>
                <w:sz w:val="20"/>
                <w:szCs w:val="20"/>
                <w:highlight w:val="white"/>
              </w:rPr>
              <w:t>-Set trigger in actions</w:t>
            </w:r>
          </w:p>
        </w:tc>
        <w:tc>
          <w:tcPr>
            <w:tcW w:w="1710" w:type="dxa"/>
            <w:tcBorders>
              <w:top w:val="nil"/>
              <w:left w:val="nil"/>
              <w:right w:val="nil"/>
            </w:tcBorders>
            <w:tcMar>
              <w:top w:w="100" w:type="dxa"/>
              <w:left w:w="100" w:type="dxa"/>
              <w:bottom w:w="100" w:type="dxa"/>
              <w:right w:w="100" w:type="dxa"/>
            </w:tcMar>
          </w:tcPr>
          <w:p w14:paraId="65CE3AF3" w14:textId="77777777" w:rsidR="00DE135B" w:rsidRDefault="00AC4270">
            <w:pPr>
              <w:widowControl w:val="0"/>
              <w:spacing w:line="240" w:lineRule="auto"/>
              <w:jc w:val="both"/>
              <w:rPr>
                <w:sz w:val="20"/>
                <w:szCs w:val="20"/>
                <w:highlight w:val="white"/>
              </w:rPr>
            </w:pPr>
            <w:r>
              <w:rPr>
                <w:sz w:val="20"/>
                <w:szCs w:val="20"/>
                <w:highlight w:val="white"/>
              </w:rPr>
              <w:t>2 Hours</w:t>
            </w:r>
          </w:p>
          <w:p w14:paraId="33B8627B" w14:textId="77777777" w:rsidR="00DE135B" w:rsidRDefault="00AC4270">
            <w:pPr>
              <w:widowControl w:val="0"/>
              <w:spacing w:line="240" w:lineRule="auto"/>
              <w:jc w:val="both"/>
              <w:rPr>
                <w:sz w:val="20"/>
                <w:szCs w:val="20"/>
                <w:highlight w:val="white"/>
              </w:rPr>
            </w:pPr>
            <w:r>
              <w:rPr>
                <w:sz w:val="20"/>
                <w:szCs w:val="20"/>
                <w:highlight w:val="white"/>
              </w:rPr>
              <w:t>2 Hours</w:t>
            </w:r>
          </w:p>
        </w:tc>
      </w:tr>
    </w:tbl>
    <w:p w14:paraId="72E89063" w14:textId="77777777" w:rsidR="00DE135B" w:rsidRDefault="00DE135B">
      <w:pPr>
        <w:spacing w:after="200" w:line="240" w:lineRule="auto"/>
        <w:jc w:val="both"/>
        <w:rPr>
          <w:sz w:val="24"/>
          <w:szCs w:val="24"/>
          <w:highlight w:val="white"/>
        </w:rPr>
      </w:pPr>
    </w:p>
    <w:p w14:paraId="5B006CC6" w14:textId="41418EED" w:rsidR="00F058D3" w:rsidRDefault="00847E9C" w:rsidP="00847E9C">
      <w:pPr>
        <w:spacing w:after="200" w:line="480" w:lineRule="auto"/>
        <w:ind w:firstLine="720"/>
        <w:jc w:val="both"/>
        <w:rPr>
          <w:sz w:val="24"/>
          <w:szCs w:val="24"/>
          <w:highlight w:val="white"/>
        </w:rPr>
      </w:pPr>
      <w:r>
        <w:rPr>
          <w:sz w:val="24"/>
          <w:szCs w:val="24"/>
          <w:highlight w:val="white"/>
        </w:rPr>
        <w:t xml:space="preserve">Table 6 lists the activities from the product backlog to be completed in this sprint. The selection of activities is guided by their importance and feasibility in delivering core features that enhance the platform's instructional value. This sprint aims to provide tools that enable Instructors to upload learning materials, manage classroom activities, such as conducting evaluations or assigning assignments, and view students' performance in their activities and their assessment in their learning sessions. With these features, educators are </w:t>
      </w:r>
      <w:r>
        <w:rPr>
          <w:sz w:val="24"/>
          <w:szCs w:val="24"/>
          <w:highlight w:val="white"/>
        </w:rPr>
        <w:lastRenderedPageBreak/>
        <w:t>assured they have the tools at hand to manage students, programs, and activities, and to assess Beneficiaries' performance and progress.</w:t>
      </w:r>
    </w:p>
    <w:p w14:paraId="6CE37F26" w14:textId="77777777" w:rsidR="00DE135B" w:rsidRDefault="00AC4270">
      <w:pPr>
        <w:spacing w:after="200" w:line="480" w:lineRule="auto"/>
        <w:jc w:val="center"/>
        <w:rPr>
          <w:sz w:val="24"/>
          <w:szCs w:val="24"/>
          <w:highlight w:val="white"/>
        </w:rPr>
      </w:pPr>
      <w:r w:rsidRPr="00FA6790">
        <w:rPr>
          <w:sz w:val="24"/>
          <w:szCs w:val="24"/>
          <w:highlight w:val="white"/>
        </w:rPr>
        <w:t>Table 6.</w:t>
      </w:r>
      <w:r>
        <w:rPr>
          <w:sz w:val="24"/>
          <w:szCs w:val="24"/>
          <w:highlight w:val="white"/>
        </w:rPr>
        <w:t xml:space="preserve"> Sprint Backlog for Instructor</w:t>
      </w:r>
    </w:p>
    <w:tbl>
      <w:tblPr>
        <w:tblStyle w:val="aff9"/>
        <w:tblW w:w="8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2895"/>
        <w:gridCol w:w="2580"/>
        <w:gridCol w:w="1725"/>
      </w:tblGrid>
      <w:tr w:rsidR="00DE135B" w14:paraId="2D63A891" w14:textId="77777777">
        <w:trPr>
          <w:trHeight w:val="645"/>
        </w:trPr>
        <w:tc>
          <w:tcPr>
            <w:tcW w:w="1380" w:type="dxa"/>
            <w:tcBorders>
              <w:left w:val="nil"/>
              <w:bottom w:val="single" w:sz="12" w:space="0" w:color="000000"/>
              <w:right w:val="nil"/>
            </w:tcBorders>
            <w:tcMar>
              <w:top w:w="100" w:type="dxa"/>
              <w:left w:w="100" w:type="dxa"/>
              <w:bottom w:w="100" w:type="dxa"/>
              <w:right w:w="100" w:type="dxa"/>
            </w:tcMar>
          </w:tcPr>
          <w:p w14:paraId="6E91B635" w14:textId="77777777" w:rsidR="00DE135B" w:rsidRDefault="00AC4270" w:rsidP="0072547A">
            <w:pPr>
              <w:widowControl w:val="0"/>
              <w:spacing w:line="240" w:lineRule="auto"/>
              <w:jc w:val="center"/>
              <w:rPr>
                <w:b/>
                <w:bCs/>
                <w:highlight w:val="white"/>
              </w:rPr>
            </w:pPr>
            <w:r>
              <w:rPr>
                <w:b/>
                <w:bCs/>
                <w:highlight w:val="white"/>
              </w:rPr>
              <w:t>PRIORITY</w:t>
            </w:r>
          </w:p>
        </w:tc>
        <w:tc>
          <w:tcPr>
            <w:tcW w:w="2895" w:type="dxa"/>
            <w:tcBorders>
              <w:left w:val="nil"/>
              <w:bottom w:val="single" w:sz="12" w:space="0" w:color="000000"/>
              <w:right w:val="nil"/>
            </w:tcBorders>
            <w:tcMar>
              <w:top w:w="100" w:type="dxa"/>
              <w:left w:w="100" w:type="dxa"/>
              <w:bottom w:w="100" w:type="dxa"/>
              <w:right w:w="100" w:type="dxa"/>
            </w:tcMar>
          </w:tcPr>
          <w:p w14:paraId="6708148D" w14:textId="77777777" w:rsidR="00DE135B" w:rsidRDefault="00AC4270" w:rsidP="0072547A">
            <w:pPr>
              <w:widowControl w:val="0"/>
              <w:spacing w:line="240" w:lineRule="auto"/>
              <w:jc w:val="center"/>
              <w:rPr>
                <w:b/>
                <w:bCs/>
                <w:highlight w:val="white"/>
              </w:rPr>
            </w:pPr>
            <w:r>
              <w:rPr>
                <w:b/>
                <w:bCs/>
                <w:highlight w:val="white"/>
              </w:rPr>
              <w:t>ITEMS</w:t>
            </w:r>
          </w:p>
        </w:tc>
        <w:tc>
          <w:tcPr>
            <w:tcW w:w="2580" w:type="dxa"/>
            <w:tcBorders>
              <w:left w:val="nil"/>
              <w:bottom w:val="single" w:sz="12" w:space="0" w:color="000000"/>
              <w:right w:val="nil"/>
            </w:tcBorders>
            <w:tcMar>
              <w:top w:w="100" w:type="dxa"/>
              <w:left w:w="100" w:type="dxa"/>
              <w:bottom w:w="100" w:type="dxa"/>
              <w:right w:w="100" w:type="dxa"/>
            </w:tcMar>
          </w:tcPr>
          <w:p w14:paraId="3C094475" w14:textId="77777777" w:rsidR="00DE135B" w:rsidRDefault="00AC4270" w:rsidP="0072547A">
            <w:pPr>
              <w:widowControl w:val="0"/>
              <w:spacing w:line="240" w:lineRule="auto"/>
              <w:jc w:val="center"/>
              <w:rPr>
                <w:b/>
                <w:bCs/>
                <w:highlight w:val="white"/>
              </w:rPr>
            </w:pPr>
            <w:r>
              <w:rPr>
                <w:b/>
                <w:bCs/>
                <w:highlight w:val="white"/>
              </w:rPr>
              <w:t>TASK</w:t>
            </w:r>
          </w:p>
        </w:tc>
        <w:tc>
          <w:tcPr>
            <w:tcW w:w="1725" w:type="dxa"/>
            <w:tcBorders>
              <w:left w:val="nil"/>
              <w:bottom w:val="single" w:sz="12" w:space="0" w:color="000000"/>
              <w:right w:val="nil"/>
            </w:tcBorders>
            <w:tcMar>
              <w:top w:w="100" w:type="dxa"/>
              <w:left w:w="100" w:type="dxa"/>
              <w:bottom w:w="100" w:type="dxa"/>
              <w:right w:w="100" w:type="dxa"/>
            </w:tcMar>
          </w:tcPr>
          <w:p w14:paraId="4A94112C" w14:textId="77777777" w:rsidR="00DE135B" w:rsidRDefault="00AC4270" w:rsidP="0072547A">
            <w:pPr>
              <w:widowControl w:val="0"/>
              <w:spacing w:line="240" w:lineRule="auto"/>
              <w:jc w:val="center"/>
              <w:rPr>
                <w:b/>
                <w:bCs/>
                <w:highlight w:val="white"/>
              </w:rPr>
            </w:pPr>
            <w:r>
              <w:rPr>
                <w:b/>
                <w:bCs/>
                <w:highlight w:val="white"/>
              </w:rPr>
              <w:t>ESTIMATED HOURS/ DAY</w:t>
            </w:r>
          </w:p>
        </w:tc>
      </w:tr>
      <w:tr w:rsidR="00DE135B" w14:paraId="239521B8" w14:textId="77777777" w:rsidTr="00073E5B">
        <w:trPr>
          <w:trHeight w:val="278"/>
        </w:trPr>
        <w:tc>
          <w:tcPr>
            <w:tcW w:w="1380" w:type="dxa"/>
            <w:tcBorders>
              <w:top w:val="nil"/>
              <w:left w:val="nil"/>
              <w:bottom w:val="nil"/>
              <w:right w:val="nil"/>
            </w:tcBorders>
            <w:tcMar>
              <w:top w:w="100" w:type="dxa"/>
              <w:left w:w="100" w:type="dxa"/>
              <w:bottom w:w="100" w:type="dxa"/>
              <w:right w:w="100" w:type="dxa"/>
            </w:tcMar>
          </w:tcPr>
          <w:p w14:paraId="63468583" w14:textId="77777777" w:rsidR="00DE135B" w:rsidRDefault="00AC4270" w:rsidP="0072547A">
            <w:pPr>
              <w:widowControl w:val="0"/>
              <w:spacing w:line="240" w:lineRule="auto"/>
              <w:jc w:val="both"/>
              <w:rPr>
                <w:sz w:val="20"/>
                <w:szCs w:val="20"/>
                <w:highlight w:val="white"/>
              </w:rPr>
            </w:pPr>
            <w:r>
              <w:rPr>
                <w:sz w:val="20"/>
                <w:szCs w:val="20"/>
                <w:highlight w:val="white"/>
              </w:rPr>
              <w:t>1</w:t>
            </w:r>
          </w:p>
        </w:tc>
        <w:tc>
          <w:tcPr>
            <w:tcW w:w="2895" w:type="dxa"/>
            <w:tcBorders>
              <w:top w:val="nil"/>
              <w:left w:val="nil"/>
              <w:bottom w:val="nil"/>
              <w:right w:val="nil"/>
            </w:tcBorders>
            <w:tcMar>
              <w:top w:w="100" w:type="dxa"/>
              <w:left w:w="100" w:type="dxa"/>
              <w:bottom w:w="100" w:type="dxa"/>
              <w:right w:w="100" w:type="dxa"/>
            </w:tcMar>
          </w:tcPr>
          <w:p w14:paraId="237CCD54" w14:textId="77777777" w:rsidR="00DE135B" w:rsidRDefault="00AC4270" w:rsidP="0072547A">
            <w:pPr>
              <w:widowControl w:val="0"/>
              <w:spacing w:line="240" w:lineRule="auto"/>
              <w:jc w:val="both"/>
              <w:rPr>
                <w:sz w:val="20"/>
                <w:szCs w:val="20"/>
                <w:highlight w:val="white"/>
              </w:rPr>
            </w:pPr>
            <w:r>
              <w:rPr>
                <w:sz w:val="20"/>
                <w:szCs w:val="20"/>
                <w:highlight w:val="white"/>
              </w:rPr>
              <w:t>As an Instructor, I want to upload learning materials.</w:t>
            </w:r>
          </w:p>
        </w:tc>
        <w:tc>
          <w:tcPr>
            <w:tcW w:w="2580" w:type="dxa"/>
            <w:tcBorders>
              <w:top w:val="nil"/>
              <w:left w:val="nil"/>
              <w:bottom w:val="nil"/>
              <w:right w:val="nil"/>
            </w:tcBorders>
            <w:tcMar>
              <w:top w:w="100" w:type="dxa"/>
              <w:left w:w="100" w:type="dxa"/>
              <w:bottom w:w="100" w:type="dxa"/>
              <w:right w:w="100" w:type="dxa"/>
            </w:tcMar>
          </w:tcPr>
          <w:p w14:paraId="05DDE816" w14:textId="77777777" w:rsidR="00DE135B" w:rsidRDefault="00AC4270" w:rsidP="0072547A">
            <w:pPr>
              <w:widowControl w:val="0"/>
              <w:spacing w:line="240" w:lineRule="auto"/>
              <w:jc w:val="both"/>
              <w:rPr>
                <w:sz w:val="20"/>
                <w:szCs w:val="20"/>
                <w:highlight w:val="white"/>
              </w:rPr>
            </w:pPr>
            <w:r>
              <w:rPr>
                <w:sz w:val="20"/>
                <w:szCs w:val="20"/>
                <w:highlight w:val="white"/>
              </w:rPr>
              <w:t>- File upload module</w:t>
            </w:r>
          </w:p>
          <w:p w14:paraId="2D1D3BEE" w14:textId="77777777" w:rsidR="00DE135B" w:rsidRDefault="00AC4270" w:rsidP="0072547A">
            <w:pPr>
              <w:widowControl w:val="0"/>
              <w:spacing w:line="240" w:lineRule="auto"/>
              <w:jc w:val="both"/>
              <w:rPr>
                <w:sz w:val="20"/>
                <w:szCs w:val="20"/>
                <w:highlight w:val="white"/>
              </w:rPr>
            </w:pPr>
            <w:r>
              <w:rPr>
                <w:sz w:val="20"/>
                <w:szCs w:val="20"/>
                <w:highlight w:val="white"/>
              </w:rPr>
              <w:t>- Storage setup</w:t>
            </w:r>
          </w:p>
        </w:tc>
        <w:tc>
          <w:tcPr>
            <w:tcW w:w="1725" w:type="dxa"/>
            <w:tcBorders>
              <w:top w:val="nil"/>
              <w:left w:val="nil"/>
              <w:bottom w:val="nil"/>
              <w:right w:val="nil"/>
            </w:tcBorders>
            <w:tcMar>
              <w:top w:w="100" w:type="dxa"/>
              <w:left w:w="100" w:type="dxa"/>
              <w:bottom w:w="100" w:type="dxa"/>
              <w:right w:w="100" w:type="dxa"/>
            </w:tcMar>
          </w:tcPr>
          <w:p w14:paraId="5590EC2E" w14:textId="77777777" w:rsidR="00DE135B" w:rsidRDefault="00AC4270" w:rsidP="0072547A">
            <w:pPr>
              <w:widowControl w:val="0"/>
              <w:spacing w:line="240" w:lineRule="auto"/>
              <w:jc w:val="both"/>
              <w:rPr>
                <w:sz w:val="20"/>
                <w:szCs w:val="20"/>
                <w:highlight w:val="white"/>
              </w:rPr>
            </w:pPr>
            <w:r>
              <w:rPr>
                <w:sz w:val="20"/>
                <w:szCs w:val="20"/>
                <w:highlight w:val="white"/>
              </w:rPr>
              <w:t>3 Hours</w:t>
            </w:r>
          </w:p>
          <w:p w14:paraId="33C18EEE" w14:textId="77777777" w:rsidR="00DE135B" w:rsidRDefault="00AC4270" w:rsidP="0072547A">
            <w:pPr>
              <w:widowControl w:val="0"/>
              <w:spacing w:line="240" w:lineRule="auto"/>
              <w:jc w:val="both"/>
              <w:rPr>
                <w:sz w:val="20"/>
                <w:szCs w:val="20"/>
                <w:highlight w:val="white"/>
              </w:rPr>
            </w:pPr>
            <w:r>
              <w:rPr>
                <w:sz w:val="20"/>
                <w:szCs w:val="20"/>
                <w:highlight w:val="white"/>
              </w:rPr>
              <w:t>3 Hours</w:t>
            </w:r>
          </w:p>
        </w:tc>
      </w:tr>
      <w:tr w:rsidR="00DE135B" w14:paraId="4AD8F81C" w14:textId="77777777" w:rsidTr="00073E5B">
        <w:trPr>
          <w:trHeight w:val="13"/>
        </w:trPr>
        <w:tc>
          <w:tcPr>
            <w:tcW w:w="1380" w:type="dxa"/>
            <w:tcBorders>
              <w:top w:val="nil"/>
              <w:left w:val="nil"/>
              <w:bottom w:val="nil"/>
              <w:right w:val="nil"/>
            </w:tcBorders>
            <w:tcMar>
              <w:top w:w="100" w:type="dxa"/>
              <w:left w:w="100" w:type="dxa"/>
              <w:bottom w:w="100" w:type="dxa"/>
              <w:right w:w="100" w:type="dxa"/>
            </w:tcMar>
          </w:tcPr>
          <w:p w14:paraId="2B3B60D8" w14:textId="77777777" w:rsidR="00DE135B" w:rsidRDefault="00AC4270" w:rsidP="0072547A">
            <w:pPr>
              <w:widowControl w:val="0"/>
              <w:spacing w:line="240" w:lineRule="auto"/>
              <w:jc w:val="both"/>
              <w:rPr>
                <w:sz w:val="20"/>
                <w:szCs w:val="20"/>
                <w:highlight w:val="white"/>
              </w:rPr>
            </w:pPr>
            <w:r>
              <w:rPr>
                <w:sz w:val="20"/>
                <w:szCs w:val="20"/>
                <w:highlight w:val="white"/>
              </w:rPr>
              <w:t>2</w:t>
            </w:r>
          </w:p>
        </w:tc>
        <w:tc>
          <w:tcPr>
            <w:tcW w:w="2895" w:type="dxa"/>
            <w:tcBorders>
              <w:top w:val="nil"/>
              <w:left w:val="nil"/>
              <w:bottom w:val="nil"/>
              <w:right w:val="nil"/>
            </w:tcBorders>
            <w:tcMar>
              <w:top w:w="100" w:type="dxa"/>
              <w:left w:w="100" w:type="dxa"/>
              <w:bottom w:w="100" w:type="dxa"/>
              <w:right w:w="100" w:type="dxa"/>
            </w:tcMar>
          </w:tcPr>
          <w:p w14:paraId="1FFEFF82" w14:textId="77777777" w:rsidR="00DE135B" w:rsidRDefault="00AC4270" w:rsidP="0072547A">
            <w:pPr>
              <w:widowControl w:val="0"/>
              <w:spacing w:line="240" w:lineRule="auto"/>
              <w:jc w:val="both"/>
              <w:rPr>
                <w:sz w:val="20"/>
                <w:szCs w:val="20"/>
                <w:highlight w:val="white"/>
              </w:rPr>
            </w:pPr>
            <w:r>
              <w:rPr>
                <w:sz w:val="20"/>
                <w:szCs w:val="20"/>
                <w:highlight w:val="white"/>
              </w:rPr>
              <w:t>As an Instructor, I want to manage classroom activities.</w:t>
            </w:r>
          </w:p>
        </w:tc>
        <w:tc>
          <w:tcPr>
            <w:tcW w:w="2580" w:type="dxa"/>
            <w:tcBorders>
              <w:top w:val="nil"/>
              <w:left w:val="nil"/>
              <w:bottom w:val="nil"/>
              <w:right w:val="nil"/>
            </w:tcBorders>
            <w:tcMar>
              <w:top w:w="100" w:type="dxa"/>
              <w:left w:w="100" w:type="dxa"/>
              <w:bottom w:w="100" w:type="dxa"/>
              <w:right w:w="100" w:type="dxa"/>
            </w:tcMar>
          </w:tcPr>
          <w:p w14:paraId="149CEB2E" w14:textId="77777777" w:rsidR="00DE135B" w:rsidRDefault="00AC4270" w:rsidP="0072547A">
            <w:pPr>
              <w:widowControl w:val="0"/>
              <w:spacing w:line="240" w:lineRule="auto"/>
              <w:jc w:val="both"/>
              <w:rPr>
                <w:sz w:val="20"/>
                <w:szCs w:val="20"/>
                <w:highlight w:val="white"/>
              </w:rPr>
            </w:pPr>
            <w:r>
              <w:rPr>
                <w:sz w:val="20"/>
                <w:szCs w:val="20"/>
                <w:highlight w:val="white"/>
              </w:rPr>
              <w:t>- Activity creation UI</w:t>
            </w:r>
          </w:p>
          <w:p w14:paraId="62F70C17" w14:textId="77777777" w:rsidR="00DE135B" w:rsidRDefault="00AC4270" w:rsidP="0072547A">
            <w:pPr>
              <w:widowControl w:val="0"/>
              <w:spacing w:line="240" w:lineRule="auto"/>
              <w:jc w:val="both"/>
              <w:rPr>
                <w:sz w:val="20"/>
                <w:szCs w:val="20"/>
                <w:highlight w:val="white"/>
              </w:rPr>
            </w:pPr>
            <w:r>
              <w:rPr>
                <w:sz w:val="20"/>
                <w:szCs w:val="20"/>
                <w:highlight w:val="white"/>
              </w:rPr>
              <w:t>- Manage submissions</w:t>
            </w:r>
          </w:p>
        </w:tc>
        <w:tc>
          <w:tcPr>
            <w:tcW w:w="1725" w:type="dxa"/>
            <w:tcBorders>
              <w:top w:val="nil"/>
              <w:left w:val="nil"/>
              <w:bottom w:val="nil"/>
              <w:right w:val="nil"/>
            </w:tcBorders>
            <w:tcMar>
              <w:top w:w="100" w:type="dxa"/>
              <w:left w:w="100" w:type="dxa"/>
              <w:bottom w:w="100" w:type="dxa"/>
              <w:right w:w="100" w:type="dxa"/>
            </w:tcMar>
          </w:tcPr>
          <w:p w14:paraId="3A97BA07" w14:textId="77777777" w:rsidR="00DE135B" w:rsidRDefault="00AC4270" w:rsidP="0072547A">
            <w:pPr>
              <w:widowControl w:val="0"/>
              <w:spacing w:line="240" w:lineRule="auto"/>
              <w:jc w:val="both"/>
              <w:rPr>
                <w:sz w:val="20"/>
                <w:szCs w:val="20"/>
                <w:highlight w:val="white"/>
              </w:rPr>
            </w:pPr>
            <w:r>
              <w:rPr>
                <w:sz w:val="20"/>
                <w:szCs w:val="20"/>
                <w:highlight w:val="white"/>
              </w:rPr>
              <w:t>3 Hours</w:t>
            </w:r>
          </w:p>
          <w:p w14:paraId="69C8790E" w14:textId="77777777" w:rsidR="00DE135B" w:rsidRDefault="00AC4270" w:rsidP="0072547A">
            <w:pPr>
              <w:widowControl w:val="0"/>
              <w:spacing w:line="240" w:lineRule="auto"/>
              <w:jc w:val="both"/>
              <w:rPr>
                <w:sz w:val="20"/>
                <w:szCs w:val="20"/>
                <w:highlight w:val="white"/>
              </w:rPr>
            </w:pPr>
            <w:r>
              <w:rPr>
                <w:sz w:val="20"/>
                <w:szCs w:val="20"/>
                <w:highlight w:val="white"/>
              </w:rPr>
              <w:t>2 Hours</w:t>
            </w:r>
          </w:p>
        </w:tc>
      </w:tr>
      <w:tr w:rsidR="00DE135B" w14:paraId="417112EA" w14:textId="77777777" w:rsidTr="008227CE">
        <w:trPr>
          <w:trHeight w:val="584"/>
        </w:trPr>
        <w:tc>
          <w:tcPr>
            <w:tcW w:w="1380" w:type="dxa"/>
            <w:tcBorders>
              <w:top w:val="nil"/>
              <w:left w:val="nil"/>
              <w:right w:val="nil"/>
            </w:tcBorders>
            <w:tcMar>
              <w:top w:w="100" w:type="dxa"/>
              <w:left w:w="100" w:type="dxa"/>
              <w:bottom w:w="100" w:type="dxa"/>
              <w:right w:w="100" w:type="dxa"/>
            </w:tcMar>
          </w:tcPr>
          <w:p w14:paraId="00B324D7" w14:textId="77777777" w:rsidR="00DE135B" w:rsidRDefault="00AC4270" w:rsidP="0072547A">
            <w:pPr>
              <w:widowControl w:val="0"/>
              <w:spacing w:line="240" w:lineRule="auto"/>
              <w:jc w:val="both"/>
              <w:rPr>
                <w:sz w:val="20"/>
                <w:szCs w:val="20"/>
                <w:highlight w:val="white"/>
              </w:rPr>
            </w:pPr>
            <w:r>
              <w:rPr>
                <w:sz w:val="20"/>
                <w:szCs w:val="20"/>
                <w:highlight w:val="white"/>
              </w:rPr>
              <w:t>3</w:t>
            </w:r>
          </w:p>
        </w:tc>
        <w:tc>
          <w:tcPr>
            <w:tcW w:w="2895" w:type="dxa"/>
            <w:tcBorders>
              <w:top w:val="nil"/>
              <w:left w:val="nil"/>
              <w:right w:val="nil"/>
            </w:tcBorders>
            <w:tcMar>
              <w:top w:w="100" w:type="dxa"/>
              <w:left w:w="100" w:type="dxa"/>
              <w:bottom w:w="100" w:type="dxa"/>
              <w:right w:w="100" w:type="dxa"/>
            </w:tcMar>
          </w:tcPr>
          <w:p w14:paraId="7398F756" w14:textId="77777777" w:rsidR="00DE135B" w:rsidRDefault="00AC4270" w:rsidP="0072547A">
            <w:pPr>
              <w:widowControl w:val="0"/>
              <w:spacing w:line="240" w:lineRule="auto"/>
              <w:jc w:val="both"/>
              <w:rPr>
                <w:sz w:val="20"/>
                <w:szCs w:val="20"/>
                <w:highlight w:val="white"/>
              </w:rPr>
            </w:pPr>
            <w:r>
              <w:rPr>
                <w:sz w:val="20"/>
                <w:szCs w:val="20"/>
                <w:highlight w:val="white"/>
              </w:rPr>
              <w:t>As an Instructor, I want to check Beneficiary performance.</w:t>
            </w:r>
          </w:p>
        </w:tc>
        <w:tc>
          <w:tcPr>
            <w:tcW w:w="2580" w:type="dxa"/>
            <w:tcBorders>
              <w:top w:val="nil"/>
              <w:left w:val="nil"/>
              <w:right w:val="nil"/>
            </w:tcBorders>
            <w:tcMar>
              <w:top w:w="100" w:type="dxa"/>
              <w:left w:w="100" w:type="dxa"/>
              <w:bottom w:w="100" w:type="dxa"/>
              <w:right w:w="100" w:type="dxa"/>
            </w:tcMar>
          </w:tcPr>
          <w:p w14:paraId="4E559707" w14:textId="77777777" w:rsidR="00DE135B" w:rsidRDefault="00AC4270" w:rsidP="0072547A">
            <w:pPr>
              <w:widowControl w:val="0"/>
              <w:spacing w:line="240" w:lineRule="auto"/>
              <w:jc w:val="both"/>
              <w:rPr>
                <w:sz w:val="20"/>
                <w:szCs w:val="20"/>
                <w:highlight w:val="white"/>
              </w:rPr>
            </w:pPr>
            <w:r>
              <w:rPr>
                <w:sz w:val="20"/>
                <w:szCs w:val="20"/>
                <w:highlight w:val="white"/>
              </w:rPr>
              <w:t>- UI for viewing scores</w:t>
            </w:r>
          </w:p>
          <w:p w14:paraId="448FC56E" w14:textId="77777777" w:rsidR="00DE135B" w:rsidRDefault="00DE135B" w:rsidP="0072547A">
            <w:pPr>
              <w:widowControl w:val="0"/>
              <w:spacing w:line="240" w:lineRule="auto"/>
              <w:jc w:val="both"/>
              <w:rPr>
                <w:sz w:val="20"/>
                <w:szCs w:val="20"/>
                <w:highlight w:val="white"/>
              </w:rPr>
            </w:pPr>
          </w:p>
        </w:tc>
        <w:tc>
          <w:tcPr>
            <w:tcW w:w="1725" w:type="dxa"/>
            <w:tcBorders>
              <w:top w:val="nil"/>
              <w:left w:val="nil"/>
              <w:right w:val="nil"/>
            </w:tcBorders>
            <w:tcMar>
              <w:top w:w="100" w:type="dxa"/>
              <w:left w:w="100" w:type="dxa"/>
              <w:bottom w:w="100" w:type="dxa"/>
              <w:right w:w="100" w:type="dxa"/>
            </w:tcMar>
          </w:tcPr>
          <w:p w14:paraId="5A95D74A" w14:textId="77777777" w:rsidR="00DE135B" w:rsidRDefault="00AC4270" w:rsidP="0072547A">
            <w:pPr>
              <w:widowControl w:val="0"/>
              <w:spacing w:line="240" w:lineRule="auto"/>
              <w:jc w:val="both"/>
              <w:rPr>
                <w:sz w:val="20"/>
                <w:szCs w:val="20"/>
                <w:highlight w:val="white"/>
              </w:rPr>
            </w:pPr>
            <w:r>
              <w:rPr>
                <w:sz w:val="20"/>
                <w:szCs w:val="20"/>
                <w:highlight w:val="white"/>
              </w:rPr>
              <w:t>2 hours</w:t>
            </w:r>
          </w:p>
        </w:tc>
      </w:tr>
    </w:tbl>
    <w:p w14:paraId="29EF7D77" w14:textId="77777777" w:rsidR="00DE135B" w:rsidRDefault="00DE135B">
      <w:pPr>
        <w:spacing w:after="200" w:line="240" w:lineRule="auto"/>
        <w:jc w:val="both"/>
        <w:rPr>
          <w:sz w:val="24"/>
          <w:szCs w:val="24"/>
          <w:highlight w:val="white"/>
        </w:rPr>
      </w:pPr>
    </w:p>
    <w:p w14:paraId="00A411AF" w14:textId="4F664ADF" w:rsidR="00DE135B" w:rsidRDefault="00E358A9">
      <w:pPr>
        <w:spacing w:after="200" w:line="480" w:lineRule="auto"/>
        <w:jc w:val="both"/>
        <w:rPr>
          <w:b/>
          <w:bCs/>
          <w:sz w:val="24"/>
          <w:szCs w:val="24"/>
          <w:highlight w:val="white"/>
        </w:rPr>
      </w:pPr>
      <w:r>
        <w:rPr>
          <w:b/>
          <w:bCs/>
          <w:sz w:val="24"/>
          <w:szCs w:val="24"/>
          <w:highlight w:val="white"/>
        </w:rPr>
        <w:t>Use Case Diagram</w:t>
      </w:r>
    </w:p>
    <w:p w14:paraId="31471328" w14:textId="77777777" w:rsidR="00DE135B" w:rsidRDefault="00AC4270">
      <w:pPr>
        <w:spacing w:before="240" w:after="240" w:line="480" w:lineRule="auto"/>
        <w:ind w:firstLine="720"/>
        <w:jc w:val="both"/>
        <w:rPr>
          <w:sz w:val="24"/>
          <w:szCs w:val="24"/>
          <w:highlight w:val="white"/>
        </w:rPr>
      </w:pPr>
      <w:r>
        <w:rPr>
          <w:sz w:val="24"/>
          <w:szCs w:val="24"/>
          <w:highlight w:val="white"/>
        </w:rPr>
        <w:t>Figure 4 illustrates three core actor groups: Beneficiaries (Students, Parents, and Seniors), Instructors (Teachers, 4Ps, PESO, and LGU officials), and Administrators (system managers) who oversee system operations, user accounts, data accuracy, security, and technical concerns. Instructors are responsible for organizing sessions, distributing instructional materials, monitoring and checking attendance forms submitted by Beneficiaries, and evaluating learning progress and participation.</w:t>
      </w:r>
    </w:p>
    <w:p w14:paraId="665EE3F5" w14:textId="446865A9" w:rsidR="005F1FE0" w:rsidRDefault="005F1FE0">
      <w:pPr>
        <w:spacing w:before="240" w:after="240" w:line="480" w:lineRule="auto"/>
        <w:ind w:firstLine="720"/>
        <w:jc w:val="both"/>
        <w:rPr>
          <w:sz w:val="24"/>
          <w:szCs w:val="24"/>
          <w:highlight w:val="white"/>
        </w:rPr>
      </w:pPr>
      <w:r w:rsidRPr="005F1FE0">
        <w:rPr>
          <w:sz w:val="24"/>
          <w:szCs w:val="24"/>
          <w:highlight w:val="white"/>
        </w:rPr>
        <w:t xml:space="preserve">The use case diagram further illustrates the interactions between each actor group and the system, highlighting the specific functionalities available to Beneficiaries, Instructors, and Administrators. It clearly defines role-based access by showing how Beneficiaries focus on learning activities and feedback submission, Instructors handle instructional delivery and evaluation tasks, and Administrators manage system-level operations such as user and program </w:t>
      </w:r>
      <w:r w:rsidRPr="005F1FE0">
        <w:rPr>
          <w:sz w:val="24"/>
          <w:szCs w:val="24"/>
          <w:highlight w:val="white"/>
        </w:rPr>
        <w:lastRenderedPageBreak/>
        <w:t>management. This visual representation helps clarify system boundaries, responsibilities, and workflow relationships, ensuring a clear understanding of how each actor contributes to the overall system functionality.</w:t>
      </w:r>
    </w:p>
    <w:p w14:paraId="0EB6C24C" w14:textId="77777777" w:rsidR="00DE135B" w:rsidRDefault="00AC4270">
      <w:pPr>
        <w:spacing w:after="200" w:line="480" w:lineRule="auto"/>
        <w:jc w:val="center"/>
        <w:rPr>
          <w:i/>
          <w:iCs/>
          <w:sz w:val="24"/>
          <w:szCs w:val="24"/>
          <w:highlight w:val="white"/>
        </w:rPr>
      </w:pPr>
      <w:r>
        <w:rPr>
          <w:i/>
          <w:iCs/>
          <w:noProof/>
          <w:sz w:val="24"/>
          <w:szCs w:val="24"/>
          <w:highlight w:val="white"/>
        </w:rPr>
        <w:drawing>
          <wp:inline distT="114300" distB="114300" distL="114300" distR="114300" wp14:anchorId="7FD070B8" wp14:editId="7A813CE6">
            <wp:extent cx="2491896" cy="4925616"/>
            <wp:effectExtent l="0" t="0" r="0" b="0"/>
            <wp:docPr id="11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6"/>
                    <a:srcRect l="114" r="114"/>
                    <a:stretch>
                      <a:fillRect/>
                    </a:stretch>
                  </pic:blipFill>
                  <pic:spPr>
                    <a:xfrm>
                      <a:off x="0" y="0"/>
                      <a:ext cx="2491896" cy="4925616"/>
                    </a:xfrm>
                    <a:prstGeom prst="rect">
                      <a:avLst/>
                    </a:prstGeom>
                    <a:ln/>
                  </pic:spPr>
                </pic:pic>
              </a:graphicData>
            </a:graphic>
          </wp:inline>
        </w:drawing>
      </w:r>
    </w:p>
    <w:p w14:paraId="144897A5" w14:textId="77777777" w:rsidR="00DE135B" w:rsidRPr="008227CE" w:rsidRDefault="00AC4270">
      <w:pPr>
        <w:spacing w:after="200" w:line="480" w:lineRule="auto"/>
        <w:jc w:val="center"/>
        <w:rPr>
          <w:sz w:val="24"/>
          <w:szCs w:val="24"/>
          <w:highlight w:val="white"/>
        </w:rPr>
      </w:pPr>
      <w:r w:rsidRPr="008227CE">
        <w:rPr>
          <w:sz w:val="24"/>
          <w:szCs w:val="24"/>
          <w:highlight w:val="white"/>
        </w:rPr>
        <w:t>Figure 4. Use Case Diagram</w:t>
      </w:r>
    </w:p>
    <w:p w14:paraId="3FEE4F59" w14:textId="19A057D2" w:rsidR="00DE135B" w:rsidRDefault="007723BB">
      <w:pPr>
        <w:spacing w:after="200" w:line="480" w:lineRule="auto"/>
        <w:rPr>
          <w:b/>
          <w:bCs/>
          <w:sz w:val="24"/>
          <w:szCs w:val="24"/>
          <w:highlight w:val="white"/>
        </w:rPr>
      </w:pPr>
      <w:r>
        <w:rPr>
          <w:b/>
          <w:bCs/>
          <w:sz w:val="24"/>
          <w:szCs w:val="24"/>
          <w:highlight w:val="white"/>
        </w:rPr>
        <w:t>Flowchart</w:t>
      </w:r>
    </w:p>
    <w:p w14:paraId="3466E695" w14:textId="77777777" w:rsidR="00DE135B" w:rsidRDefault="00AC4270">
      <w:pPr>
        <w:spacing w:after="200" w:line="480" w:lineRule="auto"/>
        <w:jc w:val="both"/>
        <w:rPr>
          <w:sz w:val="24"/>
          <w:szCs w:val="24"/>
          <w:highlight w:val="white"/>
        </w:rPr>
      </w:pPr>
      <w:r>
        <w:rPr>
          <w:b/>
          <w:bCs/>
          <w:sz w:val="24"/>
          <w:szCs w:val="24"/>
          <w:highlight w:val="white"/>
        </w:rPr>
        <w:tab/>
      </w:r>
      <w:r>
        <w:rPr>
          <w:sz w:val="24"/>
          <w:szCs w:val="24"/>
          <w:highlight w:val="white"/>
        </w:rPr>
        <w:t xml:space="preserve">Figure 5 shows the system flow of the Dual-Focus Intelligent System for Feedback Analytics and Beneficiary Performance Evaluation and details the interactions and available modules for each Beneficiary, Instructor, and Administrator. Beneficiaries can view materials, receive notifications, complete </w:t>
      </w:r>
      <w:r>
        <w:rPr>
          <w:sz w:val="24"/>
          <w:szCs w:val="24"/>
          <w:highlight w:val="white"/>
        </w:rPr>
        <w:lastRenderedPageBreak/>
        <w:t>assignment or evaluation forms, record attendance, and submit feedback. Instructors share similar functionalities with Beneficiaries but also have additional features such as uploading materials, managing posts and comments, creating assignments and evaluation forms, viewing attendance, and submitting grades. Administrators have full system access, including managing users and programs, sending notifications, and resolving technical issues.</w:t>
      </w:r>
    </w:p>
    <w:p w14:paraId="6AA8AACF" w14:textId="77777777" w:rsidR="00DE135B" w:rsidRDefault="00AC4270">
      <w:pPr>
        <w:spacing w:after="200" w:line="480" w:lineRule="auto"/>
        <w:jc w:val="center"/>
        <w:rPr>
          <w:sz w:val="24"/>
          <w:szCs w:val="24"/>
          <w:highlight w:val="white"/>
        </w:rPr>
      </w:pPr>
      <w:r>
        <w:rPr>
          <w:noProof/>
          <w:sz w:val="24"/>
          <w:szCs w:val="24"/>
          <w:highlight w:val="white"/>
        </w:rPr>
        <w:drawing>
          <wp:inline distT="114300" distB="114300" distL="114300" distR="114300" wp14:anchorId="4B0A3FB6" wp14:editId="633B0235">
            <wp:extent cx="3039900" cy="3636859"/>
            <wp:effectExtent l="0" t="0" r="0" b="0"/>
            <wp:docPr id="11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7"/>
                    <a:srcRect/>
                    <a:stretch>
                      <a:fillRect/>
                    </a:stretch>
                  </pic:blipFill>
                  <pic:spPr>
                    <a:xfrm>
                      <a:off x="0" y="0"/>
                      <a:ext cx="3039900" cy="3636859"/>
                    </a:xfrm>
                    <a:prstGeom prst="rect">
                      <a:avLst/>
                    </a:prstGeom>
                    <a:ln/>
                  </pic:spPr>
                </pic:pic>
              </a:graphicData>
            </a:graphic>
          </wp:inline>
        </w:drawing>
      </w:r>
    </w:p>
    <w:p w14:paraId="63ADA861" w14:textId="77777777" w:rsidR="00DE135B" w:rsidRPr="008227CE" w:rsidRDefault="00AC4270">
      <w:pPr>
        <w:spacing w:after="200" w:line="480" w:lineRule="auto"/>
        <w:jc w:val="center"/>
        <w:rPr>
          <w:sz w:val="24"/>
          <w:szCs w:val="24"/>
          <w:highlight w:val="white"/>
        </w:rPr>
      </w:pPr>
      <w:r w:rsidRPr="008227CE">
        <w:rPr>
          <w:sz w:val="24"/>
          <w:szCs w:val="24"/>
          <w:highlight w:val="white"/>
        </w:rPr>
        <w:t>Figure 5. System Flowchart</w:t>
      </w:r>
    </w:p>
    <w:p w14:paraId="182181A2" w14:textId="77777777" w:rsidR="00DE135B" w:rsidRDefault="00AC4270">
      <w:pPr>
        <w:spacing w:before="240" w:after="200" w:line="240" w:lineRule="auto"/>
        <w:jc w:val="both"/>
        <w:rPr>
          <w:b/>
          <w:bCs/>
          <w:sz w:val="24"/>
          <w:szCs w:val="24"/>
          <w:shd w:val="clear" w:color="auto" w:fill="FBFFFF"/>
        </w:rPr>
      </w:pPr>
      <w:r>
        <w:rPr>
          <w:b/>
          <w:bCs/>
          <w:sz w:val="24"/>
          <w:szCs w:val="24"/>
          <w:shd w:val="clear" w:color="auto" w:fill="FBFFFF"/>
        </w:rPr>
        <w:t>Materials</w:t>
      </w:r>
    </w:p>
    <w:p w14:paraId="5876E902" w14:textId="77777777" w:rsidR="00DE135B" w:rsidRDefault="00AC4270">
      <w:pPr>
        <w:spacing w:before="240" w:after="200" w:line="480" w:lineRule="auto"/>
        <w:jc w:val="both"/>
        <w:rPr>
          <w:b/>
          <w:bCs/>
          <w:sz w:val="24"/>
          <w:szCs w:val="24"/>
          <w:shd w:val="clear" w:color="auto" w:fill="FBFFFF"/>
        </w:rPr>
      </w:pPr>
      <w:r>
        <w:rPr>
          <w:b/>
          <w:bCs/>
          <w:sz w:val="24"/>
          <w:szCs w:val="24"/>
          <w:shd w:val="clear" w:color="auto" w:fill="FBFFFF"/>
        </w:rPr>
        <w:t>Software</w:t>
      </w:r>
    </w:p>
    <w:p w14:paraId="64D5E4AA" w14:textId="4DA2FB69" w:rsidR="00DE135B" w:rsidRDefault="00AC4270">
      <w:pPr>
        <w:spacing w:before="240" w:after="200" w:line="480" w:lineRule="auto"/>
        <w:ind w:firstLine="720"/>
        <w:jc w:val="both"/>
        <w:rPr>
          <w:sz w:val="24"/>
          <w:szCs w:val="24"/>
          <w:shd w:val="clear" w:color="auto" w:fill="FBFFFF"/>
        </w:rPr>
      </w:pPr>
      <w:r>
        <w:rPr>
          <w:sz w:val="24"/>
          <w:szCs w:val="24"/>
          <w:shd w:val="clear" w:color="auto" w:fill="FBFFFF"/>
        </w:rPr>
        <w:t xml:space="preserve">The Intelligent System for Feedback Analytics and Beneficiary Performance Evaluation </w:t>
      </w:r>
      <w:r w:rsidR="005C19D5">
        <w:rPr>
          <w:sz w:val="24"/>
          <w:szCs w:val="24"/>
          <w:shd w:val="clear" w:color="auto" w:fill="FBFFFF"/>
        </w:rPr>
        <w:t>would</w:t>
      </w:r>
      <w:r>
        <w:rPr>
          <w:sz w:val="24"/>
          <w:szCs w:val="24"/>
          <w:shd w:val="clear" w:color="auto" w:fill="FBFFFF"/>
        </w:rPr>
        <w:t xml:space="preserve"> be developed using a full-stack web development approach to ensure scalability, maintainability, and </w:t>
      </w:r>
      <w:r>
        <w:rPr>
          <w:sz w:val="24"/>
          <w:szCs w:val="24"/>
          <w:shd w:val="clear" w:color="auto" w:fill="FBFFFF"/>
        </w:rPr>
        <w:lastRenderedPageBreak/>
        <w:t xml:space="preserve">responsiveness. The system </w:t>
      </w:r>
      <w:r w:rsidR="005C19D5">
        <w:rPr>
          <w:sz w:val="24"/>
          <w:szCs w:val="24"/>
          <w:shd w:val="clear" w:color="auto" w:fill="FBFFFF"/>
        </w:rPr>
        <w:t>would</w:t>
      </w:r>
      <w:r>
        <w:rPr>
          <w:sz w:val="24"/>
          <w:szCs w:val="24"/>
          <w:shd w:val="clear" w:color="auto" w:fill="FBFFFF"/>
        </w:rPr>
        <w:t xml:space="preserve"> use Next.js (TypeScript) for both the </w:t>
      </w:r>
      <w:r w:rsidR="008227CE">
        <w:rPr>
          <w:sz w:val="24"/>
          <w:szCs w:val="24"/>
          <w:shd w:val="clear" w:color="auto" w:fill="FBFFFF"/>
        </w:rPr>
        <w:t>front end</w:t>
      </w:r>
      <w:r>
        <w:rPr>
          <w:sz w:val="24"/>
          <w:szCs w:val="24"/>
          <w:shd w:val="clear" w:color="auto" w:fill="FBFFFF"/>
        </w:rPr>
        <w:t xml:space="preserve"> and backend. This framework </w:t>
      </w:r>
      <w:r w:rsidR="005C19D5">
        <w:rPr>
          <w:sz w:val="24"/>
          <w:szCs w:val="24"/>
          <w:shd w:val="clear" w:color="auto" w:fill="FBFFFF"/>
        </w:rPr>
        <w:t>would</w:t>
      </w:r>
      <w:r>
        <w:rPr>
          <w:sz w:val="24"/>
          <w:szCs w:val="24"/>
          <w:shd w:val="clear" w:color="auto" w:fill="FBFFFF"/>
        </w:rPr>
        <w:t xml:space="preserve"> enable seamless routing, server-side rendering (SSR), API creation, and static site generation (SSG), resulting in a dynamic yet performant application.</w:t>
      </w:r>
    </w:p>
    <w:p w14:paraId="7CB24005" w14:textId="77777777" w:rsidR="00DE135B" w:rsidRPr="007723BB" w:rsidRDefault="00AC4270">
      <w:pPr>
        <w:spacing w:before="240" w:after="200" w:line="480" w:lineRule="auto"/>
        <w:jc w:val="both"/>
        <w:rPr>
          <w:b/>
          <w:bCs/>
          <w:sz w:val="24"/>
          <w:szCs w:val="24"/>
          <w:shd w:val="clear" w:color="auto" w:fill="FBFFFF"/>
        </w:rPr>
      </w:pPr>
      <w:r w:rsidRPr="007723BB">
        <w:rPr>
          <w:b/>
          <w:bCs/>
          <w:sz w:val="24"/>
          <w:szCs w:val="24"/>
          <w:shd w:val="clear" w:color="auto" w:fill="FBFFFF"/>
        </w:rPr>
        <w:t>Frontend Development</w:t>
      </w:r>
    </w:p>
    <w:p w14:paraId="5D4F0018" w14:textId="5758BFBE" w:rsidR="00DE135B" w:rsidRDefault="00AC4270" w:rsidP="00DE2B91">
      <w:pPr>
        <w:spacing w:before="240" w:line="480" w:lineRule="auto"/>
        <w:jc w:val="both"/>
        <w:rPr>
          <w:sz w:val="24"/>
          <w:szCs w:val="24"/>
          <w:shd w:val="clear" w:color="auto" w:fill="FBFFFF"/>
        </w:rPr>
      </w:pPr>
      <w:r>
        <w:rPr>
          <w:sz w:val="24"/>
          <w:szCs w:val="24"/>
          <w:shd w:val="clear" w:color="auto" w:fill="FBFFFF"/>
        </w:rPr>
        <w:t xml:space="preserve">The frontend of the system </w:t>
      </w:r>
      <w:r w:rsidR="005C19D5">
        <w:rPr>
          <w:sz w:val="24"/>
          <w:szCs w:val="24"/>
          <w:shd w:val="clear" w:color="auto" w:fill="FBFFFF"/>
        </w:rPr>
        <w:t>would</w:t>
      </w:r>
      <w:r>
        <w:rPr>
          <w:sz w:val="24"/>
          <w:szCs w:val="24"/>
          <w:shd w:val="clear" w:color="auto" w:fill="FBFFFF"/>
        </w:rPr>
        <w:t xml:space="preserve"> be implemented using the following technologies:</w:t>
      </w:r>
    </w:p>
    <w:p w14:paraId="0D224D7E" w14:textId="77777777" w:rsidR="002E1B92" w:rsidRPr="002E1B92" w:rsidRDefault="002E1B92" w:rsidP="00F75607">
      <w:pPr>
        <w:spacing w:line="480" w:lineRule="auto"/>
        <w:jc w:val="both"/>
        <w:rPr>
          <w:sz w:val="24"/>
          <w:szCs w:val="24"/>
          <w:shd w:val="clear" w:color="auto" w:fill="FBFFFF"/>
        </w:rPr>
      </w:pPr>
      <w:r w:rsidRPr="002E1B92">
        <w:rPr>
          <w:sz w:val="24"/>
          <w:szCs w:val="24"/>
          <w:shd w:val="clear" w:color="auto" w:fill="FBFFFF"/>
        </w:rPr>
        <w:t>Next.js (TypeScript): This framework handles the user interface and frontend logic, offering robust features such as SSR and dynamic routing.</w:t>
      </w:r>
    </w:p>
    <w:p w14:paraId="60A82B9A" w14:textId="77777777" w:rsidR="002E1B92" w:rsidRDefault="002E1B92" w:rsidP="00F75607">
      <w:pPr>
        <w:spacing w:line="480" w:lineRule="auto"/>
        <w:jc w:val="both"/>
        <w:rPr>
          <w:sz w:val="24"/>
          <w:szCs w:val="24"/>
          <w:shd w:val="clear" w:color="auto" w:fill="FBFFFF"/>
        </w:rPr>
      </w:pPr>
      <w:r w:rsidRPr="002E1B92">
        <w:rPr>
          <w:sz w:val="24"/>
          <w:szCs w:val="24"/>
          <w:shd w:val="clear" w:color="auto" w:fill="FBFFFF"/>
        </w:rPr>
        <w:t>Tailwind CSS: A utility-first CSS framework used to design a modern, responsive, and mobile-friendly user interface.</w:t>
      </w:r>
    </w:p>
    <w:p w14:paraId="242773E7" w14:textId="3E7D1C01" w:rsidR="00DE135B" w:rsidRDefault="00AC4270" w:rsidP="00F75607">
      <w:pPr>
        <w:spacing w:line="480" w:lineRule="auto"/>
        <w:jc w:val="both"/>
        <w:rPr>
          <w:sz w:val="24"/>
          <w:szCs w:val="24"/>
          <w:shd w:val="clear" w:color="auto" w:fill="FBFFFF"/>
        </w:rPr>
      </w:pPr>
      <w:proofErr w:type="spellStart"/>
      <w:r>
        <w:rPr>
          <w:sz w:val="24"/>
          <w:szCs w:val="24"/>
          <w:shd w:val="clear" w:color="auto" w:fill="FBFFFF"/>
        </w:rPr>
        <w:t>TanStack</w:t>
      </w:r>
      <w:proofErr w:type="spellEnd"/>
      <w:r>
        <w:rPr>
          <w:sz w:val="24"/>
          <w:szCs w:val="24"/>
          <w:shd w:val="clear" w:color="auto" w:fill="FBFFFF"/>
        </w:rPr>
        <w:t xml:space="preserve"> Query (formerly React Query): This library manages client-side state and asynchronous data fetching to keep the frontend in sync with the backend.</w:t>
      </w:r>
    </w:p>
    <w:p w14:paraId="18962D3A" w14:textId="22D75CCE" w:rsidR="00DE135B" w:rsidRDefault="00AC4270" w:rsidP="00F75607">
      <w:pPr>
        <w:spacing w:line="480" w:lineRule="auto"/>
        <w:jc w:val="both"/>
        <w:rPr>
          <w:sz w:val="24"/>
          <w:szCs w:val="24"/>
          <w:shd w:val="clear" w:color="auto" w:fill="FBFFFF"/>
        </w:rPr>
      </w:pPr>
      <w:r>
        <w:rPr>
          <w:sz w:val="24"/>
          <w:szCs w:val="24"/>
          <w:shd w:val="clear" w:color="auto" w:fill="FBFFFF"/>
        </w:rPr>
        <w:t xml:space="preserve">React-pdf: For opening a PDF file inside a </w:t>
      </w:r>
      <w:r w:rsidR="008227CE">
        <w:rPr>
          <w:sz w:val="24"/>
          <w:szCs w:val="24"/>
          <w:shd w:val="clear" w:color="auto" w:fill="FBFFFF"/>
        </w:rPr>
        <w:t>system.</w:t>
      </w:r>
    </w:p>
    <w:p w14:paraId="608242C7" w14:textId="6E34F252" w:rsidR="00DE135B" w:rsidRPr="007723BB" w:rsidRDefault="00AC4270" w:rsidP="00F75607">
      <w:pPr>
        <w:spacing w:line="480" w:lineRule="auto"/>
        <w:jc w:val="both"/>
        <w:rPr>
          <w:sz w:val="24"/>
          <w:szCs w:val="24"/>
          <w:shd w:val="clear" w:color="auto" w:fill="FBFFFF"/>
        </w:rPr>
      </w:pPr>
      <w:r>
        <w:rPr>
          <w:sz w:val="24"/>
          <w:szCs w:val="24"/>
          <w:shd w:val="clear" w:color="auto" w:fill="FBFFFF"/>
        </w:rPr>
        <w:t>Additional Libraries and Tools: Supporting tools and libraries will be integrated as needed to enhance the user experience and interface functionality.</w:t>
      </w:r>
    </w:p>
    <w:p w14:paraId="0048B5F2" w14:textId="77777777" w:rsidR="00DE135B" w:rsidRPr="007723BB" w:rsidRDefault="00AC4270">
      <w:pPr>
        <w:spacing w:before="240" w:after="200" w:line="480" w:lineRule="auto"/>
        <w:jc w:val="both"/>
        <w:rPr>
          <w:b/>
          <w:bCs/>
          <w:sz w:val="24"/>
          <w:szCs w:val="24"/>
          <w:shd w:val="clear" w:color="auto" w:fill="FBFFFF"/>
        </w:rPr>
      </w:pPr>
      <w:r w:rsidRPr="007723BB">
        <w:rPr>
          <w:b/>
          <w:bCs/>
          <w:sz w:val="24"/>
          <w:szCs w:val="24"/>
          <w:shd w:val="clear" w:color="auto" w:fill="FBFFFF"/>
        </w:rPr>
        <w:t>Backend Development</w:t>
      </w:r>
    </w:p>
    <w:p w14:paraId="0078BCBD" w14:textId="5BDAAA91" w:rsidR="00DE135B" w:rsidRDefault="00AC4270" w:rsidP="005C19D5">
      <w:pPr>
        <w:spacing w:before="240" w:after="200" w:line="480" w:lineRule="auto"/>
        <w:ind w:firstLine="720"/>
        <w:jc w:val="both"/>
        <w:rPr>
          <w:sz w:val="24"/>
          <w:szCs w:val="24"/>
          <w:shd w:val="clear" w:color="auto" w:fill="FBFFFF"/>
        </w:rPr>
      </w:pPr>
      <w:r>
        <w:rPr>
          <w:sz w:val="24"/>
          <w:szCs w:val="24"/>
          <w:shd w:val="clear" w:color="auto" w:fill="FBFFFF"/>
        </w:rPr>
        <w:t xml:space="preserve">The backend </w:t>
      </w:r>
      <w:r w:rsidR="005C19D5">
        <w:rPr>
          <w:sz w:val="24"/>
          <w:szCs w:val="24"/>
          <w:shd w:val="clear" w:color="auto" w:fill="FBFFFF"/>
        </w:rPr>
        <w:t>would</w:t>
      </w:r>
      <w:r>
        <w:rPr>
          <w:sz w:val="24"/>
          <w:szCs w:val="24"/>
          <w:shd w:val="clear" w:color="auto" w:fill="FBFFFF"/>
        </w:rPr>
        <w:t xml:space="preserve"> also be built using Next.js (TypeScript) through its API routes and serverless capabilities. The following tools and technologies </w:t>
      </w:r>
      <w:r w:rsidR="005C19D5">
        <w:rPr>
          <w:sz w:val="24"/>
          <w:szCs w:val="24"/>
          <w:shd w:val="clear" w:color="auto" w:fill="FBFFFF"/>
        </w:rPr>
        <w:t>would</w:t>
      </w:r>
      <w:r>
        <w:rPr>
          <w:sz w:val="24"/>
          <w:szCs w:val="24"/>
          <w:shd w:val="clear" w:color="auto" w:fill="FBFFFF"/>
        </w:rPr>
        <w:t xml:space="preserve"> be utilized:</w:t>
      </w:r>
    </w:p>
    <w:p w14:paraId="32ED5E80" w14:textId="07FBFFE8" w:rsidR="00DE135B" w:rsidRDefault="00AC4270" w:rsidP="00D133D3">
      <w:pPr>
        <w:spacing w:line="480" w:lineRule="auto"/>
        <w:rPr>
          <w:sz w:val="24"/>
          <w:szCs w:val="24"/>
          <w:shd w:val="clear" w:color="auto" w:fill="FBFFFF"/>
        </w:rPr>
      </w:pPr>
      <w:r>
        <w:rPr>
          <w:sz w:val="24"/>
          <w:szCs w:val="24"/>
          <w:shd w:val="clear" w:color="auto" w:fill="FBFFFF"/>
        </w:rPr>
        <w:t xml:space="preserve">Prisma ORM: This tool </w:t>
      </w:r>
      <w:r w:rsidR="005C19D5">
        <w:rPr>
          <w:sz w:val="24"/>
          <w:szCs w:val="24"/>
          <w:shd w:val="clear" w:color="auto" w:fill="FBFFFF"/>
        </w:rPr>
        <w:t>would</w:t>
      </w:r>
      <w:r>
        <w:rPr>
          <w:sz w:val="24"/>
          <w:szCs w:val="24"/>
          <w:shd w:val="clear" w:color="auto" w:fill="FBFFFF"/>
        </w:rPr>
        <w:t xml:space="preserve"> be used for database communication, providing a type-safe, efficient query interface.</w:t>
      </w:r>
    </w:p>
    <w:p w14:paraId="574F336C" w14:textId="76FF579D" w:rsidR="00DE135B" w:rsidRDefault="00AC4270" w:rsidP="00F75607">
      <w:pPr>
        <w:spacing w:line="480" w:lineRule="auto"/>
        <w:jc w:val="both"/>
        <w:rPr>
          <w:sz w:val="24"/>
          <w:szCs w:val="24"/>
          <w:shd w:val="clear" w:color="auto" w:fill="FBFFFF"/>
        </w:rPr>
      </w:pPr>
      <w:r>
        <w:rPr>
          <w:sz w:val="24"/>
          <w:szCs w:val="24"/>
          <w:shd w:val="clear" w:color="auto" w:fill="FBFFFF"/>
        </w:rPr>
        <w:lastRenderedPageBreak/>
        <w:t xml:space="preserve">PostgreSQL: An object-relational database system that </w:t>
      </w:r>
      <w:r w:rsidR="005C19D5">
        <w:rPr>
          <w:sz w:val="24"/>
          <w:szCs w:val="24"/>
          <w:shd w:val="clear" w:color="auto" w:fill="FBFFFF"/>
        </w:rPr>
        <w:t>would</w:t>
      </w:r>
      <w:r>
        <w:rPr>
          <w:sz w:val="24"/>
          <w:szCs w:val="24"/>
          <w:shd w:val="clear" w:color="auto" w:fill="FBFFFF"/>
        </w:rPr>
        <w:t xml:space="preserve"> store and manage all structured data.</w:t>
      </w:r>
    </w:p>
    <w:p w14:paraId="14748A02" w14:textId="77777777" w:rsidR="00DE135B" w:rsidRDefault="00AC4270" w:rsidP="00F75607">
      <w:pPr>
        <w:spacing w:line="480" w:lineRule="auto"/>
        <w:jc w:val="both"/>
        <w:rPr>
          <w:sz w:val="24"/>
          <w:szCs w:val="24"/>
          <w:shd w:val="clear" w:color="auto" w:fill="FBFFFF"/>
        </w:rPr>
      </w:pPr>
      <w:r>
        <w:rPr>
          <w:sz w:val="24"/>
          <w:szCs w:val="24"/>
          <w:shd w:val="clear" w:color="auto" w:fill="FBFFFF"/>
        </w:rPr>
        <w:t>Socket.IO: Enables real-time communication for features such as messaging and notifications.</w:t>
      </w:r>
    </w:p>
    <w:p w14:paraId="55DF250C" w14:textId="77777777" w:rsidR="00DE135B" w:rsidRDefault="00AC4270" w:rsidP="00F75607">
      <w:pPr>
        <w:spacing w:line="480" w:lineRule="auto"/>
        <w:jc w:val="both"/>
        <w:rPr>
          <w:sz w:val="24"/>
          <w:szCs w:val="24"/>
          <w:shd w:val="clear" w:color="auto" w:fill="FBFFFF"/>
        </w:rPr>
      </w:pPr>
      <w:proofErr w:type="spellStart"/>
      <w:r>
        <w:rPr>
          <w:sz w:val="24"/>
          <w:szCs w:val="24"/>
          <w:shd w:val="clear" w:color="auto" w:fill="FBFFFF"/>
        </w:rPr>
        <w:t>UploadThing</w:t>
      </w:r>
      <w:proofErr w:type="spellEnd"/>
      <w:r>
        <w:rPr>
          <w:sz w:val="24"/>
          <w:szCs w:val="24"/>
          <w:shd w:val="clear" w:color="auto" w:fill="FBFFFF"/>
        </w:rPr>
        <w:t>: For storing files like PDF or other document formats and videos.</w:t>
      </w:r>
    </w:p>
    <w:p w14:paraId="6C9D31A5" w14:textId="77777777" w:rsidR="00DE135B" w:rsidRPr="00D133D3" w:rsidRDefault="00AC4270" w:rsidP="00D133D3">
      <w:pPr>
        <w:spacing w:before="240" w:after="200" w:line="480" w:lineRule="auto"/>
        <w:jc w:val="both"/>
        <w:rPr>
          <w:b/>
          <w:bCs/>
          <w:sz w:val="24"/>
          <w:szCs w:val="24"/>
          <w:shd w:val="clear" w:color="auto" w:fill="FBFFFF"/>
        </w:rPr>
      </w:pPr>
      <w:r w:rsidRPr="00D133D3">
        <w:rPr>
          <w:b/>
          <w:bCs/>
          <w:sz w:val="24"/>
          <w:szCs w:val="24"/>
          <w:shd w:val="clear" w:color="auto" w:fill="FBFFFF"/>
        </w:rPr>
        <w:t>User Authentication and Communication</w:t>
      </w:r>
    </w:p>
    <w:p w14:paraId="6586838C" w14:textId="2C717996" w:rsidR="00DE135B" w:rsidRDefault="00AC4270" w:rsidP="00D133D3">
      <w:pPr>
        <w:pBdr>
          <w:top w:val="nil"/>
          <w:left w:val="nil"/>
          <w:bottom w:val="nil"/>
          <w:right w:val="nil"/>
          <w:between w:val="nil"/>
        </w:pBdr>
        <w:spacing w:after="200" w:line="480" w:lineRule="auto"/>
        <w:jc w:val="both"/>
        <w:rPr>
          <w:color w:val="000000"/>
          <w:sz w:val="24"/>
          <w:szCs w:val="24"/>
          <w:shd w:val="clear" w:color="auto" w:fill="FBFFFF"/>
        </w:rPr>
      </w:pPr>
      <w:r>
        <w:rPr>
          <w:sz w:val="24"/>
          <w:szCs w:val="24"/>
          <w:shd w:val="clear" w:color="auto" w:fill="FBFFFF"/>
        </w:rPr>
        <w:t xml:space="preserve">NextAuth.js: A flexible and secure authentication library for Next.js applications. It </w:t>
      </w:r>
      <w:r w:rsidR="005C19D5">
        <w:rPr>
          <w:sz w:val="24"/>
          <w:szCs w:val="24"/>
          <w:shd w:val="clear" w:color="auto" w:fill="FBFFFF"/>
        </w:rPr>
        <w:t>would</w:t>
      </w:r>
      <w:r>
        <w:rPr>
          <w:sz w:val="24"/>
          <w:szCs w:val="24"/>
          <w:shd w:val="clear" w:color="auto" w:fill="FBFFFF"/>
        </w:rPr>
        <w:t xml:space="preserve"> handle user login, registration, session management, and third-party OAuth integrations (e.g., Google, GitHub).</w:t>
      </w:r>
    </w:p>
    <w:p w14:paraId="74716E65" w14:textId="6267F754" w:rsidR="00DE135B" w:rsidRDefault="00AC4270" w:rsidP="00D133D3">
      <w:pPr>
        <w:pBdr>
          <w:top w:val="nil"/>
          <w:left w:val="nil"/>
          <w:bottom w:val="nil"/>
          <w:right w:val="nil"/>
          <w:between w:val="nil"/>
        </w:pBdr>
        <w:spacing w:after="200" w:line="480" w:lineRule="auto"/>
        <w:jc w:val="both"/>
        <w:rPr>
          <w:color w:val="000000"/>
          <w:sz w:val="24"/>
          <w:szCs w:val="24"/>
          <w:shd w:val="clear" w:color="auto" w:fill="FBFFFF"/>
        </w:rPr>
      </w:pPr>
      <w:r>
        <w:rPr>
          <w:sz w:val="24"/>
          <w:szCs w:val="24"/>
          <w:shd w:val="clear" w:color="auto" w:fill="FBFFFF"/>
        </w:rPr>
        <w:t xml:space="preserve">Brevo: A reliable email delivery and communication platform. It </w:t>
      </w:r>
      <w:r w:rsidR="005C19D5">
        <w:rPr>
          <w:sz w:val="24"/>
          <w:szCs w:val="24"/>
          <w:shd w:val="clear" w:color="auto" w:fill="FBFFFF"/>
        </w:rPr>
        <w:t>would</w:t>
      </w:r>
      <w:r>
        <w:rPr>
          <w:sz w:val="24"/>
          <w:szCs w:val="24"/>
          <w:shd w:val="clear" w:color="auto" w:fill="FBFFFF"/>
        </w:rPr>
        <w:t xml:space="preserve"> be used to send transactional emails such as account verification, password reset, and notifications.</w:t>
      </w:r>
    </w:p>
    <w:p w14:paraId="3EA4FF0B" w14:textId="77777777" w:rsidR="00DE135B" w:rsidRPr="00D133D3" w:rsidRDefault="00AC4270" w:rsidP="00F75607">
      <w:pPr>
        <w:spacing w:before="240" w:after="200" w:line="480" w:lineRule="auto"/>
        <w:jc w:val="both"/>
        <w:rPr>
          <w:b/>
          <w:bCs/>
          <w:sz w:val="24"/>
          <w:szCs w:val="24"/>
          <w:shd w:val="clear" w:color="auto" w:fill="FBFFFF"/>
        </w:rPr>
      </w:pPr>
      <w:r w:rsidRPr="00D133D3">
        <w:rPr>
          <w:b/>
          <w:bCs/>
          <w:sz w:val="24"/>
          <w:szCs w:val="24"/>
          <w:shd w:val="clear" w:color="auto" w:fill="FBFFFF"/>
        </w:rPr>
        <w:t>Development Environment</w:t>
      </w:r>
    </w:p>
    <w:p w14:paraId="5AD927A1" w14:textId="77777777" w:rsidR="00DE135B" w:rsidRDefault="00AC4270" w:rsidP="00F75607">
      <w:pPr>
        <w:spacing w:after="200" w:line="480" w:lineRule="auto"/>
        <w:jc w:val="both"/>
        <w:rPr>
          <w:sz w:val="24"/>
          <w:szCs w:val="24"/>
          <w:shd w:val="clear" w:color="auto" w:fill="FBFFFF"/>
        </w:rPr>
      </w:pPr>
      <w:r>
        <w:rPr>
          <w:sz w:val="24"/>
          <w:szCs w:val="24"/>
          <w:shd w:val="clear" w:color="auto" w:fill="FBFFFF"/>
        </w:rPr>
        <w:t>Visual Studio Code (VS Code): It serve as the primary code editor due to its support for TypeScript, extensions, and developer productivity tools.</w:t>
      </w:r>
    </w:p>
    <w:p w14:paraId="57D23523" w14:textId="77777777" w:rsidR="00DE135B" w:rsidRPr="00D133D3" w:rsidRDefault="00AC4270">
      <w:pPr>
        <w:spacing w:before="240" w:after="200" w:line="480" w:lineRule="auto"/>
        <w:jc w:val="both"/>
        <w:rPr>
          <w:b/>
          <w:bCs/>
          <w:sz w:val="24"/>
          <w:szCs w:val="24"/>
          <w:shd w:val="clear" w:color="auto" w:fill="FBFFFF"/>
        </w:rPr>
      </w:pPr>
      <w:r w:rsidRPr="00D133D3">
        <w:rPr>
          <w:b/>
          <w:bCs/>
          <w:sz w:val="24"/>
          <w:szCs w:val="24"/>
          <w:shd w:val="clear" w:color="auto" w:fill="FBFFFF"/>
        </w:rPr>
        <w:t>Containerization and Deployment</w:t>
      </w:r>
    </w:p>
    <w:p w14:paraId="364D5DE7" w14:textId="259A6B6E" w:rsidR="00DE135B" w:rsidRDefault="00AC4270">
      <w:pPr>
        <w:spacing w:before="240" w:after="200" w:line="480" w:lineRule="auto"/>
        <w:jc w:val="both"/>
        <w:rPr>
          <w:sz w:val="24"/>
          <w:szCs w:val="24"/>
          <w:shd w:val="clear" w:color="auto" w:fill="FBFFFF"/>
        </w:rPr>
      </w:pPr>
      <w:r>
        <w:rPr>
          <w:sz w:val="24"/>
          <w:szCs w:val="24"/>
          <w:shd w:val="clear" w:color="auto" w:fill="FBFFFF"/>
        </w:rPr>
        <w:t xml:space="preserve">For scalable and cross-platform deployment, Docker </w:t>
      </w:r>
      <w:r w:rsidR="005C19D5">
        <w:rPr>
          <w:sz w:val="24"/>
          <w:szCs w:val="24"/>
          <w:shd w:val="clear" w:color="auto" w:fill="FBFFFF"/>
        </w:rPr>
        <w:t>would</w:t>
      </w:r>
      <w:r>
        <w:rPr>
          <w:sz w:val="24"/>
          <w:szCs w:val="24"/>
          <w:shd w:val="clear" w:color="auto" w:fill="FBFFFF"/>
        </w:rPr>
        <w:t xml:space="preserve"> be considered for containerization. It </w:t>
      </w:r>
      <w:r w:rsidR="005C19D5">
        <w:rPr>
          <w:sz w:val="24"/>
          <w:szCs w:val="24"/>
          <w:shd w:val="clear" w:color="auto" w:fill="FBFFFF"/>
        </w:rPr>
        <w:t>would</w:t>
      </w:r>
      <w:r>
        <w:rPr>
          <w:sz w:val="24"/>
          <w:szCs w:val="24"/>
          <w:shd w:val="clear" w:color="auto" w:fill="FBFFFF"/>
        </w:rPr>
        <w:t xml:space="preserve"> offer the following advantages:</w:t>
      </w:r>
    </w:p>
    <w:p w14:paraId="511826C2" w14:textId="360B5BD6" w:rsidR="00DE135B" w:rsidRDefault="00AC4270" w:rsidP="00DE2B91">
      <w:pPr>
        <w:spacing w:line="480" w:lineRule="auto"/>
        <w:jc w:val="both"/>
        <w:rPr>
          <w:sz w:val="24"/>
          <w:szCs w:val="24"/>
          <w:shd w:val="clear" w:color="auto" w:fill="FBFFFF"/>
        </w:rPr>
      </w:pPr>
      <w:r>
        <w:rPr>
          <w:sz w:val="24"/>
          <w:szCs w:val="24"/>
          <w:shd w:val="clear" w:color="auto" w:fill="FBFFFF"/>
        </w:rPr>
        <w:t xml:space="preserve">Self-Hosting Capability: The system can be deployed on </w:t>
      </w:r>
      <w:r w:rsidR="00073E5B" w:rsidRPr="00073E5B">
        <w:rPr>
          <w:sz w:val="24"/>
          <w:szCs w:val="24"/>
          <w:shd w:val="clear" w:color="auto" w:fill="FBFFFF"/>
        </w:rPr>
        <w:t>private or institutional servers, allowing organizations to maintain full control over data management, security, and system customization based on their specific operational requirements.</w:t>
      </w:r>
    </w:p>
    <w:p w14:paraId="2693B107" w14:textId="1E800730" w:rsidR="00DE135B" w:rsidRDefault="00AC4270" w:rsidP="00F75607">
      <w:pPr>
        <w:spacing w:line="480" w:lineRule="auto"/>
        <w:jc w:val="both"/>
        <w:rPr>
          <w:sz w:val="24"/>
          <w:szCs w:val="24"/>
          <w:shd w:val="clear" w:color="auto" w:fill="FBFFFF"/>
        </w:rPr>
      </w:pPr>
      <w:r>
        <w:rPr>
          <w:sz w:val="24"/>
          <w:szCs w:val="24"/>
          <w:shd w:val="clear" w:color="auto" w:fill="FBFFFF"/>
        </w:rPr>
        <w:lastRenderedPageBreak/>
        <w:t xml:space="preserve">Device-Agnostic Accessibility: Docker </w:t>
      </w:r>
      <w:r w:rsidR="005C19D5">
        <w:rPr>
          <w:sz w:val="24"/>
          <w:szCs w:val="24"/>
          <w:shd w:val="clear" w:color="auto" w:fill="FBFFFF"/>
        </w:rPr>
        <w:t>would</w:t>
      </w:r>
      <w:r>
        <w:rPr>
          <w:sz w:val="24"/>
          <w:szCs w:val="24"/>
          <w:shd w:val="clear" w:color="auto" w:fill="FBFFFF"/>
        </w:rPr>
        <w:t xml:space="preserve"> ensure consistent behavior</w:t>
      </w:r>
      <w:r w:rsidR="00DE2B91">
        <w:rPr>
          <w:sz w:val="24"/>
          <w:szCs w:val="24"/>
          <w:shd w:val="clear" w:color="auto" w:fill="FBFFFF"/>
        </w:rPr>
        <w:t xml:space="preserve"> </w:t>
      </w:r>
      <w:r>
        <w:rPr>
          <w:sz w:val="24"/>
          <w:szCs w:val="24"/>
          <w:shd w:val="clear" w:color="auto" w:fill="FBFFFF"/>
        </w:rPr>
        <w:t>across various environments and devices.</w:t>
      </w:r>
    </w:p>
    <w:p w14:paraId="6FE19C31" w14:textId="65B9700B" w:rsidR="00847E9C" w:rsidRDefault="00AC4270" w:rsidP="00F75607">
      <w:pPr>
        <w:spacing w:line="480" w:lineRule="auto"/>
        <w:jc w:val="both"/>
        <w:rPr>
          <w:sz w:val="24"/>
          <w:szCs w:val="24"/>
          <w:shd w:val="clear" w:color="auto" w:fill="FBFFFF"/>
        </w:rPr>
      </w:pPr>
      <w:r>
        <w:rPr>
          <w:sz w:val="24"/>
          <w:szCs w:val="24"/>
          <w:shd w:val="clear" w:color="auto" w:fill="FBFFFF"/>
        </w:rPr>
        <w:t xml:space="preserve">Streamlined Deployment: Through Docker, all dependencies </w:t>
      </w:r>
      <w:r w:rsidR="005C19D5">
        <w:rPr>
          <w:sz w:val="24"/>
          <w:szCs w:val="24"/>
          <w:shd w:val="clear" w:color="auto" w:fill="FBFFFF"/>
        </w:rPr>
        <w:t>would</w:t>
      </w:r>
      <w:r>
        <w:rPr>
          <w:sz w:val="24"/>
          <w:szCs w:val="24"/>
          <w:shd w:val="clear" w:color="auto" w:fill="FBFFFF"/>
        </w:rPr>
        <w:t xml:space="preserve"> be packaged, simplifying the deployment process and reducing configuration errors.</w:t>
      </w:r>
    </w:p>
    <w:p w14:paraId="5DB35907" w14:textId="77777777" w:rsidR="00DE135B" w:rsidRDefault="00AC4270">
      <w:pPr>
        <w:spacing w:before="240" w:after="200" w:line="480" w:lineRule="auto"/>
        <w:jc w:val="both"/>
        <w:rPr>
          <w:b/>
          <w:bCs/>
          <w:sz w:val="24"/>
          <w:szCs w:val="24"/>
          <w:shd w:val="clear" w:color="auto" w:fill="FBFFFF"/>
        </w:rPr>
      </w:pPr>
      <w:r>
        <w:rPr>
          <w:b/>
          <w:bCs/>
          <w:sz w:val="24"/>
          <w:szCs w:val="24"/>
          <w:shd w:val="clear" w:color="auto" w:fill="FBFFFF"/>
        </w:rPr>
        <w:t>Hardware</w:t>
      </w:r>
    </w:p>
    <w:p w14:paraId="446B4E0A" w14:textId="1390D8D9" w:rsidR="00DE135B" w:rsidRDefault="002C3D82">
      <w:pPr>
        <w:spacing w:before="240" w:after="200" w:line="480" w:lineRule="auto"/>
        <w:ind w:firstLine="720"/>
        <w:jc w:val="both"/>
        <w:rPr>
          <w:sz w:val="24"/>
          <w:szCs w:val="24"/>
          <w:shd w:val="clear" w:color="auto" w:fill="FBFFFF"/>
        </w:rPr>
      </w:pPr>
      <w:r>
        <w:rPr>
          <w:sz w:val="24"/>
          <w:szCs w:val="24"/>
          <w:shd w:val="clear" w:color="auto" w:fill="FBFFFF"/>
        </w:rPr>
        <w:t xml:space="preserve">The laptop runs Windows 10 on a 64-bit operating system with an x64-based processor, 8GB RAM, and an Intel(R) </w:t>
      </w:r>
      <w:proofErr w:type="gramStart"/>
      <w:r>
        <w:rPr>
          <w:sz w:val="24"/>
          <w:szCs w:val="24"/>
          <w:shd w:val="clear" w:color="auto" w:fill="FBFFFF"/>
        </w:rPr>
        <w:t>Core(</w:t>
      </w:r>
      <w:proofErr w:type="gramEnd"/>
      <w:r>
        <w:rPr>
          <w:sz w:val="24"/>
          <w:szCs w:val="24"/>
          <w:shd w:val="clear" w:color="auto" w:fill="FBFFFF"/>
        </w:rPr>
        <w:t>TM) i3-2384M CPU @ 2.30GHz 2.50 GHz.</w:t>
      </w:r>
    </w:p>
    <w:p w14:paraId="639DB012" w14:textId="77777777" w:rsidR="00DE135B" w:rsidRDefault="00AC4270">
      <w:pPr>
        <w:spacing w:before="240" w:after="240" w:line="480" w:lineRule="auto"/>
        <w:jc w:val="both"/>
        <w:rPr>
          <w:b/>
          <w:bCs/>
          <w:sz w:val="24"/>
          <w:szCs w:val="24"/>
          <w:shd w:val="clear" w:color="auto" w:fill="FBFFFF"/>
        </w:rPr>
      </w:pPr>
      <w:r>
        <w:rPr>
          <w:b/>
          <w:bCs/>
          <w:sz w:val="24"/>
          <w:szCs w:val="24"/>
          <w:shd w:val="clear" w:color="auto" w:fill="FBFFFF"/>
        </w:rPr>
        <w:t>Project Testing and Evaluation</w:t>
      </w:r>
    </w:p>
    <w:p w14:paraId="33788598" w14:textId="2A692737" w:rsidR="00DE135B" w:rsidRDefault="00AC4270">
      <w:pPr>
        <w:spacing w:before="240" w:after="240" w:line="480" w:lineRule="auto"/>
        <w:ind w:firstLine="720"/>
        <w:jc w:val="both"/>
        <w:rPr>
          <w:sz w:val="24"/>
          <w:szCs w:val="24"/>
          <w:shd w:val="clear" w:color="auto" w:fill="FBFFFF"/>
        </w:rPr>
      </w:pPr>
      <w:r>
        <w:rPr>
          <w:sz w:val="24"/>
          <w:szCs w:val="24"/>
          <w:shd w:val="clear" w:color="auto" w:fill="FBFFFF"/>
        </w:rPr>
        <w:t>In Project Testing and Evaluation, the researchers use</w:t>
      </w:r>
      <w:r w:rsidR="00706218">
        <w:rPr>
          <w:sz w:val="24"/>
          <w:szCs w:val="24"/>
          <w:shd w:val="clear" w:color="auto" w:fill="FBFFFF"/>
        </w:rPr>
        <w:t>d</w:t>
      </w:r>
      <w:r>
        <w:rPr>
          <w:sz w:val="24"/>
          <w:szCs w:val="24"/>
          <w:shd w:val="clear" w:color="auto" w:fill="FBFFFF"/>
        </w:rPr>
        <w:t xml:space="preserve"> different tests to build this project. Figure 6 shows that the researchers conduct</w:t>
      </w:r>
      <w:r w:rsidR="00706218">
        <w:rPr>
          <w:sz w:val="24"/>
          <w:szCs w:val="24"/>
          <w:shd w:val="clear" w:color="auto" w:fill="FBFFFF"/>
        </w:rPr>
        <w:t>ed</w:t>
      </w:r>
      <w:r>
        <w:rPr>
          <w:sz w:val="24"/>
          <w:szCs w:val="24"/>
          <w:shd w:val="clear" w:color="auto" w:fill="FBFFFF"/>
        </w:rPr>
        <w:t xml:space="preserve"> evaluation and other testing, which are Unit Testing, Compatibility Testing, Integration Testing, System Testing, and Evaluation Procedure, to ensure the quality and reliability of the project.</w:t>
      </w:r>
    </w:p>
    <w:p w14:paraId="31A9F701" w14:textId="77777777" w:rsidR="00DE135B" w:rsidRDefault="00AC4270">
      <w:pPr>
        <w:spacing w:before="240" w:after="240" w:line="480" w:lineRule="auto"/>
        <w:jc w:val="center"/>
        <w:rPr>
          <w:sz w:val="24"/>
          <w:szCs w:val="24"/>
          <w:shd w:val="clear" w:color="auto" w:fill="FBFFFF"/>
        </w:rPr>
      </w:pPr>
      <w:r>
        <w:rPr>
          <w:noProof/>
          <w:sz w:val="24"/>
          <w:szCs w:val="24"/>
          <w:shd w:val="clear" w:color="auto" w:fill="FBFFFF"/>
        </w:rPr>
        <w:drawing>
          <wp:inline distT="114300" distB="114300" distL="114300" distR="114300" wp14:anchorId="69D083F7" wp14:editId="7F639D54">
            <wp:extent cx="5276850" cy="904875"/>
            <wp:effectExtent l="0" t="0" r="0" b="0"/>
            <wp:docPr id="12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8"/>
                    <a:srcRect t="14893" b="17730"/>
                    <a:stretch>
                      <a:fillRect/>
                    </a:stretch>
                  </pic:blipFill>
                  <pic:spPr>
                    <a:xfrm>
                      <a:off x="0" y="0"/>
                      <a:ext cx="5276850" cy="904875"/>
                    </a:xfrm>
                    <a:prstGeom prst="rect">
                      <a:avLst/>
                    </a:prstGeom>
                    <a:ln/>
                  </pic:spPr>
                </pic:pic>
              </a:graphicData>
            </a:graphic>
          </wp:inline>
        </w:drawing>
      </w:r>
    </w:p>
    <w:p w14:paraId="6075B295" w14:textId="77777777" w:rsidR="00DE135B" w:rsidRPr="008227CE" w:rsidRDefault="00AC4270">
      <w:pPr>
        <w:spacing w:before="240" w:after="240" w:line="480" w:lineRule="auto"/>
        <w:jc w:val="center"/>
        <w:rPr>
          <w:sz w:val="24"/>
          <w:szCs w:val="24"/>
          <w:shd w:val="clear" w:color="auto" w:fill="FBFFFF"/>
        </w:rPr>
      </w:pPr>
      <w:r w:rsidRPr="008227CE">
        <w:rPr>
          <w:sz w:val="24"/>
          <w:szCs w:val="24"/>
          <w:shd w:val="clear" w:color="auto" w:fill="FBFFFF"/>
        </w:rPr>
        <w:t>Figure 6. Project Testing and Evaluation</w:t>
      </w:r>
    </w:p>
    <w:p w14:paraId="1E50FA70" w14:textId="77777777" w:rsidR="00DE135B" w:rsidRDefault="00AC4270">
      <w:pPr>
        <w:spacing w:before="240" w:after="200" w:line="480" w:lineRule="auto"/>
        <w:jc w:val="both"/>
        <w:rPr>
          <w:b/>
          <w:bCs/>
          <w:sz w:val="24"/>
          <w:szCs w:val="24"/>
          <w:shd w:val="clear" w:color="auto" w:fill="FBFFFF"/>
        </w:rPr>
      </w:pPr>
      <w:r>
        <w:rPr>
          <w:b/>
          <w:bCs/>
          <w:sz w:val="24"/>
          <w:szCs w:val="24"/>
          <w:shd w:val="clear" w:color="auto" w:fill="FBFFFF"/>
        </w:rPr>
        <w:t>Unit Testing</w:t>
      </w:r>
    </w:p>
    <w:p w14:paraId="23A45B47" w14:textId="395A5E4A" w:rsidR="00DE135B" w:rsidRDefault="00AC4270">
      <w:pPr>
        <w:spacing w:before="240" w:after="200" w:line="480" w:lineRule="auto"/>
        <w:ind w:firstLine="720"/>
        <w:jc w:val="both"/>
        <w:rPr>
          <w:sz w:val="24"/>
          <w:szCs w:val="24"/>
          <w:shd w:val="clear" w:color="auto" w:fill="FBFFFF"/>
        </w:rPr>
      </w:pPr>
      <w:r>
        <w:rPr>
          <w:sz w:val="24"/>
          <w:szCs w:val="24"/>
          <w:shd w:val="clear" w:color="auto" w:fill="FBFFFF"/>
        </w:rPr>
        <w:t>Unit testing</w:t>
      </w:r>
      <w:r w:rsidR="00706218">
        <w:rPr>
          <w:sz w:val="24"/>
          <w:szCs w:val="24"/>
          <w:shd w:val="clear" w:color="auto" w:fill="FBFFFF"/>
        </w:rPr>
        <w:t xml:space="preserve"> was </w:t>
      </w:r>
      <w:r>
        <w:rPr>
          <w:sz w:val="24"/>
          <w:szCs w:val="24"/>
          <w:shd w:val="clear" w:color="auto" w:fill="FBFFFF"/>
        </w:rPr>
        <w:t xml:space="preserve">conducted systematically on each module of the Extension Program Assessment system to ensure that individual components </w:t>
      </w:r>
      <w:r>
        <w:rPr>
          <w:sz w:val="24"/>
          <w:szCs w:val="24"/>
          <w:shd w:val="clear" w:color="auto" w:fill="FBFFFF"/>
        </w:rPr>
        <w:lastRenderedPageBreak/>
        <w:t xml:space="preserve">perform correctly and meet their respective specifications. Comprehensive unit testing </w:t>
      </w:r>
      <w:r w:rsidR="002C3D82">
        <w:rPr>
          <w:sz w:val="24"/>
          <w:szCs w:val="24"/>
          <w:shd w:val="clear" w:color="auto" w:fill="FBFFFF"/>
        </w:rPr>
        <w:t>would</w:t>
      </w:r>
      <w:r>
        <w:rPr>
          <w:sz w:val="24"/>
          <w:szCs w:val="24"/>
          <w:shd w:val="clear" w:color="auto" w:fill="FBFFFF"/>
        </w:rPr>
        <w:t xml:space="preserve"> be performed on the Beneficiary Module, Instructor Module, </w:t>
      </w:r>
      <w:r>
        <w:rPr>
          <w:sz w:val="24"/>
          <w:szCs w:val="24"/>
        </w:rPr>
        <w:t xml:space="preserve">Administrator </w:t>
      </w:r>
      <w:r>
        <w:rPr>
          <w:sz w:val="24"/>
          <w:szCs w:val="24"/>
          <w:shd w:val="clear" w:color="auto" w:fill="FBFFFF"/>
        </w:rPr>
        <w:t xml:space="preserve">Module, and Notification Module. Each module </w:t>
      </w:r>
      <w:r w:rsidR="005C19D5">
        <w:rPr>
          <w:sz w:val="24"/>
          <w:szCs w:val="24"/>
          <w:shd w:val="clear" w:color="auto" w:fill="FBFFFF"/>
        </w:rPr>
        <w:t>would</w:t>
      </w:r>
      <w:r>
        <w:rPr>
          <w:sz w:val="24"/>
          <w:szCs w:val="24"/>
          <w:shd w:val="clear" w:color="auto" w:fill="FBFFFF"/>
        </w:rPr>
        <w:t xml:space="preserve"> undergo testing of its core functionalities, including: Beneficiary Module testing to verify the ability to view all posts, files, announcements, answer activities, and answer evaluations within enrolled programs; Instructor Module validation of material upload capabilities, Beneficiary management, grade submission, evaluation form release, and evaluation results viewing functions; </w:t>
      </w:r>
      <w:r>
        <w:rPr>
          <w:sz w:val="24"/>
          <w:szCs w:val="24"/>
        </w:rPr>
        <w:t xml:space="preserve">Administrator </w:t>
      </w:r>
      <w:r>
        <w:rPr>
          <w:sz w:val="24"/>
          <w:szCs w:val="24"/>
          <w:shd w:val="clear" w:color="auto" w:fill="FBFFFF"/>
        </w:rPr>
        <w:t xml:space="preserve">Module testing of user management, program management, and feedback handling efficiency; and Notification Module confirmation that the system </w:t>
      </w:r>
      <w:r w:rsidR="005C19D5">
        <w:rPr>
          <w:sz w:val="24"/>
          <w:szCs w:val="24"/>
          <w:shd w:val="clear" w:color="auto" w:fill="FBFFFF"/>
        </w:rPr>
        <w:t>would</w:t>
      </w:r>
      <w:r>
        <w:rPr>
          <w:sz w:val="24"/>
          <w:szCs w:val="24"/>
          <w:shd w:val="clear" w:color="auto" w:fill="FBFFFF"/>
        </w:rPr>
        <w:t xml:space="preserve"> successfully send real-time notifications for new materials, tasks, evaluations, and announcements. Any defects identified during unit testing </w:t>
      </w:r>
      <w:r w:rsidR="002C3D82">
        <w:rPr>
          <w:sz w:val="24"/>
          <w:szCs w:val="24"/>
          <w:shd w:val="clear" w:color="auto" w:fill="FBFFFF"/>
        </w:rPr>
        <w:t>would</w:t>
      </w:r>
      <w:r>
        <w:rPr>
          <w:sz w:val="24"/>
          <w:szCs w:val="24"/>
          <w:shd w:val="clear" w:color="auto" w:fill="FBFFFF"/>
        </w:rPr>
        <w:t xml:space="preserve"> be promptly addressed and retested to confirm system stability and functionality integrity across all modules.</w:t>
      </w:r>
    </w:p>
    <w:p w14:paraId="734E7C4B" w14:textId="77777777" w:rsidR="00DE135B" w:rsidRDefault="00AC4270">
      <w:pPr>
        <w:spacing w:before="240" w:after="200" w:line="480" w:lineRule="auto"/>
        <w:jc w:val="center"/>
        <w:rPr>
          <w:sz w:val="24"/>
          <w:szCs w:val="24"/>
          <w:shd w:val="clear" w:color="auto" w:fill="FBFFFF"/>
        </w:rPr>
      </w:pPr>
      <w:r>
        <w:rPr>
          <w:noProof/>
          <w:sz w:val="24"/>
          <w:szCs w:val="24"/>
          <w:shd w:val="clear" w:color="auto" w:fill="FBFFFF"/>
        </w:rPr>
        <w:drawing>
          <wp:inline distT="114300" distB="114300" distL="114300" distR="114300" wp14:anchorId="2B97905C" wp14:editId="7089E22D">
            <wp:extent cx="5276850" cy="1038225"/>
            <wp:effectExtent l="0" t="0" r="0" b="0"/>
            <wp:docPr id="11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9"/>
                    <a:srcRect t="25320" b="27895"/>
                    <a:stretch>
                      <a:fillRect/>
                    </a:stretch>
                  </pic:blipFill>
                  <pic:spPr>
                    <a:xfrm>
                      <a:off x="0" y="0"/>
                      <a:ext cx="5276850" cy="1038225"/>
                    </a:xfrm>
                    <a:prstGeom prst="rect">
                      <a:avLst/>
                    </a:prstGeom>
                    <a:ln/>
                  </pic:spPr>
                </pic:pic>
              </a:graphicData>
            </a:graphic>
          </wp:inline>
        </w:drawing>
      </w:r>
    </w:p>
    <w:p w14:paraId="250350B8" w14:textId="77777777" w:rsidR="00DE135B" w:rsidRPr="008227CE" w:rsidRDefault="00AC4270">
      <w:pPr>
        <w:spacing w:before="240" w:after="200" w:line="480" w:lineRule="auto"/>
        <w:jc w:val="center"/>
        <w:rPr>
          <w:sz w:val="24"/>
          <w:szCs w:val="24"/>
          <w:shd w:val="clear" w:color="auto" w:fill="FBFFFF"/>
        </w:rPr>
      </w:pPr>
      <w:r w:rsidRPr="008227CE">
        <w:rPr>
          <w:sz w:val="24"/>
          <w:szCs w:val="24"/>
          <w:shd w:val="clear" w:color="auto" w:fill="FBFFFF"/>
        </w:rPr>
        <w:t>Figure 7. Unit Testing</w:t>
      </w:r>
    </w:p>
    <w:p w14:paraId="0B3C65E8" w14:textId="77777777" w:rsidR="00DE135B" w:rsidRDefault="00AC4270">
      <w:pPr>
        <w:spacing w:before="240" w:after="200" w:line="480" w:lineRule="auto"/>
        <w:jc w:val="both"/>
        <w:rPr>
          <w:b/>
          <w:bCs/>
          <w:sz w:val="24"/>
          <w:szCs w:val="24"/>
          <w:shd w:val="clear" w:color="auto" w:fill="FBFFFF"/>
        </w:rPr>
      </w:pPr>
      <w:r>
        <w:rPr>
          <w:b/>
          <w:bCs/>
          <w:sz w:val="24"/>
          <w:szCs w:val="24"/>
          <w:shd w:val="clear" w:color="auto" w:fill="FBFFFF"/>
        </w:rPr>
        <w:t>Compatibility Testing</w:t>
      </w:r>
    </w:p>
    <w:p w14:paraId="271E3E90" w14:textId="793D14E6" w:rsidR="00DE135B" w:rsidRDefault="00AC4270">
      <w:pPr>
        <w:spacing w:before="240" w:after="200" w:line="480" w:lineRule="auto"/>
        <w:ind w:firstLine="720"/>
        <w:jc w:val="both"/>
        <w:rPr>
          <w:sz w:val="24"/>
          <w:szCs w:val="24"/>
          <w:shd w:val="clear" w:color="auto" w:fill="FBFFFF"/>
        </w:rPr>
      </w:pPr>
      <w:r>
        <w:rPr>
          <w:sz w:val="24"/>
          <w:szCs w:val="24"/>
          <w:shd w:val="clear" w:color="auto" w:fill="FBFFFF"/>
        </w:rPr>
        <w:t xml:space="preserve">Compatibility testing </w:t>
      </w:r>
      <w:r w:rsidR="002C3D82">
        <w:rPr>
          <w:sz w:val="24"/>
          <w:szCs w:val="24"/>
          <w:shd w:val="clear" w:color="auto" w:fill="FBFFFF"/>
        </w:rPr>
        <w:t>would</w:t>
      </w:r>
      <w:r>
        <w:rPr>
          <w:sz w:val="24"/>
          <w:szCs w:val="24"/>
          <w:shd w:val="clear" w:color="auto" w:fill="FBFFFF"/>
        </w:rPr>
        <w:t xml:space="preserve"> verify consistent system operation across multiple browsers and devices. Testing </w:t>
      </w:r>
      <w:r w:rsidR="002C3D82">
        <w:rPr>
          <w:sz w:val="24"/>
          <w:szCs w:val="24"/>
          <w:shd w:val="clear" w:color="auto" w:fill="FBFFFF"/>
        </w:rPr>
        <w:t>would</w:t>
      </w:r>
      <w:r>
        <w:rPr>
          <w:sz w:val="24"/>
          <w:szCs w:val="24"/>
          <w:shd w:val="clear" w:color="auto" w:fill="FBFFFF"/>
        </w:rPr>
        <w:t xml:space="preserve"> cover Microsoft Edge, Firefox, Chrome, and Opera GX across key pages, including Login, Landing, Program, </w:t>
      </w:r>
      <w:r>
        <w:rPr>
          <w:sz w:val="24"/>
          <w:szCs w:val="24"/>
        </w:rPr>
        <w:t xml:space="preserve">Administrator </w:t>
      </w:r>
      <w:r>
        <w:rPr>
          <w:sz w:val="24"/>
          <w:szCs w:val="24"/>
          <w:shd w:val="clear" w:color="auto" w:fill="FBFFFF"/>
        </w:rPr>
        <w:t xml:space="preserve">Dashboard, User Management, Program Management, and </w:t>
      </w:r>
      <w:r>
        <w:rPr>
          <w:sz w:val="24"/>
          <w:szCs w:val="24"/>
          <w:shd w:val="clear" w:color="auto" w:fill="FBFFFF"/>
        </w:rPr>
        <w:lastRenderedPageBreak/>
        <w:t xml:space="preserve">Feedback Pages. Evaluation </w:t>
      </w:r>
      <w:r w:rsidR="002C3D82">
        <w:rPr>
          <w:sz w:val="24"/>
          <w:szCs w:val="24"/>
          <w:shd w:val="clear" w:color="auto" w:fill="FBFFFF"/>
        </w:rPr>
        <w:t>would</w:t>
      </w:r>
      <w:r>
        <w:rPr>
          <w:sz w:val="24"/>
          <w:szCs w:val="24"/>
          <w:shd w:val="clear" w:color="auto" w:fill="FBFFFF"/>
        </w:rPr>
        <w:t xml:space="preserve"> focus on rendering, performance efficiency, and accessibility compliance, ensuring Beneficiaries, Instructors, and Administrators can reliably access and use </w:t>
      </w:r>
      <w:r w:rsidR="009E0360">
        <w:rPr>
          <w:sz w:val="24"/>
          <w:szCs w:val="24"/>
          <w:shd w:val="clear" w:color="auto" w:fill="FBFFFF"/>
        </w:rPr>
        <w:t>Extension</w:t>
      </w:r>
      <w:r>
        <w:rPr>
          <w:sz w:val="24"/>
          <w:szCs w:val="24"/>
          <w:shd w:val="clear" w:color="auto" w:fill="FBFFFF"/>
        </w:rPr>
        <w:t xml:space="preserve"> Portal regardless of browser preference and inclusive access.</w:t>
      </w:r>
    </w:p>
    <w:p w14:paraId="4E52E684" w14:textId="77777777" w:rsidR="00DE135B" w:rsidRDefault="00AC4270">
      <w:pPr>
        <w:spacing w:before="240" w:after="200" w:line="480" w:lineRule="auto"/>
        <w:jc w:val="center"/>
        <w:rPr>
          <w:b/>
          <w:bCs/>
          <w:sz w:val="24"/>
          <w:szCs w:val="24"/>
          <w:shd w:val="clear" w:color="auto" w:fill="FBFFFF"/>
        </w:rPr>
      </w:pPr>
      <w:r>
        <w:rPr>
          <w:b/>
          <w:bCs/>
          <w:noProof/>
          <w:sz w:val="24"/>
          <w:szCs w:val="24"/>
          <w:shd w:val="clear" w:color="auto" w:fill="FBFFFF"/>
        </w:rPr>
        <w:drawing>
          <wp:inline distT="114300" distB="114300" distL="114300" distR="114300" wp14:anchorId="74B6C07F" wp14:editId="2203B48F">
            <wp:extent cx="3940013" cy="2777981"/>
            <wp:effectExtent l="0" t="0" r="0" b="0"/>
            <wp:docPr id="12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0"/>
                    <a:srcRect/>
                    <a:stretch>
                      <a:fillRect/>
                    </a:stretch>
                  </pic:blipFill>
                  <pic:spPr>
                    <a:xfrm>
                      <a:off x="0" y="0"/>
                      <a:ext cx="3940013" cy="2777981"/>
                    </a:xfrm>
                    <a:prstGeom prst="rect">
                      <a:avLst/>
                    </a:prstGeom>
                    <a:ln/>
                  </pic:spPr>
                </pic:pic>
              </a:graphicData>
            </a:graphic>
          </wp:inline>
        </w:drawing>
      </w:r>
    </w:p>
    <w:p w14:paraId="5D622560" w14:textId="77777777" w:rsidR="00DE135B" w:rsidRPr="008227CE" w:rsidRDefault="00AC4270">
      <w:pPr>
        <w:spacing w:before="240" w:after="200" w:line="480" w:lineRule="auto"/>
        <w:jc w:val="center"/>
        <w:rPr>
          <w:sz w:val="24"/>
          <w:szCs w:val="24"/>
          <w:shd w:val="clear" w:color="auto" w:fill="FBFFFF"/>
        </w:rPr>
      </w:pPr>
      <w:r w:rsidRPr="008227CE">
        <w:rPr>
          <w:sz w:val="24"/>
          <w:szCs w:val="24"/>
          <w:shd w:val="clear" w:color="auto" w:fill="FBFFFF"/>
        </w:rPr>
        <w:t>Figure 8. Compatibility Testing</w:t>
      </w:r>
    </w:p>
    <w:p w14:paraId="1940C266" w14:textId="77777777" w:rsidR="00DE135B" w:rsidRDefault="00AC4270">
      <w:pPr>
        <w:spacing w:before="240" w:after="200" w:line="480" w:lineRule="auto"/>
        <w:jc w:val="both"/>
        <w:rPr>
          <w:b/>
          <w:bCs/>
          <w:sz w:val="24"/>
          <w:szCs w:val="24"/>
          <w:shd w:val="clear" w:color="auto" w:fill="FBFFFF"/>
        </w:rPr>
      </w:pPr>
      <w:r>
        <w:rPr>
          <w:b/>
          <w:bCs/>
          <w:sz w:val="24"/>
          <w:szCs w:val="24"/>
          <w:shd w:val="clear" w:color="auto" w:fill="FBFFFF"/>
        </w:rPr>
        <w:t>Integration Testing</w:t>
      </w:r>
    </w:p>
    <w:p w14:paraId="646E7375" w14:textId="542893B1" w:rsidR="00DE135B" w:rsidRDefault="00AC4270">
      <w:pPr>
        <w:spacing w:before="240" w:after="200" w:line="480" w:lineRule="auto"/>
        <w:ind w:firstLine="720"/>
        <w:jc w:val="both"/>
        <w:rPr>
          <w:sz w:val="24"/>
          <w:szCs w:val="24"/>
          <w:shd w:val="clear" w:color="auto" w:fill="FBFFFF"/>
        </w:rPr>
      </w:pPr>
      <w:r>
        <w:rPr>
          <w:sz w:val="24"/>
          <w:szCs w:val="24"/>
          <w:shd w:val="clear" w:color="auto" w:fill="FBFFFF"/>
        </w:rPr>
        <w:t>Integration testing</w:t>
      </w:r>
      <w:r w:rsidR="00706218">
        <w:rPr>
          <w:sz w:val="24"/>
          <w:szCs w:val="24"/>
          <w:shd w:val="clear" w:color="auto" w:fill="FBFFFF"/>
        </w:rPr>
        <w:t xml:space="preserve"> was </w:t>
      </w:r>
      <w:r>
        <w:rPr>
          <w:sz w:val="24"/>
          <w:szCs w:val="24"/>
          <w:shd w:val="clear" w:color="auto" w:fill="FBFFFF"/>
        </w:rPr>
        <w:t>performed to validate seamless interaction and data flow between the different modules of the Extension Program Assessment system. The testing verif</w:t>
      </w:r>
      <w:r w:rsidR="00706218">
        <w:rPr>
          <w:sz w:val="24"/>
          <w:szCs w:val="24"/>
          <w:shd w:val="clear" w:color="auto" w:fill="FBFFFF"/>
        </w:rPr>
        <w:t xml:space="preserve">ied </w:t>
      </w:r>
      <w:r>
        <w:rPr>
          <w:sz w:val="24"/>
          <w:szCs w:val="24"/>
          <w:shd w:val="clear" w:color="auto" w:fill="FBFFFF"/>
        </w:rPr>
        <w:t xml:space="preserve">the data exchange and proper communication between the Beneficiary, Instructor, </w:t>
      </w:r>
      <w:r>
        <w:rPr>
          <w:sz w:val="24"/>
          <w:szCs w:val="24"/>
        </w:rPr>
        <w:t>Administrator</w:t>
      </w:r>
      <w:r>
        <w:rPr>
          <w:sz w:val="24"/>
          <w:szCs w:val="24"/>
          <w:shd w:val="clear" w:color="auto" w:fill="FBFFFF"/>
        </w:rPr>
        <w:t>, and Notification modules. Integration testing confirm</w:t>
      </w:r>
      <w:r w:rsidR="00706218">
        <w:rPr>
          <w:sz w:val="24"/>
          <w:szCs w:val="24"/>
          <w:shd w:val="clear" w:color="auto" w:fill="FBFFFF"/>
        </w:rPr>
        <w:t>ed</w:t>
      </w:r>
      <w:r>
        <w:rPr>
          <w:sz w:val="24"/>
          <w:szCs w:val="24"/>
          <w:shd w:val="clear" w:color="auto" w:fill="FBFFFF"/>
        </w:rPr>
        <w:t xml:space="preserve"> that the expected output is produced correctly when modules interact with each other, and that system response times remain within acceptable parameters during inter-module transactions.</w:t>
      </w:r>
    </w:p>
    <w:p w14:paraId="7C503661" w14:textId="067EE409" w:rsidR="00DE135B" w:rsidRDefault="00AC4270" w:rsidP="00073E5B">
      <w:pPr>
        <w:spacing w:before="240" w:after="200" w:line="480" w:lineRule="auto"/>
        <w:ind w:firstLine="720"/>
        <w:jc w:val="both"/>
        <w:rPr>
          <w:sz w:val="24"/>
          <w:szCs w:val="24"/>
          <w:shd w:val="clear" w:color="auto" w:fill="FBFFFF"/>
        </w:rPr>
      </w:pPr>
      <w:r>
        <w:rPr>
          <w:sz w:val="24"/>
          <w:szCs w:val="24"/>
          <w:shd w:val="clear" w:color="auto" w:fill="FBFFFF"/>
        </w:rPr>
        <w:t xml:space="preserve">The integration testing </w:t>
      </w:r>
      <w:r w:rsidR="002C3D82">
        <w:rPr>
          <w:sz w:val="24"/>
          <w:szCs w:val="24"/>
          <w:shd w:val="clear" w:color="auto" w:fill="FBFFFF"/>
        </w:rPr>
        <w:t>would</w:t>
      </w:r>
      <w:r>
        <w:rPr>
          <w:sz w:val="24"/>
          <w:szCs w:val="24"/>
          <w:shd w:val="clear" w:color="auto" w:fill="FBFFFF"/>
        </w:rPr>
        <w:t xml:space="preserve"> validate that the Beneficiary Module successfully provides Beneficiaries access to all program resources, the </w:t>
      </w:r>
      <w:r>
        <w:rPr>
          <w:sz w:val="24"/>
          <w:szCs w:val="24"/>
          <w:shd w:val="clear" w:color="auto" w:fill="FBFFFF"/>
        </w:rPr>
        <w:lastRenderedPageBreak/>
        <w:t xml:space="preserve">Instructor Module enables comprehensive course management and grading functions, the </w:t>
      </w:r>
      <w:r>
        <w:rPr>
          <w:sz w:val="24"/>
          <w:szCs w:val="24"/>
        </w:rPr>
        <w:t xml:space="preserve">Administrator </w:t>
      </w:r>
      <w:r>
        <w:rPr>
          <w:sz w:val="24"/>
          <w:szCs w:val="24"/>
          <w:shd w:val="clear" w:color="auto" w:fill="FBFFFF"/>
        </w:rPr>
        <w:t xml:space="preserve">Module supports effective system administration, and the Notification Module reliably delivers timely communications. </w:t>
      </w:r>
    </w:p>
    <w:p w14:paraId="2C431024" w14:textId="77777777" w:rsidR="00DE135B" w:rsidRDefault="00AC4270">
      <w:pPr>
        <w:spacing w:after="200" w:line="480" w:lineRule="auto"/>
        <w:jc w:val="center"/>
        <w:rPr>
          <w:sz w:val="24"/>
          <w:szCs w:val="24"/>
          <w:shd w:val="clear" w:color="auto" w:fill="FBFFFF"/>
        </w:rPr>
      </w:pPr>
      <w:r>
        <w:rPr>
          <w:noProof/>
          <w:sz w:val="24"/>
          <w:szCs w:val="24"/>
          <w:shd w:val="clear" w:color="auto" w:fill="FBFFFF"/>
        </w:rPr>
        <w:drawing>
          <wp:inline distT="114300" distB="114300" distL="114300" distR="114300" wp14:anchorId="0332A580" wp14:editId="4903C0EB">
            <wp:extent cx="4383776" cy="2407989"/>
            <wp:effectExtent l="0" t="0" r="0" b="0"/>
            <wp:docPr id="12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1"/>
                    <a:srcRect/>
                    <a:stretch>
                      <a:fillRect/>
                    </a:stretch>
                  </pic:blipFill>
                  <pic:spPr>
                    <a:xfrm>
                      <a:off x="0" y="0"/>
                      <a:ext cx="4383776" cy="2407989"/>
                    </a:xfrm>
                    <a:prstGeom prst="rect">
                      <a:avLst/>
                    </a:prstGeom>
                    <a:ln/>
                  </pic:spPr>
                </pic:pic>
              </a:graphicData>
            </a:graphic>
          </wp:inline>
        </w:drawing>
      </w:r>
    </w:p>
    <w:p w14:paraId="55714D99" w14:textId="7C09DE95" w:rsidR="00DE135B" w:rsidRPr="008227CE" w:rsidRDefault="00AC4270" w:rsidP="002B7C5E">
      <w:pPr>
        <w:spacing w:after="200" w:line="480" w:lineRule="auto"/>
        <w:jc w:val="center"/>
        <w:rPr>
          <w:sz w:val="24"/>
          <w:szCs w:val="24"/>
          <w:shd w:val="clear" w:color="auto" w:fill="FBFFFF"/>
        </w:rPr>
      </w:pPr>
      <w:r w:rsidRPr="008227CE">
        <w:rPr>
          <w:sz w:val="24"/>
          <w:szCs w:val="24"/>
          <w:shd w:val="clear" w:color="auto" w:fill="FBFFFF"/>
        </w:rPr>
        <w:t>Figure 9. Integration Testing</w:t>
      </w:r>
    </w:p>
    <w:p w14:paraId="76BAD9BE" w14:textId="77777777" w:rsidR="00DE135B" w:rsidRDefault="00AC4270">
      <w:pPr>
        <w:spacing w:before="240" w:after="200" w:line="480" w:lineRule="auto"/>
        <w:jc w:val="both"/>
        <w:rPr>
          <w:b/>
          <w:bCs/>
          <w:sz w:val="24"/>
          <w:szCs w:val="24"/>
          <w:shd w:val="clear" w:color="auto" w:fill="FBFFFF"/>
        </w:rPr>
      </w:pPr>
      <w:r>
        <w:rPr>
          <w:b/>
          <w:bCs/>
          <w:sz w:val="24"/>
          <w:szCs w:val="24"/>
          <w:shd w:val="clear" w:color="auto" w:fill="FBFFFF"/>
        </w:rPr>
        <w:t>System Testing</w:t>
      </w:r>
    </w:p>
    <w:p w14:paraId="79405531" w14:textId="09B689B9" w:rsidR="00DE135B" w:rsidRDefault="00AC4270">
      <w:pPr>
        <w:spacing w:before="240" w:after="240" w:line="480" w:lineRule="auto"/>
        <w:jc w:val="both"/>
        <w:rPr>
          <w:sz w:val="24"/>
          <w:szCs w:val="24"/>
          <w:shd w:val="clear" w:color="auto" w:fill="FBFFFF"/>
        </w:rPr>
      </w:pPr>
      <w:r>
        <w:rPr>
          <w:sz w:val="24"/>
          <w:szCs w:val="24"/>
          <w:shd w:val="clear" w:color="auto" w:fill="FBFFFF"/>
        </w:rPr>
        <w:t xml:space="preserve">      </w:t>
      </w:r>
      <w:r>
        <w:rPr>
          <w:sz w:val="24"/>
          <w:szCs w:val="24"/>
          <w:shd w:val="clear" w:color="auto" w:fill="FBFFFF"/>
        </w:rPr>
        <w:tab/>
      </w:r>
      <w:r w:rsidR="005D2E0E" w:rsidRPr="005D2E0E">
        <w:rPr>
          <w:sz w:val="24"/>
          <w:szCs w:val="24"/>
          <w:shd w:val="clear" w:color="auto" w:fill="FBFFFF"/>
        </w:rPr>
        <w:t>The researchers evaluated the system’s features based on the project objectives, testing each function to ensure that all components operate correctly and perform as intended. They documented their findings meticulously to provide a comprehensive overview of the system's performance. Additionally, feedback from users was incorporated to refine the system further and address any potential issues.</w:t>
      </w:r>
    </w:p>
    <w:p w14:paraId="34112CB7" w14:textId="77777777" w:rsidR="00DE135B" w:rsidRDefault="00AC4270">
      <w:pPr>
        <w:spacing w:before="240" w:after="200" w:line="240" w:lineRule="auto"/>
        <w:jc w:val="both"/>
        <w:rPr>
          <w:b/>
          <w:bCs/>
          <w:sz w:val="24"/>
          <w:szCs w:val="24"/>
          <w:shd w:val="clear" w:color="auto" w:fill="FBFFFF"/>
        </w:rPr>
      </w:pPr>
      <w:r>
        <w:rPr>
          <w:b/>
          <w:bCs/>
          <w:sz w:val="24"/>
          <w:szCs w:val="24"/>
          <w:shd w:val="clear" w:color="auto" w:fill="FBFFFF"/>
        </w:rPr>
        <w:t>Evaluation Procedure</w:t>
      </w:r>
    </w:p>
    <w:p w14:paraId="11ED4253" w14:textId="77777777" w:rsidR="00DE135B" w:rsidRDefault="00AC4270">
      <w:pPr>
        <w:spacing w:before="240" w:after="200" w:line="480" w:lineRule="auto"/>
        <w:jc w:val="both"/>
        <w:rPr>
          <w:b/>
          <w:bCs/>
          <w:sz w:val="24"/>
          <w:szCs w:val="24"/>
          <w:shd w:val="clear" w:color="auto" w:fill="FBFFFF"/>
        </w:rPr>
      </w:pPr>
      <w:r>
        <w:rPr>
          <w:b/>
          <w:bCs/>
          <w:sz w:val="24"/>
          <w:szCs w:val="24"/>
          <w:shd w:val="clear" w:color="auto" w:fill="FBFFFF"/>
        </w:rPr>
        <w:t>ISO 25010</w:t>
      </w:r>
    </w:p>
    <w:p w14:paraId="56161576" w14:textId="369FD27E" w:rsidR="00DE135B" w:rsidRDefault="00AC4270">
      <w:pPr>
        <w:spacing w:before="240" w:after="200" w:line="480" w:lineRule="auto"/>
        <w:jc w:val="both"/>
        <w:rPr>
          <w:b/>
          <w:bCs/>
          <w:sz w:val="24"/>
          <w:szCs w:val="24"/>
          <w:highlight w:val="white"/>
        </w:rPr>
      </w:pPr>
      <w:r>
        <w:rPr>
          <w:b/>
          <w:bCs/>
          <w:sz w:val="24"/>
          <w:szCs w:val="24"/>
          <w:shd w:val="clear" w:color="auto" w:fill="FBFFFF"/>
        </w:rPr>
        <w:tab/>
      </w:r>
      <w:r>
        <w:rPr>
          <w:sz w:val="24"/>
          <w:szCs w:val="24"/>
          <w:shd w:val="clear" w:color="auto" w:fill="FBFFFF"/>
        </w:rPr>
        <w:t>The 5-point scale</w:t>
      </w:r>
      <w:r w:rsidR="00706218">
        <w:rPr>
          <w:sz w:val="24"/>
          <w:szCs w:val="24"/>
          <w:shd w:val="clear" w:color="auto" w:fill="FBFFFF"/>
        </w:rPr>
        <w:t xml:space="preserve"> was</w:t>
      </w:r>
      <w:r>
        <w:rPr>
          <w:sz w:val="24"/>
          <w:szCs w:val="24"/>
          <w:shd w:val="clear" w:color="auto" w:fill="FBFFFF"/>
        </w:rPr>
        <w:t xml:space="preserve"> used for verbal rating in the ISO survey </w:t>
      </w:r>
      <w:r w:rsidR="00706218">
        <w:rPr>
          <w:sz w:val="24"/>
          <w:szCs w:val="24"/>
          <w:shd w:val="clear" w:color="auto" w:fill="FBFFFF"/>
        </w:rPr>
        <w:t xml:space="preserve">was </w:t>
      </w:r>
      <w:r>
        <w:rPr>
          <w:sz w:val="24"/>
          <w:szCs w:val="24"/>
          <w:shd w:val="clear" w:color="auto" w:fill="FBFFFF"/>
        </w:rPr>
        <w:t xml:space="preserve">tool that gives a systematic and standard approach to rating compliance, effectiveness, and performance regarding ISO standards. The scale enables </w:t>
      </w:r>
      <w:r>
        <w:rPr>
          <w:sz w:val="24"/>
          <w:szCs w:val="24"/>
          <w:shd w:val="clear" w:color="auto" w:fill="FBFFFF"/>
        </w:rPr>
        <w:lastRenderedPageBreak/>
        <w:t>respondents to rate their opinions on a scale of quality, from Excellent to Poor. Rating 5, or Excellent, is a standard that reflects full compliance and highly efficient implementation of ISO standards, and rating 4, or Good, is satisfactory performance with some minor aspects that need improvement. Rating 3, or Fair, is acceptable yet averagely meeting ISO standards, implying a need for further improvement. Rating 2, or Need Improvement, focuses on some significant deficiencies that need corrective steps, and rating 1, or Poor, delivers poor performance and significant non-compliance.</w:t>
      </w:r>
    </w:p>
    <w:p w14:paraId="28422942" w14:textId="77777777" w:rsidR="00DE135B" w:rsidRPr="008227CE" w:rsidRDefault="00AC4270">
      <w:pPr>
        <w:widowControl w:val="0"/>
        <w:spacing w:before="212" w:line="480" w:lineRule="auto"/>
        <w:jc w:val="center"/>
        <w:rPr>
          <w:sz w:val="24"/>
          <w:szCs w:val="24"/>
          <w:highlight w:val="white"/>
        </w:rPr>
      </w:pPr>
      <w:r w:rsidRPr="008227CE">
        <w:rPr>
          <w:sz w:val="24"/>
          <w:szCs w:val="24"/>
          <w:highlight w:val="white"/>
        </w:rPr>
        <w:t xml:space="preserve"> Table 7. 5-point Verbal Interpretation Scale for ISO survey</w:t>
      </w:r>
    </w:p>
    <w:tbl>
      <w:tblPr>
        <w:tblStyle w:val="affa"/>
        <w:tblW w:w="8340" w:type="dxa"/>
        <w:tblBorders>
          <w:top w:val="nil"/>
          <w:left w:val="nil"/>
          <w:bottom w:val="nil"/>
          <w:right w:val="nil"/>
          <w:insideH w:val="nil"/>
          <w:insideV w:val="nil"/>
        </w:tblBorders>
        <w:tblLayout w:type="fixed"/>
        <w:tblLook w:val="0600" w:firstRow="0" w:lastRow="0" w:firstColumn="0" w:lastColumn="0" w:noHBand="1" w:noVBand="1"/>
      </w:tblPr>
      <w:tblGrid>
        <w:gridCol w:w="4425"/>
        <w:gridCol w:w="3915"/>
      </w:tblGrid>
      <w:tr w:rsidR="00DE135B" w14:paraId="187292EC" w14:textId="77777777">
        <w:trPr>
          <w:trHeight w:val="315"/>
        </w:trPr>
        <w:tc>
          <w:tcPr>
            <w:tcW w:w="4425" w:type="dxa"/>
            <w:tcBorders>
              <w:top w:val="single" w:sz="8" w:space="0" w:color="000000"/>
              <w:left w:val="nil"/>
              <w:bottom w:val="single" w:sz="12" w:space="0" w:color="000000"/>
              <w:right w:val="nil"/>
            </w:tcBorders>
            <w:tcMar>
              <w:top w:w="0" w:type="dxa"/>
              <w:left w:w="100" w:type="dxa"/>
              <w:bottom w:w="0" w:type="dxa"/>
              <w:right w:w="100" w:type="dxa"/>
            </w:tcMar>
          </w:tcPr>
          <w:p w14:paraId="0D359735" w14:textId="58FA9530" w:rsidR="00DE135B" w:rsidRDefault="00AC4270" w:rsidP="0072547A">
            <w:pPr>
              <w:widowControl w:val="0"/>
              <w:spacing w:line="240" w:lineRule="auto"/>
              <w:jc w:val="center"/>
              <w:rPr>
                <w:b/>
                <w:bCs/>
                <w:sz w:val="20"/>
                <w:szCs w:val="20"/>
                <w:highlight w:val="white"/>
              </w:rPr>
            </w:pPr>
            <w:r>
              <w:rPr>
                <w:b/>
                <w:bCs/>
                <w:sz w:val="20"/>
                <w:szCs w:val="20"/>
                <w:highlight w:val="white"/>
              </w:rPr>
              <w:t>Rating</w:t>
            </w:r>
          </w:p>
        </w:tc>
        <w:tc>
          <w:tcPr>
            <w:tcW w:w="3915" w:type="dxa"/>
            <w:tcBorders>
              <w:top w:val="single" w:sz="8" w:space="0" w:color="000000"/>
              <w:left w:val="nil"/>
              <w:bottom w:val="single" w:sz="12" w:space="0" w:color="000000"/>
              <w:right w:val="nil"/>
            </w:tcBorders>
            <w:tcMar>
              <w:top w:w="0" w:type="dxa"/>
              <w:left w:w="100" w:type="dxa"/>
              <w:bottom w:w="0" w:type="dxa"/>
              <w:right w:w="100" w:type="dxa"/>
            </w:tcMar>
          </w:tcPr>
          <w:p w14:paraId="5BF671A4" w14:textId="77777777" w:rsidR="00DE135B" w:rsidRDefault="00AC4270" w:rsidP="0072547A">
            <w:pPr>
              <w:widowControl w:val="0"/>
              <w:spacing w:line="240" w:lineRule="auto"/>
              <w:jc w:val="center"/>
              <w:rPr>
                <w:b/>
                <w:bCs/>
                <w:sz w:val="20"/>
                <w:szCs w:val="20"/>
                <w:highlight w:val="white"/>
              </w:rPr>
            </w:pPr>
            <w:r>
              <w:rPr>
                <w:b/>
                <w:bCs/>
                <w:sz w:val="20"/>
                <w:szCs w:val="20"/>
                <w:highlight w:val="white"/>
              </w:rPr>
              <w:t>Interpretation</w:t>
            </w:r>
          </w:p>
        </w:tc>
      </w:tr>
      <w:tr w:rsidR="00DE135B" w14:paraId="60B8A9FE" w14:textId="77777777">
        <w:trPr>
          <w:trHeight w:val="179"/>
        </w:trPr>
        <w:tc>
          <w:tcPr>
            <w:tcW w:w="4425" w:type="dxa"/>
            <w:tcBorders>
              <w:top w:val="single" w:sz="12" w:space="0" w:color="000000"/>
              <w:left w:val="nil"/>
              <w:bottom w:val="nil"/>
              <w:right w:val="nil"/>
            </w:tcBorders>
            <w:tcMar>
              <w:top w:w="0" w:type="dxa"/>
              <w:left w:w="100" w:type="dxa"/>
              <w:bottom w:w="0" w:type="dxa"/>
              <w:right w:w="100" w:type="dxa"/>
            </w:tcMar>
          </w:tcPr>
          <w:p w14:paraId="7E7B2240" w14:textId="77777777" w:rsidR="00DE135B" w:rsidRDefault="00AC4270" w:rsidP="0072547A">
            <w:pPr>
              <w:widowControl w:val="0"/>
              <w:spacing w:line="240" w:lineRule="auto"/>
              <w:jc w:val="center"/>
              <w:rPr>
                <w:sz w:val="20"/>
                <w:szCs w:val="20"/>
                <w:highlight w:val="white"/>
              </w:rPr>
            </w:pPr>
            <w:r>
              <w:rPr>
                <w:sz w:val="20"/>
                <w:szCs w:val="20"/>
                <w:highlight w:val="white"/>
              </w:rPr>
              <w:t>5</w:t>
            </w:r>
          </w:p>
        </w:tc>
        <w:tc>
          <w:tcPr>
            <w:tcW w:w="3915" w:type="dxa"/>
            <w:tcBorders>
              <w:top w:val="single" w:sz="12" w:space="0" w:color="000000"/>
              <w:left w:val="nil"/>
              <w:bottom w:val="nil"/>
              <w:right w:val="nil"/>
            </w:tcBorders>
            <w:tcMar>
              <w:top w:w="0" w:type="dxa"/>
              <w:left w:w="100" w:type="dxa"/>
              <w:bottom w:w="0" w:type="dxa"/>
              <w:right w:w="100" w:type="dxa"/>
            </w:tcMar>
          </w:tcPr>
          <w:p w14:paraId="54DDEC22" w14:textId="77777777" w:rsidR="00DE135B" w:rsidRDefault="00AC4270" w:rsidP="0072547A">
            <w:pPr>
              <w:widowControl w:val="0"/>
              <w:spacing w:line="240" w:lineRule="auto"/>
              <w:jc w:val="center"/>
              <w:rPr>
                <w:sz w:val="20"/>
                <w:szCs w:val="20"/>
                <w:highlight w:val="white"/>
              </w:rPr>
            </w:pPr>
            <w:r>
              <w:rPr>
                <w:sz w:val="20"/>
                <w:szCs w:val="20"/>
                <w:highlight w:val="white"/>
              </w:rPr>
              <w:t>Excellent</w:t>
            </w:r>
          </w:p>
        </w:tc>
      </w:tr>
      <w:tr w:rsidR="00DE135B" w14:paraId="27905F34" w14:textId="77777777">
        <w:trPr>
          <w:trHeight w:val="300"/>
        </w:trPr>
        <w:tc>
          <w:tcPr>
            <w:tcW w:w="4425" w:type="dxa"/>
            <w:tcBorders>
              <w:top w:val="nil"/>
              <w:left w:val="nil"/>
              <w:bottom w:val="nil"/>
              <w:right w:val="nil"/>
            </w:tcBorders>
            <w:tcMar>
              <w:top w:w="0" w:type="dxa"/>
              <w:left w:w="100" w:type="dxa"/>
              <w:bottom w:w="0" w:type="dxa"/>
              <w:right w:w="100" w:type="dxa"/>
            </w:tcMar>
          </w:tcPr>
          <w:p w14:paraId="275E66B7" w14:textId="77777777" w:rsidR="00DE135B" w:rsidRDefault="00AC4270" w:rsidP="0072547A">
            <w:pPr>
              <w:widowControl w:val="0"/>
              <w:spacing w:line="240" w:lineRule="auto"/>
              <w:jc w:val="center"/>
              <w:rPr>
                <w:sz w:val="20"/>
                <w:szCs w:val="20"/>
                <w:highlight w:val="white"/>
              </w:rPr>
            </w:pPr>
            <w:r>
              <w:rPr>
                <w:sz w:val="20"/>
                <w:szCs w:val="20"/>
                <w:highlight w:val="white"/>
              </w:rPr>
              <w:t>4</w:t>
            </w:r>
          </w:p>
        </w:tc>
        <w:tc>
          <w:tcPr>
            <w:tcW w:w="3915" w:type="dxa"/>
            <w:tcBorders>
              <w:top w:val="nil"/>
              <w:left w:val="nil"/>
              <w:bottom w:val="nil"/>
              <w:right w:val="nil"/>
            </w:tcBorders>
            <w:tcMar>
              <w:top w:w="0" w:type="dxa"/>
              <w:left w:w="100" w:type="dxa"/>
              <w:bottom w:w="0" w:type="dxa"/>
              <w:right w:w="100" w:type="dxa"/>
            </w:tcMar>
          </w:tcPr>
          <w:p w14:paraId="6B975478" w14:textId="77777777" w:rsidR="00DE135B" w:rsidRDefault="00AC4270" w:rsidP="0072547A">
            <w:pPr>
              <w:widowControl w:val="0"/>
              <w:spacing w:line="240" w:lineRule="auto"/>
              <w:jc w:val="center"/>
              <w:rPr>
                <w:sz w:val="20"/>
                <w:szCs w:val="20"/>
                <w:highlight w:val="white"/>
              </w:rPr>
            </w:pPr>
            <w:r>
              <w:rPr>
                <w:sz w:val="20"/>
                <w:szCs w:val="20"/>
                <w:highlight w:val="white"/>
              </w:rPr>
              <w:t>Good</w:t>
            </w:r>
          </w:p>
        </w:tc>
      </w:tr>
      <w:tr w:rsidR="00DE135B" w14:paraId="4A4ED261" w14:textId="77777777" w:rsidTr="0072547A">
        <w:trPr>
          <w:trHeight w:val="252"/>
        </w:trPr>
        <w:tc>
          <w:tcPr>
            <w:tcW w:w="4425" w:type="dxa"/>
            <w:tcBorders>
              <w:top w:val="nil"/>
              <w:left w:val="nil"/>
              <w:bottom w:val="nil"/>
              <w:right w:val="nil"/>
            </w:tcBorders>
            <w:tcMar>
              <w:top w:w="0" w:type="dxa"/>
              <w:left w:w="100" w:type="dxa"/>
              <w:bottom w:w="0" w:type="dxa"/>
              <w:right w:w="100" w:type="dxa"/>
            </w:tcMar>
          </w:tcPr>
          <w:p w14:paraId="68A11F09" w14:textId="77777777" w:rsidR="00DE135B" w:rsidRDefault="00AC4270" w:rsidP="0072547A">
            <w:pPr>
              <w:widowControl w:val="0"/>
              <w:spacing w:line="240" w:lineRule="auto"/>
              <w:jc w:val="center"/>
              <w:rPr>
                <w:sz w:val="20"/>
                <w:szCs w:val="20"/>
                <w:highlight w:val="white"/>
              </w:rPr>
            </w:pPr>
            <w:r>
              <w:rPr>
                <w:sz w:val="20"/>
                <w:szCs w:val="20"/>
                <w:highlight w:val="white"/>
              </w:rPr>
              <w:t>3</w:t>
            </w:r>
          </w:p>
        </w:tc>
        <w:tc>
          <w:tcPr>
            <w:tcW w:w="3915" w:type="dxa"/>
            <w:tcBorders>
              <w:top w:val="nil"/>
              <w:left w:val="nil"/>
              <w:bottom w:val="nil"/>
              <w:right w:val="nil"/>
            </w:tcBorders>
            <w:tcMar>
              <w:top w:w="0" w:type="dxa"/>
              <w:left w:w="100" w:type="dxa"/>
              <w:bottom w:w="0" w:type="dxa"/>
              <w:right w:w="100" w:type="dxa"/>
            </w:tcMar>
          </w:tcPr>
          <w:p w14:paraId="0830919C" w14:textId="77777777" w:rsidR="00DE135B" w:rsidRDefault="00AC4270" w:rsidP="0072547A">
            <w:pPr>
              <w:widowControl w:val="0"/>
              <w:spacing w:line="240" w:lineRule="auto"/>
              <w:jc w:val="center"/>
              <w:rPr>
                <w:sz w:val="20"/>
                <w:szCs w:val="20"/>
                <w:highlight w:val="white"/>
              </w:rPr>
            </w:pPr>
            <w:r>
              <w:rPr>
                <w:sz w:val="20"/>
                <w:szCs w:val="20"/>
                <w:highlight w:val="white"/>
              </w:rPr>
              <w:t>Fair</w:t>
            </w:r>
          </w:p>
        </w:tc>
      </w:tr>
      <w:tr w:rsidR="00DE135B" w14:paraId="417EBFFB" w14:textId="77777777" w:rsidTr="0072547A">
        <w:trPr>
          <w:trHeight w:val="270"/>
        </w:trPr>
        <w:tc>
          <w:tcPr>
            <w:tcW w:w="4425" w:type="dxa"/>
            <w:tcBorders>
              <w:top w:val="nil"/>
              <w:left w:val="nil"/>
              <w:bottom w:val="nil"/>
              <w:right w:val="nil"/>
            </w:tcBorders>
            <w:tcMar>
              <w:top w:w="0" w:type="dxa"/>
              <w:left w:w="100" w:type="dxa"/>
              <w:bottom w:w="0" w:type="dxa"/>
              <w:right w:w="100" w:type="dxa"/>
            </w:tcMar>
          </w:tcPr>
          <w:p w14:paraId="4CE9C2BB" w14:textId="77777777" w:rsidR="00DE135B" w:rsidRDefault="00AC4270" w:rsidP="0072547A">
            <w:pPr>
              <w:widowControl w:val="0"/>
              <w:spacing w:line="240" w:lineRule="auto"/>
              <w:jc w:val="center"/>
              <w:rPr>
                <w:sz w:val="20"/>
                <w:szCs w:val="20"/>
                <w:highlight w:val="white"/>
              </w:rPr>
            </w:pPr>
            <w:r>
              <w:rPr>
                <w:sz w:val="20"/>
                <w:szCs w:val="20"/>
                <w:highlight w:val="white"/>
              </w:rPr>
              <w:t>2</w:t>
            </w:r>
          </w:p>
        </w:tc>
        <w:tc>
          <w:tcPr>
            <w:tcW w:w="3915" w:type="dxa"/>
            <w:tcBorders>
              <w:top w:val="nil"/>
              <w:left w:val="nil"/>
              <w:bottom w:val="nil"/>
              <w:right w:val="nil"/>
            </w:tcBorders>
            <w:tcMar>
              <w:top w:w="0" w:type="dxa"/>
              <w:left w:w="100" w:type="dxa"/>
              <w:bottom w:w="0" w:type="dxa"/>
              <w:right w:w="100" w:type="dxa"/>
            </w:tcMar>
          </w:tcPr>
          <w:p w14:paraId="3EE06490" w14:textId="77777777" w:rsidR="00DE135B" w:rsidRDefault="00AC4270" w:rsidP="0072547A">
            <w:pPr>
              <w:widowControl w:val="0"/>
              <w:spacing w:line="240" w:lineRule="auto"/>
              <w:jc w:val="center"/>
              <w:rPr>
                <w:sz w:val="20"/>
                <w:szCs w:val="20"/>
                <w:highlight w:val="white"/>
              </w:rPr>
            </w:pPr>
            <w:r>
              <w:rPr>
                <w:sz w:val="20"/>
                <w:szCs w:val="20"/>
                <w:highlight w:val="white"/>
              </w:rPr>
              <w:t>Need Improvement</w:t>
            </w:r>
          </w:p>
        </w:tc>
      </w:tr>
      <w:tr w:rsidR="00DE135B" w14:paraId="1FD5687C" w14:textId="77777777" w:rsidTr="00073E5B">
        <w:trPr>
          <w:trHeight w:val="113"/>
        </w:trPr>
        <w:tc>
          <w:tcPr>
            <w:tcW w:w="4425" w:type="dxa"/>
            <w:tcBorders>
              <w:top w:val="nil"/>
              <w:left w:val="nil"/>
              <w:bottom w:val="single" w:sz="8" w:space="0" w:color="000000"/>
              <w:right w:val="nil"/>
            </w:tcBorders>
            <w:tcMar>
              <w:top w:w="0" w:type="dxa"/>
              <w:left w:w="100" w:type="dxa"/>
              <w:bottom w:w="0" w:type="dxa"/>
              <w:right w:w="100" w:type="dxa"/>
            </w:tcMar>
          </w:tcPr>
          <w:p w14:paraId="3697C797" w14:textId="77777777" w:rsidR="00DE135B" w:rsidRDefault="00AC4270" w:rsidP="0072547A">
            <w:pPr>
              <w:widowControl w:val="0"/>
              <w:spacing w:line="240" w:lineRule="auto"/>
              <w:jc w:val="center"/>
              <w:rPr>
                <w:sz w:val="20"/>
                <w:szCs w:val="20"/>
                <w:highlight w:val="white"/>
              </w:rPr>
            </w:pPr>
            <w:r>
              <w:rPr>
                <w:sz w:val="20"/>
                <w:szCs w:val="20"/>
                <w:highlight w:val="white"/>
              </w:rPr>
              <w:t>1</w:t>
            </w:r>
          </w:p>
        </w:tc>
        <w:tc>
          <w:tcPr>
            <w:tcW w:w="3915" w:type="dxa"/>
            <w:tcBorders>
              <w:top w:val="nil"/>
              <w:left w:val="nil"/>
              <w:bottom w:val="single" w:sz="8" w:space="0" w:color="000000"/>
              <w:right w:val="nil"/>
            </w:tcBorders>
            <w:tcMar>
              <w:top w:w="0" w:type="dxa"/>
              <w:left w:w="100" w:type="dxa"/>
              <w:bottom w:w="0" w:type="dxa"/>
              <w:right w:w="100" w:type="dxa"/>
            </w:tcMar>
          </w:tcPr>
          <w:p w14:paraId="77D0C9AA" w14:textId="221D4C08" w:rsidR="00DE135B" w:rsidRDefault="00AC4270" w:rsidP="0072547A">
            <w:pPr>
              <w:widowControl w:val="0"/>
              <w:spacing w:line="240" w:lineRule="auto"/>
              <w:jc w:val="center"/>
              <w:rPr>
                <w:sz w:val="20"/>
                <w:szCs w:val="20"/>
                <w:highlight w:val="white"/>
              </w:rPr>
            </w:pPr>
            <w:r>
              <w:rPr>
                <w:sz w:val="20"/>
                <w:szCs w:val="20"/>
                <w:highlight w:val="white"/>
              </w:rPr>
              <w:t>Poor</w:t>
            </w:r>
          </w:p>
        </w:tc>
      </w:tr>
    </w:tbl>
    <w:p w14:paraId="59161BE9" w14:textId="77777777" w:rsidR="00DE135B" w:rsidRDefault="00DE135B">
      <w:pPr>
        <w:widowControl w:val="0"/>
        <w:spacing w:line="360" w:lineRule="auto"/>
        <w:jc w:val="both"/>
        <w:rPr>
          <w:sz w:val="24"/>
          <w:szCs w:val="24"/>
          <w:shd w:val="clear" w:color="auto" w:fill="FBFFFF"/>
        </w:rPr>
      </w:pPr>
    </w:p>
    <w:p w14:paraId="4039A2B2" w14:textId="77777777" w:rsidR="00DE135B" w:rsidRDefault="00AC4270">
      <w:pPr>
        <w:widowControl w:val="0"/>
        <w:spacing w:before="240" w:after="240" w:line="480" w:lineRule="auto"/>
        <w:jc w:val="both"/>
        <w:rPr>
          <w:b/>
          <w:bCs/>
          <w:sz w:val="24"/>
          <w:szCs w:val="24"/>
          <w:shd w:val="clear" w:color="auto" w:fill="FBFFFF"/>
        </w:rPr>
      </w:pPr>
      <w:r>
        <w:rPr>
          <w:b/>
          <w:bCs/>
          <w:sz w:val="24"/>
          <w:szCs w:val="24"/>
          <w:shd w:val="clear" w:color="auto" w:fill="FBFFFF"/>
        </w:rPr>
        <w:t xml:space="preserve">Technology Acceptance Model </w:t>
      </w:r>
    </w:p>
    <w:p w14:paraId="168D53F2" w14:textId="3ACE2133" w:rsidR="00706218" w:rsidRDefault="00AC4270">
      <w:pPr>
        <w:widowControl w:val="0"/>
        <w:spacing w:before="240" w:after="240" w:line="480" w:lineRule="auto"/>
        <w:jc w:val="both"/>
        <w:rPr>
          <w:sz w:val="24"/>
          <w:szCs w:val="24"/>
          <w:shd w:val="clear" w:color="auto" w:fill="FBFFFF"/>
        </w:rPr>
      </w:pPr>
      <w:r>
        <w:rPr>
          <w:b/>
          <w:bCs/>
          <w:sz w:val="24"/>
          <w:szCs w:val="24"/>
          <w:shd w:val="clear" w:color="auto" w:fill="FBFFFF"/>
        </w:rPr>
        <w:tab/>
      </w:r>
      <w:r>
        <w:rPr>
          <w:sz w:val="24"/>
          <w:szCs w:val="24"/>
          <w:shd w:val="clear" w:color="auto" w:fill="FBFFFF"/>
        </w:rPr>
        <w:t xml:space="preserve">The verbal interpretation scale in Table 8, utilized in the TAM survey for measurement, consists of a 4-point scale that assesses the level at which the respondent agrees to statements regarding technology usefulness, ease of use, and acceptance. It prompts clear responses without the option of "neutral, hence offering better insight into users' attitudes. Ratings of 4 represent high acceptance and perceptions (Strongly Agree), 3 </w:t>
      </w:r>
      <w:r w:rsidR="009E0360">
        <w:rPr>
          <w:sz w:val="24"/>
          <w:szCs w:val="24"/>
          <w:shd w:val="clear" w:color="auto" w:fill="FBFFFF"/>
        </w:rPr>
        <w:t>represents</w:t>
      </w:r>
      <w:r>
        <w:rPr>
          <w:sz w:val="24"/>
          <w:szCs w:val="24"/>
          <w:shd w:val="clear" w:color="auto" w:fill="FBFFFF"/>
        </w:rPr>
        <w:t xml:space="preserve"> general approval (Agree), 2 reveal negative perceptions and denote disagreement, while 1 (Strongly Disagree) represents strong opposition and rejection of the statements. Overall, this rating scale helps grasp the levels of acceptance more effectively and enables the reliable analysis of the adoption of technology.</w:t>
      </w:r>
    </w:p>
    <w:p w14:paraId="2C45DD0A" w14:textId="77777777" w:rsidR="00DE135B" w:rsidRPr="008227CE" w:rsidRDefault="00AC4270">
      <w:pPr>
        <w:widowControl w:val="0"/>
        <w:spacing w:before="212" w:line="480" w:lineRule="auto"/>
        <w:jc w:val="center"/>
        <w:rPr>
          <w:sz w:val="24"/>
          <w:szCs w:val="24"/>
          <w:highlight w:val="white"/>
        </w:rPr>
      </w:pPr>
      <w:r>
        <w:rPr>
          <w:sz w:val="24"/>
          <w:szCs w:val="24"/>
          <w:highlight w:val="white"/>
        </w:rPr>
        <w:lastRenderedPageBreak/>
        <w:t xml:space="preserve">            </w:t>
      </w:r>
      <w:r w:rsidRPr="008227CE">
        <w:rPr>
          <w:sz w:val="24"/>
          <w:szCs w:val="24"/>
          <w:highlight w:val="white"/>
        </w:rPr>
        <w:t>Table 8. 4-point Verbal Interpretation Scale for TAM survey</w:t>
      </w:r>
    </w:p>
    <w:sdt>
      <w:sdtPr>
        <w:tag w:val="goog_rdk_1"/>
        <w:id w:val="1565729407"/>
        <w:lock w:val="contentLocked"/>
      </w:sdtPr>
      <w:sdtEndPr/>
      <w:sdtContent>
        <w:tbl>
          <w:tblPr>
            <w:tblStyle w:val="affb"/>
            <w:tblW w:w="8220" w:type="dxa"/>
            <w:tblBorders>
              <w:top w:val="nil"/>
              <w:left w:val="nil"/>
              <w:bottom w:val="nil"/>
              <w:right w:val="nil"/>
              <w:insideH w:val="nil"/>
              <w:insideV w:val="nil"/>
            </w:tblBorders>
            <w:tblLayout w:type="fixed"/>
            <w:tblLook w:val="0600" w:firstRow="0" w:lastRow="0" w:firstColumn="0" w:lastColumn="0" w:noHBand="1" w:noVBand="1"/>
          </w:tblPr>
          <w:tblGrid>
            <w:gridCol w:w="4350"/>
            <w:gridCol w:w="3870"/>
          </w:tblGrid>
          <w:tr w:rsidR="00DE135B" w14:paraId="3E579CCF" w14:textId="77777777">
            <w:trPr>
              <w:trHeight w:val="315"/>
            </w:trPr>
            <w:tc>
              <w:tcPr>
                <w:tcW w:w="4350" w:type="dxa"/>
                <w:tcBorders>
                  <w:top w:val="single" w:sz="8" w:space="0" w:color="000000"/>
                  <w:left w:val="nil"/>
                  <w:bottom w:val="single" w:sz="12" w:space="0" w:color="000000"/>
                  <w:right w:val="nil"/>
                </w:tcBorders>
                <w:tcMar>
                  <w:top w:w="0" w:type="dxa"/>
                  <w:left w:w="100" w:type="dxa"/>
                  <w:bottom w:w="0" w:type="dxa"/>
                  <w:right w:w="100" w:type="dxa"/>
                </w:tcMar>
              </w:tcPr>
              <w:p w14:paraId="0F3D9630" w14:textId="77777777" w:rsidR="00DE135B" w:rsidRDefault="00AC4270">
                <w:pPr>
                  <w:widowControl w:val="0"/>
                  <w:spacing w:line="360" w:lineRule="auto"/>
                  <w:jc w:val="center"/>
                  <w:rPr>
                    <w:b/>
                    <w:bCs/>
                    <w:sz w:val="20"/>
                    <w:szCs w:val="20"/>
                    <w:highlight w:val="white"/>
                  </w:rPr>
                </w:pPr>
                <w:r>
                  <w:rPr>
                    <w:b/>
                    <w:bCs/>
                    <w:sz w:val="20"/>
                    <w:szCs w:val="20"/>
                    <w:highlight w:val="white"/>
                  </w:rPr>
                  <w:t>Rating</w:t>
                </w:r>
              </w:p>
            </w:tc>
            <w:tc>
              <w:tcPr>
                <w:tcW w:w="3870" w:type="dxa"/>
                <w:tcBorders>
                  <w:top w:val="single" w:sz="8" w:space="0" w:color="000000"/>
                  <w:left w:val="nil"/>
                  <w:bottom w:val="single" w:sz="12" w:space="0" w:color="000000"/>
                  <w:right w:val="nil"/>
                </w:tcBorders>
                <w:tcMar>
                  <w:top w:w="0" w:type="dxa"/>
                  <w:left w:w="100" w:type="dxa"/>
                  <w:bottom w:w="0" w:type="dxa"/>
                  <w:right w:w="100" w:type="dxa"/>
                </w:tcMar>
              </w:tcPr>
              <w:p w14:paraId="48B762D7" w14:textId="77777777" w:rsidR="00DE135B" w:rsidRDefault="00AC4270">
                <w:pPr>
                  <w:widowControl w:val="0"/>
                  <w:spacing w:line="360" w:lineRule="auto"/>
                  <w:jc w:val="center"/>
                  <w:rPr>
                    <w:b/>
                    <w:bCs/>
                    <w:sz w:val="20"/>
                    <w:szCs w:val="20"/>
                    <w:highlight w:val="white"/>
                  </w:rPr>
                </w:pPr>
                <w:r>
                  <w:rPr>
                    <w:b/>
                    <w:bCs/>
                    <w:sz w:val="20"/>
                    <w:szCs w:val="20"/>
                    <w:highlight w:val="white"/>
                  </w:rPr>
                  <w:t>Interpretation</w:t>
                </w:r>
              </w:p>
            </w:tc>
          </w:tr>
          <w:tr w:rsidR="00DE135B" w14:paraId="02775E5F" w14:textId="77777777">
            <w:trPr>
              <w:trHeight w:val="179"/>
            </w:trPr>
            <w:tc>
              <w:tcPr>
                <w:tcW w:w="4350" w:type="dxa"/>
                <w:tcBorders>
                  <w:top w:val="single" w:sz="12" w:space="0" w:color="000000"/>
                  <w:left w:val="nil"/>
                  <w:bottom w:val="nil"/>
                  <w:right w:val="nil"/>
                </w:tcBorders>
                <w:tcMar>
                  <w:top w:w="0" w:type="dxa"/>
                  <w:left w:w="100" w:type="dxa"/>
                  <w:bottom w:w="0" w:type="dxa"/>
                  <w:right w:w="100" w:type="dxa"/>
                </w:tcMar>
              </w:tcPr>
              <w:p w14:paraId="42278EB6" w14:textId="77777777" w:rsidR="00DE135B" w:rsidRDefault="00AC4270">
                <w:pPr>
                  <w:widowControl w:val="0"/>
                  <w:spacing w:line="360" w:lineRule="auto"/>
                  <w:jc w:val="center"/>
                  <w:rPr>
                    <w:sz w:val="20"/>
                    <w:szCs w:val="20"/>
                    <w:highlight w:val="white"/>
                  </w:rPr>
                </w:pPr>
                <w:r>
                  <w:rPr>
                    <w:sz w:val="20"/>
                    <w:szCs w:val="20"/>
                    <w:highlight w:val="white"/>
                  </w:rPr>
                  <w:t>4</w:t>
                </w:r>
              </w:p>
            </w:tc>
            <w:tc>
              <w:tcPr>
                <w:tcW w:w="3870" w:type="dxa"/>
                <w:tcBorders>
                  <w:top w:val="single" w:sz="12" w:space="0" w:color="000000"/>
                  <w:left w:val="nil"/>
                  <w:bottom w:val="nil"/>
                  <w:right w:val="nil"/>
                </w:tcBorders>
                <w:tcMar>
                  <w:top w:w="0" w:type="dxa"/>
                  <w:left w:w="100" w:type="dxa"/>
                  <w:bottom w:w="0" w:type="dxa"/>
                  <w:right w:w="100" w:type="dxa"/>
                </w:tcMar>
              </w:tcPr>
              <w:p w14:paraId="029AA9F9" w14:textId="77777777" w:rsidR="00DE135B" w:rsidRDefault="00AC4270">
                <w:pPr>
                  <w:widowControl w:val="0"/>
                  <w:spacing w:line="360" w:lineRule="auto"/>
                  <w:jc w:val="center"/>
                  <w:rPr>
                    <w:sz w:val="20"/>
                    <w:szCs w:val="20"/>
                    <w:highlight w:val="white"/>
                  </w:rPr>
                </w:pPr>
                <w:r>
                  <w:rPr>
                    <w:sz w:val="20"/>
                    <w:szCs w:val="20"/>
                    <w:highlight w:val="white"/>
                  </w:rPr>
                  <w:t>Strongly Agree</w:t>
                </w:r>
              </w:p>
            </w:tc>
          </w:tr>
          <w:tr w:rsidR="00DE135B" w14:paraId="0FE41DF9" w14:textId="77777777">
            <w:trPr>
              <w:trHeight w:val="300"/>
            </w:trPr>
            <w:tc>
              <w:tcPr>
                <w:tcW w:w="4350" w:type="dxa"/>
                <w:tcBorders>
                  <w:top w:val="nil"/>
                  <w:left w:val="nil"/>
                  <w:bottom w:val="nil"/>
                  <w:right w:val="nil"/>
                </w:tcBorders>
                <w:tcMar>
                  <w:top w:w="0" w:type="dxa"/>
                  <w:left w:w="100" w:type="dxa"/>
                  <w:bottom w:w="0" w:type="dxa"/>
                  <w:right w:w="100" w:type="dxa"/>
                </w:tcMar>
              </w:tcPr>
              <w:p w14:paraId="386C1CBC" w14:textId="77777777" w:rsidR="00DE135B" w:rsidRDefault="00AC4270">
                <w:pPr>
                  <w:widowControl w:val="0"/>
                  <w:spacing w:line="360" w:lineRule="auto"/>
                  <w:jc w:val="center"/>
                  <w:rPr>
                    <w:sz w:val="20"/>
                    <w:szCs w:val="20"/>
                    <w:highlight w:val="white"/>
                  </w:rPr>
                </w:pPr>
                <w:r>
                  <w:rPr>
                    <w:sz w:val="20"/>
                    <w:szCs w:val="20"/>
                    <w:highlight w:val="white"/>
                  </w:rPr>
                  <w:t>3</w:t>
                </w:r>
              </w:p>
            </w:tc>
            <w:tc>
              <w:tcPr>
                <w:tcW w:w="3870" w:type="dxa"/>
                <w:tcBorders>
                  <w:top w:val="nil"/>
                  <w:left w:val="nil"/>
                  <w:bottom w:val="nil"/>
                  <w:right w:val="nil"/>
                </w:tcBorders>
                <w:tcMar>
                  <w:top w:w="0" w:type="dxa"/>
                  <w:left w:w="100" w:type="dxa"/>
                  <w:bottom w:w="0" w:type="dxa"/>
                  <w:right w:w="100" w:type="dxa"/>
                </w:tcMar>
              </w:tcPr>
              <w:p w14:paraId="269727F1" w14:textId="77777777" w:rsidR="00DE135B" w:rsidRDefault="00AC4270">
                <w:pPr>
                  <w:widowControl w:val="0"/>
                  <w:spacing w:line="360" w:lineRule="auto"/>
                  <w:jc w:val="center"/>
                  <w:rPr>
                    <w:sz w:val="20"/>
                    <w:szCs w:val="20"/>
                    <w:highlight w:val="white"/>
                  </w:rPr>
                </w:pPr>
                <w:r>
                  <w:rPr>
                    <w:sz w:val="20"/>
                    <w:szCs w:val="20"/>
                    <w:highlight w:val="white"/>
                  </w:rPr>
                  <w:t>Agree</w:t>
                </w:r>
              </w:p>
            </w:tc>
          </w:tr>
          <w:tr w:rsidR="00DE135B" w14:paraId="26558B98" w14:textId="77777777">
            <w:trPr>
              <w:trHeight w:val="375"/>
            </w:trPr>
            <w:tc>
              <w:tcPr>
                <w:tcW w:w="4350" w:type="dxa"/>
                <w:tcBorders>
                  <w:top w:val="nil"/>
                  <w:left w:val="nil"/>
                  <w:bottom w:val="nil"/>
                  <w:right w:val="nil"/>
                </w:tcBorders>
                <w:tcMar>
                  <w:top w:w="0" w:type="dxa"/>
                  <w:left w:w="100" w:type="dxa"/>
                  <w:bottom w:w="0" w:type="dxa"/>
                  <w:right w:w="100" w:type="dxa"/>
                </w:tcMar>
              </w:tcPr>
              <w:p w14:paraId="3D5E8FA1" w14:textId="77777777" w:rsidR="00DE135B" w:rsidRDefault="00AC4270">
                <w:pPr>
                  <w:widowControl w:val="0"/>
                  <w:spacing w:line="360" w:lineRule="auto"/>
                  <w:jc w:val="center"/>
                  <w:rPr>
                    <w:sz w:val="20"/>
                    <w:szCs w:val="20"/>
                    <w:highlight w:val="white"/>
                  </w:rPr>
                </w:pPr>
                <w:r>
                  <w:rPr>
                    <w:sz w:val="20"/>
                    <w:szCs w:val="20"/>
                    <w:highlight w:val="white"/>
                  </w:rPr>
                  <w:t>2</w:t>
                </w:r>
              </w:p>
            </w:tc>
            <w:tc>
              <w:tcPr>
                <w:tcW w:w="3870" w:type="dxa"/>
                <w:tcBorders>
                  <w:top w:val="nil"/>
                  <w:left w:val="nil"/>
                  <w:bottom w:val="nil"/>
                  <w:right w:val="nil"/>
                </w:tcBorders>
                <w:tcMar>
                  <w:top w:w="0" w:type="dxa"/>
                  <w:left w:w="100" w:type="dxa"/>
                  <w:bottom w:w="0" w:type="dxa"/>
                  <w:right w:w="100" w:type="dxa"/>
                </w:tcMar>
              </w:tcPr>
              <w:p w14:paraId="6FB8F9D6" w14:textId="77777777" w:rsidR="00DE135B" w:rsidRDefault="00AC4270">
                <w:pPr>
                  <w:widowControl w:val="0"/>
                  <w:spacing w:line="360" w:lineRule="auto"/>
                  <w:jc w:val="center"/>
                  <w:rPr>
                    <w:sz w:val="20"/>
                    <w:szCs w:val="20"/>
                    <w:highlight w:val="white"/>
                  </w:rPr>
                </w:pPr>
                <w:r>
                  <w:rPr>
                    <w:sz w:val="20"/>
                    <w:szCs w:val="20"/>
                    <w:highlight w:val="white"/>
                  </w:rPr>
                  <w:t>Disagree</w:t>
                </w:r>
              </w:p>
            </w:tc>
          </w:tr>
          <w:tr w:rsidR="00DE135B" w14:paraId="337DC4CA" w14:textId="77777777" w:rsidTr="00073E5B">
            <w:trPr>
              <w:trHeight w:val="113"/>
            </w:trPr>
            <w:tc>
              <w:tcPr>
                <w:tcW w:w="4350" w:type="dxa"/>
                <w:tcBorders>
                  <w:top w:val="nil"/>
                  <w:left w:val="nil"/>
                  <w:bottom w:val="single" w:sz="8" w:space="0" w:color="000000"/>
                  <w:right w:val="nil"/>
                </w:tcBorders>
                <w:tcMar>
                  <w:top w:w="0" w:type="dxa"/>
                  <w:left w:w="100" w:type="dxa"/>
                  <w:bottom w:w="0" w:type="dxa"/>
                  <w:right w:w="100" w:type="dxa"/>
                </w:tcMar>
              </w:tcPr>
              <w:p w14:paraId="3AD8FBA5" w14:textId="77777777" w:rsidR="00DE135B" w:rsidRDefault="00AC4270">
                <w:pPr>
                  <w:widowControl w:val="0"/>
                  <w:spacing w:line="360" w:lineRule="auto"/>
                  <w:jc w:val="center"/>
                  <w:rPr>
                    <w:sz w:val="20"/>
                    <w:szCs w:val="20"/>
                    <w:highlight w:val="white"/>
                  </w:rPr>
                </w:pPr>
                <w:r>
                  <w:rPr>
                    <w:sz w:val="20"/>
                    <w:szCs w:val="20"/>
                    <w:highlight w:val="white"/>
                  </w:rPr>
                  <w:t>1</w:t>
                </w:r>
              </w:p>
            </w:tc>
            <w:tc>
              <w:tcPr>
                <w:tcW w:w="3870" w:type="dxa"/>
                <w:tcBorders>
                  <w:top w:val="nil"/>
                  <w:left w:val="nil"/>
                  <w:bottom w:val="single" w:sz="8" w:space="0" w:color="000000"/>
                  <w:right w:val="nil"/>
                </w:tcBorders>
                <w:tcMar>
                  <w:top w:w="0" w:type="dxa"/>
                  <w:left w:w="100" w:type="dxa"/>
                  <w:bottom w:w="0" w:type="dxa"/>
                  <w:right w:w="100" w:type="dxa"/>
                </w:tcMar>
              </w:tcPr>
              <w:p w14:paraId="313AAFFA" w14:textId="77777777" w:rsidR="00DE135B" w:rsidRDefault="00AC4270">
                <w:pPr>
                  <w:widowControl w:val="0"/>
                  <w:spacing w:line="360" w:lineRule="auto"/>
                  <w:jc w:val="center"/>
                  <w:rPr>
                    <w:sz w:val="20"/>
                    <w:szCs w:val="20"/>
                    <w:highlight w:val="white"/>
                  </w:rPr>
                </w:pPr>
                <w:r>
                  <w:rPr>
                    <w:sz w:val="20"/>
                    <w:szCs w:val="20"/>
                    <w:highlight w:val="white"/>
                  </w:rPr>
                  <w:t>Strongly Disagree</w:t>
                </w:r>
              </w:p>
            </w:tc>
          </w:tr>
        </w:tbl>
      </w:sdtContent>
    </w:sdt>
    <w:p w14:paraId="7AF35158" w14:textId="7C0F9140" w:rsidR="00DE135B" w:rsidRDefault="00AC4270">
      <w:pPr>
        <w:spacing w:before="240" w:after="200" w:line="480" w:lineRule="auto"/>
        <w:jc w:val="both"/>
        <w:rPr>
          <w:b/>
          <w:bCs/>
          <w:sz w:val="24"/>
          <w:szCs w:val="24"/>
          <w:shd w:val="clear" w:color="auto" w:fill="FBFFFF"/>
        </w:rPr>
      </w:pPr>
      <w:r>
        <w:rPr>
          <w:b/>
          <w:bCs/>
          <w:sz w:val="24"/>
          <w:szCs w:val="24"/>
          <w:shd w:val="clear" w:color="auto" w:fill="FBFFFF"/>
        </w:rPr>
        <w:t>Population of the Study</w:t>
      </w:r>
    </w:p>
    <w:p w14:paraId="6384A69C" w14:textId="1AE487F3" w:rsidR="00DE135B" w:rsidRPr="008227CE" w:rsidRDefault="00AC4270">
      <w:pPr>
        <w:spacing w:before="240" w:after="200" w:line="480" w:lineRule="auto"/>
        <w:ind w:firstLine="720"/>
        <w:jc w:val="both"/>
        <w:rPr>
          <w:sz w:val="24"/>
          <w:szCs w:val="24"/>
          <w:shd w:val="clear" w:color="auto" w:fill="FBFFFF"/>
        </w:rPr>
      </w:pPr>
      <w:r>
        <w:rPr>
          <w:sz w:val="24"/>
          <w:szCs w:val="24"/>
          <w:shd w:val="clear" w:color="auto" w:fill="FBFFFF"/>
        </w:rPr>
        <w:t xml:space="preserve">The population of this study </w:t>
      </w:r>
      <w:r w:rsidR="00706218">
        <w:rPr>
          <w:sz w:val="24"/>
          <w:szCs w:val="24"/>
          <w:shd w:val="clear" w:color="auto" w:fill="FBFFFF"/>
        </w:rPr>
        <w:t>consists</w:t>
      </w:r>
      <w:r>
        <w:rPr>
          <w:sz w:val="24"/>
          <w:szCs w:val="24"/>
          <w:shd w:val="clear" w:color="auto" w:fill="FBFFFF"/>
        </w:rPr>
        <w:t xml:space="preserve"> of two groups: (1) Beneficiaries, comprising 4Ps (</w:t>
      </w:r>
      <w:proofErr w:type="spellStart"/>
      <w:r>
        <w:rPr>
          <w:sz w:val="24"/>
          <w:szCs w:val="24"/>
          <w:shd w:val="clear" w:color="auto" w:fill="FBFFFF"/>
        </w:rPr>
        <w:t>Pantawid</w:t>
      </w:r>
      <w:proofErr w:type="spellEnd"/>
      <w:r>
        <w:rPr>
          <w:sz w:val="24"/>
          <w:szCs w:val="24"/>
          <w:shd w:val="clear" w:color="auto" w:fill="FBFFFF"/>
        </w:rPr>
        <w:t xml:space="preserve"> </w:t>
      </w:r>
      <w:proofErr w:type="spellStart"/>
      <w:r>
        <w:rPr>
          <w:sz w:val="24"/>
          <w:szCs w:val="24"/>
          <w:shd w:val="clear" w:color="auto" w:fill="FBFFFF"/>
        </w:rPr>
        <w:t>Pamilyang</w:t>
      </w:r>
      <w:proofErr w:type="spellEnd"/>
      <w:r>
        <w:rPr>
          <w:sz w:val="24"/>
          <w:szCs w:val="24"/>
          <w:shd w:val="clear" w:color="auto" w:fill="FBFFFF"/>
        </w:rPr>
        <w:t xml:space="preserve"> Pilipino Program) Beneficiaries, solo parents, senior citizens, PESO (Public Employment Service Office) clients, LGU representatives, and administrative faculty from the College of Computer Studies (CCS) who are engaged in educational and community development initiatives; and (2) IT expert. These participants collectively serve as the target users of the Intelligent System for Feedback Analytics and Beneficiary Performance Evaluation</w:t>
      </w:r>
      <w:r w:rsidRPr="008227CE">
        <w:rPr>
          <w:sz w:val="24"/>
          <w:szCs w:val="24"/>
          <w:shd w:val="clear" w:color="auto" w:fill="FBFFFF"/>
        </w:rPr>
        <w:t>.</w:t>
      </w:r>
    </w:p>
    <w:p w14:paraId="72F8A26F" w14:textId="77777777" w:rsidR="00DE135B" w:rsidRPr="008227CE" w:rsidRDefault="00AC4270">
      <w:pPr>
        <w:widowControl w:val="0"/>
        <w:spacing w:before="212" w:line="480" w:lineRule="auto"/>
        <w:jc w:val="center"/>
        <w:rPr>
          <w:sz w:val="24"/>
          <w:szCs w:val="24"/>
          <w:shd w:val="clear" w:color="auto" w:fill="FBFFFF"/>
        </w:rPr>
      </w:pPr>
      <w:r w:rsidRPr="008227CE">
        <w:rPr>
          <w:sz w:val="24"/>
          <w:szCs w:val="24"/>
          <w:highlight w:val="white"/>
        </w:rPr>
        <w:t xml:space="preserve">           Table 9. Respondent of the Study</w:t>
      </w:r>
    </w:p>
    <w:tbl>
      <w:tblPr>
        <w:tblStyle w:val="affc"/>
        <w:tblpPr w:leftFromText="180" w:rightFromText="180" w:topFromText="180" w:bottomFromText="180" w:vertAnchor="text"/>
        <w:tblW w:w="8265" w:type="dxa"/>
        <w:tblBorders>
          <w:top w:val="nil"/>
          <w:left w:val="nil"/>
          <w:bottom w:val="nil"/>
          <w:right w:val="nil"/>
          <w:insideH w:val="nil"/>
          <w:insideV w:val="nil"/>
        </w:tblBorders>
        <w:tblLayout w:type="fixed"/>
        <w:tblLook w:val="0600" w:firstRow="0" w:lastRow="0" w:firstColumn="0" w:lastColumn="0" w:noHBand="1" w:noVBand="1"/>
      </w:tblPr>
      <w:tblGrid>
        <w:gridCol w:w="4170"/>
        <w:gridCol w:w="4095"/>
      </w:tblGrid>
      <w:tr w:rsidR="00DE135B" w14:paraId="5CCBA451" w14:textId="77777777">
        <w:trPr>
          <w:trHeight w:val="315"/>
        </w:trPr>
        <w:tc>
          <w:tcPr>
            <w:tcW w:w="4170" w:type="dxa"/>
            <w:tcBorders>
              <w:top w:val="single" w:sz="7" w:space="0" w:color="000000"/>
              <w:bottom w:val="single" w:sz="12" w:space="0" w:color="000000"/>
            </w:tcBorders>
            <w:tcMar>
              <w:top w:w="0" w:type="dxa"/>
              <w:bottom w:w="0" w:type="dxa"/>
            </w:tcMar>
          </w:tcPr>
          <w:p w14:paraId="477C6E84" w14:textId="4F9F9D2D" w:rsidR="00DE135B" w:rsidRDefault="00AC4270" w:rsidP="008227CE">
            <w:pPr>
              <w:widowControl w:val="0"/>
              <w:spacing w:line="240" w:lineRule="auto"/>
              <w:jc w:val="center"/>
              <w:rPr>
                <w:b/>
                <w:bCs/>
                <w:sz w:val="20"/>
                <w:szCs w:val="20"/>
                <w:highlight w:val="white"/>
              </w:rPr>
            </w:pPr>
            <w:r>
              <w:rPr>
                <w:b/>
                <w:bCs/>
                <w:sz w:val="20"/>
                <w:szCs w:val="20"/>
                <w:highlight w:val="white"/>
              </w:rPr>
              <w:t>Type of Respondent</w:t>
            </w:r>
          </w:p>
        </w:tc>
        <w:tc>
          <w:tcPr>
            <w:tcW w:w="4095" w:type="dxa"/>
            <w:tcBorders>
              <w:top w:val="single" w:sz="7" w:space="0" w:color="000000"/>
              <w:bottom w:val="single" w:sz="12" w:space="0" w:color="000000"/>
            </w:tcBorders>
            <w:tcMar>
              <w:top w:w="0" w:type="dxa"/>
              <w:bottom w:w="0" w:type="dxa"/>
            </w:tcMar>
          </w:tcPr>
          <w:p w14:paraId="0BA890E7" w14:textId="77777777" w:rsidR="00DE135B" w:rsidRDefault="00AC4270" w:rsidP="008227CE">
            <w:pPr>
              <w:widowControl w:val="0"/>
              <w:spacing w:line="240" w:lineRule="auto"/>
              <w:jc w:val="center"/>
              <w:rPr>
                <w:b/>
                <w:bCs/>
                <w:sz w:val="20"/>
                <w:szCs w:val="20"/>
                <w:highlight w:val="white"/>
              </w:rPr>
            </w:pPr>
            <w:r>
              <w:rPr>
                <w:b/>
                <w:bCs/>
                <w:sz w:val="20"/>
                <w:szCs w:val="20"/>
                <w:highlight w:val="white"/>
              </w:rPr>
              <w:t>Number of Respondent</w:t>
            </w:r>
          </w:p>
        </w:tc>
      </w:tr>
      <w:tr w:rsidR="00DE135B" w14:paraId="7F1D827A" w14:textId="77777777" w:rsidTr="008227CE">
        <w:trPr>
          <w:trHeight w:val="171"/>
        </w:trPr>
        <w:tc>
          <w:tcPr>
            <w:tcW w:w="4170" w:type="dxa"/>
            <w:tcBorders>
              <w:top w:val="single" w:sz="12" w:space="0" w:color="000000"/>
            </w:tcBorders>
            <w:tcMar>
              <w:top w:w="0" w:type="dxa"/>
              <w:bottom w:w="0" w:type="dxa"/>
            </w:tcMar>
          </w:tcPr>
          <w:p w14:paraId="0B6B8C53" w14:textId="77777777" w:rsidR="00DE135B" w:rsidRDefault="00AC4270" w:rsidP="008227CE">
            <w:pPr>
              <w:widowControl w:val="0"/>
              <w:spacing w:line="240" w:lineRule="auto"/>
              <w:jc w:val="center"/>
              <w:rPr>
                <w:sz w:val="20"/>
                <w:szCs w:val="20"/>
                <w:highlight w:val="white"/>
              </w:rPr>
            </w:pPr>
            <w:r>
              <w:rPr>
                <w:sz w:val="20"/>
                <w:szCs w:val="20"/>
                <w:highlight w:val="white"/>
              </w:rPr>
              <w:t>User</w:t>
            </w:r>
          </w:p>
        </w:tc>
        <w:tc>
          <w:tcPr>
            <w:tcW w:w="4095" w:type="dxa"/>
            <w:tcBorders>
              <w:top w:val="single" w:sz="12" w:space="0" w:color="000000"/>
            </w:tcBorders>
            <w:tcMar>
              <w:top w:w="0" w:type="dxa"/>
              <w:bottom w:w="0" w:type="dxa"/>
            </w:tcMar>
          </w:tcPr>
          <w:p w14:paraId="37F2F7E9" w14:textId="77777777" w:rsidR="00DE135B" w:rsidRDefault="00AC4270" w:rsidP="008227CE">
            <w:pPr>
              <w:widowControl w:val="0"/>
              <w:spacing w:line="240" w:lineRule="auto"/>
              <w:jc w:val="center"/>
              <w:rPr>
                <w:sz w:val="20"/>
                <w:szCs w:val="20"/>
                <w:highlight w:val="white"/>
              </w:rPr>
            </w:pPr>
            <w:r>
              <w:rPr>
                <w:sz w:val="20"/>
                <w:szCs w:val="20"/>
                <w:highlight w:val="white"/>
              </w:rPr>
              <w:t>56</w:t>
            </w:r>
          </w:p>
        </w:tc>
      </w:tr>
      <w:tr w:rsidR="00DE135B" w14:paraId="447FE0E0" w14:textId="77777777" w:rsidTr="008227CE">
        <w:trPr>
          <w:trHeight w:val="192"/>
        </w:trPr>
        <w:tc>
          <w:tcPr>
            <w:tcW w:w="4170" w:type="dxa"/>
            <w:tcBorders>
              <w:bottom w:val="single" w:sz="8" w:space="0" w:color="000000"/>
            </w:tcBorders>
            <w:tcMar>
              <w:top w:w="0" w:type="dxa"/>
              <w:bottom w:w="0" w:type="dxa"/>
            </w:tcMar>
          </w:tcPr>
          <w:p w14:paraId="2A23848C" w14:textId="77777777" w:rsidR="00DE135B" w:rsidRDefault="00AC4270" w:rsidP="008227CE">
            <w:pPr>
              <w:widowControl w:val="0"/>
              <w:spacing w:line="240" w:lineRule="auto"/>
              <w:jc w:val="center"/>
              <w:rPr>
                <w:sz w:val="20"/>
                <w:szCs w:val="20"/>
                <w:highlight w:val="white"/>
              </w:rPr>
            </w:pPr>
            <w:r>
              <w:rPr>
                <w:sz w:val="20"/>
                <w:szCs w:val="20"/>
                <w:highlight w:val="white"/>
              </w:rPr>
              <w:t>IT Expert</w:t>
            </w:r>
          </w:p>
        </w:tc>
        <w:tc>
          <w:tcPr>
            <w:tcW w:w="4095" w:type="dxa"/>
            <w:tcBorders>
              <w:bottom w:val="single" w:sz="8" w:space="0" w:color="000000"/>
            </w:tcBorders>
            <w:tcMar>
              <w:top w:w="0" w:type="dxa"/>
              <w:bottom w:w="0" w:type="dxa"/>
            </w:tcMar>
          </w:tcPr>
          <w:p w14:paraId="2FA0BD03" w14:textId="13661E28" w:rsidR="00DE135B" w:rsidRDefault="00AC4270" w:rsidP="008227CE">
            <w:pPr>
              <w:widowControl w:val="0"/>
              <w:spacing w:line="240" w:lineRule="auto"/>
              <w:jc w:val="center"/>
              <w:rPr>
                <w:sz w:val="20"/>
                <w:szCs w:val="20"/>
                <w:highlight w:val="white"/>
              </w:rPr>
            </w:pPr>
            <w:r>
              <w:rPr>
                <w:sz w:val="20"/>
                <w:szCs w:val="20"/>
                <w:highlight w:val="white"/>
              </w:rPr>
              <w:t>2</w:t>
            </w:r>
          </w:p>
        </w:tc>
      </w:tr>
    </w:tbl>
    <w:p w14:paraId="2E251F77" w14:textId="77777777" w:rsidR="00DE135B" w:rsidRDefault="00AC4270">
      <w:pPr>
        <w:spacing w:before="240" w:after="200" w:line="480" w:lineRule="auto"/>
        <w:jc w:val="both"/>
        <w:rPr>
          <w:b/>
          <w:bCs/>
          <w:sz w:val="24"/>
          <w:szCs w:val="24"/>
          <w:shd w:val="clear" w:color="auto" w:fill="FBFFFF"/>
        </w:rPr>
      </w:pPr>
      <w:r>
        <w:rPr>
          <w:b/>
          <w:bCs/>
          <w:sz w:val="24"/>
          <w:szCs w:val="24"/>
          <w:shd w:val="clear" w:color="auto" w:fill="FBFFFF"/>
        </w:rPr>
        <w:t>Data Collection Instrument</w:t>
      </w:r>
    </w:p>
    <w:p w14:paraId="6134F045" w14:textId="2D5CEFC9" w:rsidR="00DE135B" w:rsidRDefault="00AC4270">
      <w:pPr>
        <w:spacing w:before="240" w:after="200" w:line="480" w:lineRule="auto"/>
        <w:ind w:firstLine="720"/>
        <w:jc w:val="both"/>
        <w:rPr>
          <w:sz w:val="24"/>
          <w:szCs w:val="24"/>
          <w:shd w:val="clear" w:color="auto" w:fill="FBFFFF"/>
        </w:rPr>
      </w:pPr>
      <w:r>
        <w:rPr>
          <w:sz w:val="24"/>
          <w:szCs w:val="24"/>
          <w:shd w:val="clear" w:color="auto" w:fill="FBFFFF"/>
        </w:rPr>
        <w:t xml:space="preserve">The data </w:t>
      </w:r>
      <w:r w:rsidR="00706218">
        <w:rPr>
          <w:sz w:val="24"/>
          <w:szCs w:val="24"/>
          <w:shd w:val="clear" w:color="auto" w:fill="FBFFFF"/>
        </w:rPr>
        <w:t>was</w:t>
      </w:r>
      <w:r>
        <w:rPr>
          <w:sz w:val="24"/>
          <w:szCs w:val="24"/>
          <w:shd w:val="clear" w:color="auto" w:fill="FBFFFF"/>
        </w:rPr>
        <w:t xml:space="preserve"> gathered through a questionnaire and survey, which </w:t>
      </w:r>
      <w:r w:rsidR="002C3D82">
        <w:rPr>
          <w:sz w:val="24"/>
          <w:szCs w:val="24"/>
          <w:shd w:val="clear" w:color="auto" w:fill="FBFFFF"/>
        </w:rPr>
        <w:t>would</w:t>
      </w:r>
      <w:r>
        <w:rPr>
          <w:sz w:val="24"/>
          <w:szCs w:val="24"/>
          <w:shd w:val="clear" w:color="auto" w:fill="FBFFFF"/>
        </w:rPr>
        <w:t xml:space="preserve"> directly impact the development and outcomes of the Intelligent System for Feedback Analytics and Beneficiary Performance Evaluation project. The developers </w:t>
      </w:r>
      <w:r w:rsidR="002C3D82">
        <w:rPr>
          <w:sz w:val="24"/>
          <w:szCs w:val="24"/>
          <w:shd w:val="clear" w:color="auto" w:fill="FBFFFF"/>
        </w:rPr>
        <w:t>would</w:t>
      </w:r>
      <w:r>
        <w:rPr>
          <w:sz w:val="24"/>
          <w:szCs w:val="24"/>
          <w:shd w:val="clear" w:color="auto" w:fill="FBFFFF"/>
        </w:rPr>
        <w:t xml:space="preserve"> administer a questionnaire survey to respondents, including 4Ps Beneficiaries and faculty members, to collect essential data that </w:t>
      </w:r>
      <w:r w:rsidR="002C3D82">
        <w:rPr>
          <w:sz w:val="24"/>
          <w:szCs w:val="24"/>
          <w:shd w:val="clear" w:color="auto" w:fill="FBFFFF"/>
        </w:rPr>
        <w:t>would</w:t>
      </w:r>
      <w:r>
        <w:rPr>
          <w:sz w:val="24"/>
          <w:szCs w:val="24"/>
          <w:shd w:val="clear" w:color="auto" w:fill="FBFFFF"/>
        </w:rPr>
        <w:t xml:space="preserve"> guide the construction of the web-based system. Specific questions </w:t>
      </w:r>
      <w:r w:rsidR="00706218">
        <w:rPr>
          <w:sz w:val="24"/>
          <w:szCs w:val="24"/>
          <w:shd w:val="clear" w:color="auto" w:fill="FBFFFF"/>
        </w:rPr>
        <w:t>were</w:t>
      </w:r>
      <w:r>
        <w:rPr>
          <w:sz w:val="24"/>
          <w:szCs w:val="24"/>
          <w:shd w:val="clear" w:color="auto" w:fill="FBFFFF"/>
        </w:rPr>
        <w:t xml:space="preserve"> </w:t>
      </w:r>
      <w:r>
        <w:rPr>
          <w:sz w:val="24"/>
          <w:szCs w:val="24"/>
          <w:shd w:val="clear" w:color="auto" w:fill="FBFFFF"/>
        </w:rPr>
        <w:lastRenderedPageBreak/>
        <w:t>revolve</w:t>
      </w:r>
      <w:r w:rsidR="00706218">
        <w:rPr>
          <w:sz w:val="24"/>
          <w:szCs w:val="24"/>
          <w:shd w:val="clear" w:color="auto" w:fill="FBFFFF"/>
        </w:rPr>
        <w:t>d</w:t>
      </w:r>
      <w:r>
        <w:rPr>
          <w:sz w:val="24"/>
          <w:szCs w:val="24"/>
          <w:shd w:val="clear" w:color="auto" w:fill="FBFFFF"/>
        </w:rPr>
        <w:t xml:space="preserve"> around the web-based system’s design, user interface, accessibility, and its potential to support learning and community-based research and extension.</w:t>
      </w:r>
    </w:p>
    <w:p w14:paraId="46F27151" w14:textId="4F10437F" w:rsidR="00DE135B" w:rsidRDefault="00AC4270">
      <w:pPr>
        <w:spacing w:before="240" w:after="200" w:line="480" w:lineRule="auto"/>
        <w:ind w:firstLine="720"/>
        <w:jc w:val="both"/>
        <w:rPr>
          <w:sz w:val="24"/>
          <w:szCs w:val="24"/>
          <w:shd w:val="clear" w:color="auto" w:fill="FBFFFF"/>
        </w:rPr>
      </w:pPr>
      <w:r>
        <w:rPr>
          <w:sz w:val="24"/>
          <w:szCs w:val="24"/>
          <w:shd w:val="clear" w:color="auto" w:fill="FBFFFF"/>
        </w:rPr>
        <w:t xml:space="preserve">The application </w:t>
      </w:r>
      <w:r w:rsidR="00706218">
        <w:rPr>
          <w:sz w:val="24"/>
          <w:szCs w:val="24"/>
          <w:shd w:val="clear" w:color="auto" w:fill="FBFFFF"/>
        </w:rPr>
        <w:t xml:space="preserve">was </w:t>
      </w:r>
      <w:r>
        <w:rPr>
          <w:sz w:val="24"/>
          <w:szCs w:val="24"/>
          <w:shd w:val="clear" w:color="auto" w:fill="FBFFFF"/>
        </w:rPr>
        <w:t>evaluated through questionnaires assessing its functionality, design appeal, accessibility, mobile responsiveness, content relevance, and user interface familiarity.</w:t>
      </w:r>
    </w:p>
    <w:p w14:paraId="5DF1F9A1" w14:textId="77777777" w:rsidR="00DE135B" w:rsidRDefault="00AC4270">
      <w:pPr>
        <w:widowControl w:val="0"/>
        <w:spacing w:before="212" w:line="480" w:lineRule="auto"/>
        <w:jc w:val="center"/>
        <w:rPr>
          <w:sz w:val="24"/>
          <w:szCs w:val="24"/>
          <w:highlight w:val="white"/>
        </w:rPr>
      </w:pPr>
      <w:r w:rsidRPr="00FA6790">
        <w:rPr>
          <w:sz w:val="24"/>
          <w:szCs w:val="24"/>
          <w:highlight w:val="white"/>
        </w:rPr>
        <w:t>Table 10</w:t>
      </w:r>
      <w:r>
        <w:rPr>
          <w:sz w:val="24"/>
          <w:szCs w:val="24"/>
          <w:highlight w:val="white"/>
        </w:rPr>
        <w:t>. Likert Scale for TAM survey</w:t>
      </w:r>
    </w:p>
    <w:tbl>
      <w:tblPr>
        <w:tblStyle w:val="affd"/>
        <w:tblW w:w="8310" w:type="dxa"/>
        <w:tblBorders>
          <w:top w:val="nil"/>
          <w:left w:val="nil"/>
          <w:bottom w:val="nil"/>
          <w:right w:val="nil"/>
          <w:insideH w:val="nil"/>
          <w:insideV w:val="nil"/>
        </w:tblBorders>
        <w:tblLayout w:type="fixed"/>
        <w:tblLook w:val="0600" w:firstRow="0" w:lastRow="0" w:firstColumn="0" w:lastColumn="0" w:noHBand="1" w:noVBand="1"/>
      </w:tblPr>
      <w:tblGrid>
        <w:gridCol w:w="2730"/>
        <w:gridCol w:w="3210"/>
        <w:gridCol w:w="2370"/>
      </w:tblGrid>
      <w:tr w:rsidR="00DE135B" w14:paraId="4015484C" w14:textId="77777777">
        <w:trPr>
          <w:trHeight w:val="315"/>
        </w:trPr>
        <w:tc>
          <w:tcPr>
            <w:tcW w:w="2730" w:type="dxa"/>
            <w:tcBorders>
              <w:top w:val="single" w:sz="8" w:space="0" w:color="000000"/>
              <w:left w:val="nil"/>
              <w:bottom w:val="single" w:sz="12" w:space="0" w:color="000000"/>
              <w:right w:val="nil"/>
            </w:tcBorders>
            <w:tcMar>
              <w:top w:w="0" w:type="dxa"/>
              <w:left w:w="100" w:type="dxa"/>
              <w:bottom w:w="0" w:type="dxa"/>
              <w:right w:w="100" w:type="dxa"/>
            </w:tcMar>
          </w:tcPr>
          <w:p w14:paraId="27028116" w14:textId="6ED80BE0" w:rsidR="00DE135B" w:rsidRDefault="00AC4270" w:rsidP="008227CE">
            <w:pPr>
              <w:widowControl w:val="0"/>
              <w:spacing w:line="240" w:lineRule="auto"/>
              <w:jc w:val="center"/>
              <w:rPr>
                <w:b/>
                <w:bCs/>
                <w:sz w:val="20"/>
                <w:szCs w:val="20"/>
                <w:highlight w:val="white"/>
              </w:rPr>
            </w:pPr>
            <w:r>
              <w:rPr>
                <w:b/>
                <w:bCs/>
                <w:sz w:val="20"/>
                <w:szCs w:val="20"/>
                <w:highlight w:val="white"/>
              </w:rPr>
              <w:t>Rating</w:t>
            </w:r>
          </w:p>
        </w:tc>
        <w:tc>
          <w:tcPr>
            <w:tcW w:w="3210" w:type="dxa"/>
            <w:tcBorders>
              <w:top w:val="single" w:sz="8" w:space="0" w:color="000000"/>
              <w:left w:val="nil"/>
              <w:bottom w:val="single" w:sz="12" w:space="0" w:color="000000"/>
              <w:right w:val="nil"/>
            </w:tcBorders>
            <w:tcMar>
              <w:top w:w="0" w:type="dxa"/>
              <w:left w:w="100" w:type="dxa"/>
              <w:bottom w:w="0" w:type="dxa"/>
              <w:right w:w="100" w:type="dxa"/>
            </w:tcMar>
          </w:tcPr>
          <w:p w14:paraId="261EFC8A" w14:textId="77777777" w:rsidR="00DE135B" w:rsidRDefault="00AC4270" w:rsidP="008227CE">
            <w:pPr>
              <w:widowControl w:val="0"/>
              <w:spacing w:line="240" w:lineRule="auto"/>
              <w:jc w:val="center"/>
              <w:rPr>
                <w:b/>
                <w:bCs/>
                <w:sz w:val="20"/>
                <w:szCs w:val="20"/>
                <w:highlight w:val="white"/>
              </w:rPr>
            </w:pPr>
            <w:r>
              <w:rPr>
                <w:b/>
                <w:bCs/>
                <w:sz w:val="20"/>
                <w:szCs w:val="20"/>
                <w:highlight w:val="white"/>
              </w:rPr>
              <w:t>Interpretation</w:t>
            </w:r>
          </w:p>
        </w:tc>
        <w:tc>
          <w:tcPr>
            <w:tcW w:w="2370" w:type="dxa"/>
            <w:tcBorders>
              <w:top w:val="single" w:sz="8" w:space="0" w:color="000000"/>
              <w:left w:val="nil"/>
              <w:bottom w:val="single" w:sz="12" w:space="0" w:color="000000"/>
              <w:right w:val="nil"/>
            </w:tcBorders>
            <w:tcMar>
              <w:top w:w="0" w:type="dxa"/>
              <w:left w:w="100" w:type="dxa"/>
              <w:bottom w:w="0" w:type="dxa"/>
              <w:right w:w="100" w:type="dxa"/>
            </w:tcMar>
          </w:tcPr>
          <w:p w14:paraId="0DCB01EB" w14:textId="77777777" w:rsidR="00DE135B" w:rsidRDefault="00AC4270" w:rsidP="008227CE">
            <w:pPr>
              <w:widowControl w:val="0"/>
              <w:spacing w:line="240" w:lineRule="auto"/>
              <w:jc w:val="center"/>
              <w:rPr>
                <w:b/>
                <w:bCs/>
                <w:sz w:val="20"/>
                <w:szCs w:val="20"/>
                <w:highlight w:val="white"/>
              </w:rPr>
            </w:pPr>
            <w:r>
              <w:rPr>
                <w:b/>
                <w:bCs/>
                <w:sz w:val="20"/>
                <w:szCs w:val="20"/>
                <w:highlight w:val="white"/>
              </w:rPr>
              <w:t>Range</w:t>
            </w:r>
          </w:p>
        </w:tc>
      </w:tr>
      <w:tr w:rsidR="00DE135B" w14:paraId="69015212" w14:textId="77777777">
        <w:trPr>
          <w:trHeight w:val="179"/>
        </w:trPr>
        <w:tc>
          <w:tcPr>
            <w:tcW w:w="2730" w:type="dxa"/>
            <w:tcBorders>
              <w:top w:val="single" w:sz="12" w:space="0" w:color="000000"/>
              <w:left w:val="nil"/>
              <w:bottom w:val="nil"/>
              <w:right w:val="nil"/>
            </w:tcBorders>
            <w:tcMar>
              <w:top w:w="0" w:type="dxa"/>
              <w:left w:w="100" w:type="dxa"/>
              <w:bottom w:w="0" w:type="dxa"/>
              <w:right w:w="100" w:type="dxa"/>
            </w:tcMar>
          </w:tcPr>
          <w:p w14:paraId="0B8360BB" w14:textId="77777777" w:rsidR="00DE135B" w:rsidRDefault="00AC4270" w:rsidP="008227CE">
            <w:pPr>
              <w:widowControl w:val="0"/>
              <w:spacing w:line="240" w:lineRule="auto"/>
              <w:jc w:val="center"/>
              <w:rPr>
                <w:sz w:val="20"/>
                <w:szCs w:val="20"/>
                <w:highlight w:val="white"/>
              </w:rPr>
            </w:pPr>
            <w:r>
              <w:rPr>
                <w:sz w:val="20"/>
                <w:szCs w:val="20"/>
                <w:highlight w:val="white"/>
              </w:rPr>
              <w:t>4</w:t>
            </w:r>
          </w:p>
        </w:tc>
        <w:tc>
          <w:tcPr>
            <w:tcW w:w="3210" w:type="dxa"/>
            <w:tcBorders>
              <w:top w:val="single" w:sz="12" w:space="0" w:color="000000"/>
              <w:left w:val="nil"/>
              <w:bottom w:val="nil"/>
              <w:right w:val="nil"/>
            </w:tcBorders>
            <w:tcMar>
              <w:top w:w="0" w:type="dxa"/>
              <w:left w:w="100" w:type="dxa"/>
              <w:bottom w:w="0" w:type="dxa"/>
              <w:right w:w="100" w:type="dxa"/>
            </w:tcMar>
          </w:tcPr>
          <w:p w14:paraId="4A22A699" w14:textId="77777777" w:rsidR="00DE135B" w:rsidRDefault="00AC4270" w:rsidP="008227CE">
            <w:pPr>
              <w:widowControl w:val="0"/>
              <w:spacing w:line="240" w:lineRule="auto"/>
              <w:jc w:val="center"/>
              <w:rPr>
                <w:sz w:val="20"/>
                <w:szCs w:val="20"/>
                <w:highlight w:val="white"/>
              </w:rPr>
            </w:pPr>
            <w:r>
              <w:rPr>
                <w:sz w:val="20"/>
                <w:szCs w:val="20"/>
                <w:highlight w:val="white"/>
              </w:rPr>
              <w:t>Highly Acceptable</w:t>
            </w:r>
          </w:p>
        </w:tc>
        <w:tc>
          <w:tcPr>
            <w:tcW w:w="2370" w:type="dxa"/>
            <w:tcBorders>
              <w:top w:val="single" w:sz="12" w:space="0" w:color="000000"/>
              <w:left w:val="nil"/>
              <w:bottom w:val="nil"/>
              <w:right w:val="nil"/>
            </w:tcBorders>
            <w:tcMar>
              <w:top w:w="0" w:type="dxa"/>
              <w:left w:w="100" w:type="dxa"/>
              <w:bottom w:w="0" w:type="dxa"/>
              <w:right w:w="100" w:type="dxa"/>
            </w:tcMar>
          </w:tcPr>
          <w:p w14:paraId="2E5E0C0E" w14:textId="77777777" w:rsidR="00DE135B" w:rsidRDefault="00AC4270" w:rsidP="008227CE">
            <w:pPr>
              <w:widowControl w:val="0"/>
              <w:spacing w:line="240" w:lineRule="auto"/>
              <w:jc w:val="center"/>
              <w:rPr>
                <w:sz w:val="20"/>
                <w:szCs w:val="20"/>
                <w:highlight w:val="white"/>
              </w:rPr>
            </w:pPr>
            <w:r>
              <w:rPr>
                <w:sz w:val="20"/>
                <w:szCs w:val="20"/>
                <w:highlight w:val="white"/>
              </w:rPr>
              <w:t>3.25-4.00</w:t>
            </w:r>
          </w:p>
        </w:tc>
      </w:tr>
      <w:tr w:rsidR="00DE135B" w14:paraId="03AD4E8F" w14:textId="77777777">
        <w:trPr>
          <w:trHeight w:val="300"/>
        </w:trPr>
        <w:tc>
          <w:tcPr>
            <w:tcW w:w="2730" w:type="dxa"/>
            <w:tcBorders>
              <w:top w:val="nil"/>
              <w:left w:val="nil"/>
              <w:bottom w:val="nil"/>
              <w:right w:val="nil"/>
            </w:tcBorders>
            <w:tcMar>
              <w:top w:w="0" w:type="dxa"/>
              <w:left w:w="100" w:type="dxa"/>
              <w:bottom w:w="0" w:type="dxa"/>
              <w:right w:w="100" w:type="dxa"/>
            </w:tcMar>
          </w:tcPr>
          <w:p w14:paraId="72B66656" w14:textId="77777777" w:rsidR="00DE135B" w:rsidRDefault="00AC4270" w:rsidP="008227CE">
            <w:pPr>
              <w:widowControl w:val="0"/>
              <w:spacing w:line="240" w:lineRule="auto"/>
              <w:jc w:val="center"/>
              <w:rPr>
                <w:sz w:val="20"/>
                <w:szCs w:val="20"/>
                <w:highlight w:val="white"/>
              </w:rPr>
            </w:pPr>
            <w:r>
              <w:rPr>
                <w:sz w:val="20"/>
                <w:szCs w:val="20"/>
                <w:highlight w:val="white"/>
              </w:rPr>
              <w:t>3</w:t>
            </w:r>
          </w:p>
        </w:tc>
        <w:tc>
          <w:tcPr>
            <w:tcW w:w="3210" w:type="dxa"/>
            <w:tcBorders>
              <w:top w:val="nil"/>
              <w:left w:val="nil"/>
              <w:bottom w:val="nil"/>
              <w:right w:val="nil"/>
            </w:tcBorders>
            <w:tcMar>
              <w:top w:w="0" w:type="dxa"/>
              <w:left w:w="100" w:type="dxa"/>
              <w:bottom w:w="0" w:type="dxa"/>
              <w:right w:w="100" w:type="dxa"/>
            </w:tcMar>
          </w:tcPr>
          <w:p w14:paraId="5A80DD5D" w14:textId="77777777" w:rsidR="00DE135B" w:rsidRDefault="00AC4270" w:rsidP="008227CE">
            <w:pPr>
              <w:widowControl w:val="0"/>
              <w:spacing w:line="240" w:lineRule="auto"/>
              <w:jc w:val="center"/>
              <w:rPr>
                <w:sz w:val="20"/>
                <w:szCs w:val="20"/>
                <w:highlight w:val="white"/>
              </w:rPr>
            </w:pPr>
            <w:r>
              <w:rPr>
                <w:sz w:val="20"/>
                <w:szCs w:val="20"/>
                <w:highlight w:val="white"/>
              </w:rPr>
              <w:t>Moderate Acceptable</w:t>
            </w:r>
          </w:p>
        </w:tc>
        <w:tc>
          <w:tcPr>
            <w:tcW w:w="2370" w:type="dxa"/>
            <w:tcBorders>
              <w:top w:val="nil"/>
              <w:left w:val="nil"/>
              <w:bottom w:val="nil"/>
              <w:right w:val="nil"/>
            </w:tcBorders>
            <w:tcMar>
              <w:top w:w="0" w:type="dxa"/>
              <w:left w:w="100" w:type="dxa"/>
              <w:bottom w:w="0" w:type="dxa"/>
              <w:right w:w="100" w:type="dxa"/>
            </w:tcMar>
          </w:tcPr>
          <w:p w14:paraId="1CB916D3" w14:textId="77777777" w:rsidR="00DE135B" w:rsidRDefault="00AC4270" w:rsidP="008227CE">
            <w:pPr>
              <w:widowControl w:val="0"/>
              <w:spacing w:line="240" w:lineRule="auto"/>
              <w:jc w:val="center"/>
              <w:rPr>
                <w:sz w:val="20"/>
                <w:szCs w:val="20"/>
                <w:highlight w:val="white"/>
              </w:rPr>
            </w:pPr>
            <w:r>
              <w:rPr>
                <w:sz w:val="20"/>
                <w:szCs w:val="20"/>
                <w:highlight w:val="white"/>
              </w:rPr>
              <w:t>2.50-3.24</w:t>
            </w:r>
          </w:p>
        </w:tc>
      </w:tr>
      <w:tr w:rsidR="00DE135B" w14:paraId="7D7E55E3" w14:textId="77777777">
        <w:trPr>
          <w:trHeight w:val="375"/>
        </w:trPr>
        <w:tc>
          <w:tcPr>
            <w:tcW w:w="2730" w:type="dxa"/>
            <w:tcBorders>
              <w:top w:val="nil"/>
              <w:left w:val="nil"/>
              <w:bottom w:val="nil"/>
              <w:right w:val="nil"/>
            </w:tcBorders>
            <w:tcMar>
              <w:top w:w="0" w:type="dxa"/>
              <w:left w:w="100" w:type="dxa"/>
              <w:bottom w:w="0" w:type="dxa"/>
              <w:right w:w="100" w:type="dxa"/>
            </w:tcMar>
          </w:tcPr>
          <w:p w14:paraId="2AAB7661" w14:textId="77777777" w:rsidR="00DE135B" w:rsidRDefault="00AC4270" w:rsidP="008227CE">
            <w:pPr>
              <w:widowControl w:val="0"/>
              <w:spacing w:line="240" w:lineRule="auto"/>
              <w:jc w:val="center"/>
              <w:rPr>
                <w:sz w:val="20"/>
                <w:szCs w:val="20"/>
                <w:highlight w:val="white"/>
              </w:rPr>
            </w:pPr>
            <w:r>
              <w:rPr>
                <w:sz w:val="20"/>
                <w:szCs w:val="20"/>
                <w:highlight w:val="white"/>
              </w:rPr>
              <w:t>2</w:t>
            </w:r>
          </w:p>
        </w:tc>
        <w:tc>
          <w:tcPr>
            <w:tcW w:w="3210" w:type="dxa"/>
            <w:tcBorders>
              <w:top w:val="nil"/>
              <w:left w:val="nil"/>
              <w:bottom w:val="nil"/>
              <w:right w:val="nil"/>
            </w:tcBorders>
            <w:tcMar>
              <w:top w:w="0" w:type="dxa"/>
              <w:left w:w="100" w:type="dxa"/>
              <w:bottom w:w="0" w:type="dxa"/>
              <w:right w:w="100" w:type="dxa"/>
            </w:tcMar>
          </w:tcPr>
          <w:p w14:paraId="0EE92415" w14:textId="77777777" w:rsidR="00DE135B" w:rsidRDefault="00AC4270" w:rsidP="008227CE">
            <w:pPr>
              <w:widowControl w:val="0"/>
              <w:spacing w:line="240" w:lineRule="auto"/>
              <w:jc w:val="center"/>
              <w:rPr>
                <w:sz w:val="20"/>
                <w:szCs w:val="20"/>
                <w:highlight w:val="white"/>
              </w:rPr>
            </w:pPr>
            <w:r>
              <w:rPr>
                <w:sz w:val="20"/>
                <w:szCs w:val="20"/>
                <w:highlight w:val="white"/>
              </w:rPr>
              <w:t>Slightly Acceptable</w:t>
            </w:r>
          </w:p>
        </w:tc>
        <w:tc>
          <w:tcPr>
            <w:tcW w:w="2370" w:type="dxa"/>
            <w:tcBorders>
              <w:top w:val="nil"/>
              <w:left w:val="nil"/>
              <w:bottom w:val="nil"/>
              <w:right w:val="nil"/>
            </w:tcBorders>
            <w:tcMar>
              <w:top w:w="0" w:type="dxa"/>
              <w:left w:w="100" w:type="dxa"/>
              <w:bottom w:w="0" w:type="dxa"/>
              <w:right w:w="100" w:type="dxa"/>
            </w:tcMar>
          </w:tcPr>
          <w:p w14:paraId="2119FFFD" w14:textId="77777777" w:rsidR="00DE135B" w:rsidRDefault="00AC4270" w:rsidP="008227CE">
            <w:pPr>
              <w:widowControl w:val="0"/>
              <w:spacing w:line="240" w:lineRule="auto"/>
              <w:jc w:val="center"/>
              <w:rPr>
                <w:sz w:val="20"/>
                <w:szCs w:val="20"/>
                <w:highlight w:val="white"/>
              </w:rPr>
            </w:pPr>
            <w:r>
              <w:rPr>
                <w:sz w:val="20"/>
                <w:szCs w:val="20"/>
                <w:highlight w:val="white"/>
              </w:rPr>
              <w:t>1.75-2.49</w:t>
            </w:r>
          </w:p>
        </w:tc>
      </w:tr>
      <w:tr w:rsidR="00DE135B" w14:paraId="42C9712F" w14:textId="77777777">
        <w:trPr>
          <w:trHeight w:val="345"/>
        </w:trPr>
        <w:tc>
          <w:tcPr>
            <w:tcW w:w="2730" w:type="dxa"/>
            <w:tcBorders>
              <w:top w:val="nil"/>
              <w:left w:val="nil"/>
              <w:bottom w:val="single" w:sz="8" w:space="0" w:color="000000"/>
              <w:right w:val="nil"/>
            </w:tcBorders>
            <w:tcMar>
              <w:top w:w="0" w:type="dxa"/>
              <w:left w:w="100" w:type="dxa"/>
              <w:bottom w:w="0" w:type="dxa"/>
              <w:right w:w="100" w:type="dxa"/>
            </w:tcMar>
          </w:tcPr>
          <w:p w14:paraId="72B1E284" w14:textId="77777777" w:rsidR="00DE135B" w:rsidRDefault="00AC4270" w:rsidP="008227CE">
            <w:pPr>
              <w:widowControl w:val="0"/>
              <w:spacing w:line="240" w:lineRule="auto"/>
              <w:jc w:val="center"/>
              <w:rPr>
                <w:sz w:val="20"/>
                <w:szCs w:val="20"/>
                <w:highlight w:val="white"/>
              </w:rPr>
            </w:pPr>
            <w:r>
              <w:rPr>
                <w:sz w:val="20"/>
                <w:szCs w:val="20"/>
                <w:highlight w:val="white"/>
              </w:rPr>
              <w:t>1</w:t>
            </w:r>
          </w:p>
        </w:tc>
        <w:tc>
          <w:tcPr>
            <w:tcW w:w="3210" w:type="dxa"/>
            <w:tcBorders>
              <w:top w:val="nil"/>
              <w:left w:val="nil"/>
              <w:bottom w:val="single" w:sz="8" w:space="0" w:color="000000"/>
              <w:right w:val="nil"/>
            </w:tcBorders>
            <w:tcMar>
              <w:top w:w="0" w:type="dxa"/>
              <w:left w:w="100" w:type="dxa"/>
              <w:bottom w:w="0" w:type="dxa"/>
              <w:right w:w="100" w:type="dxa"/>
            </w:tcMar>
          </w:tcPr>
          <w:p w14:paraId="2D4BE84D" w14:textId="77777777" w:rsidR="00DE135B" w:rsidRDefault="00AC4270" w:rsidP="008227CE">
            <w:pPr>
              <w:widowControl w:val="0"/>
              <w:spacing w:line="240" w:lineRule="auto"/>
              <w:jc w:val="center"/>
              <w:rPr>
                <w:sz w:val="20"/>
                <w:szCs w:val="20"/>
                <w:highlight w:val="white"/>
              </w:rPr>
            </w:pPr>
            <w:r>
              <w:rPr>
                <w:sz w:val="20"/>
                <w:szCs w:val="20"/>
                <w:highlight w:val="white"/>
              </w:rPr>
              <w:t>Not Acceptable</w:t>
            </w:r>
          </w:p>
        </w:tc>
        <w:tc>
          <w:tcPr>
            <w:tcW w:w="2370" w:type="dxa"/>
            <w:tcBorders>
              <w:top w:val="nil"/>
              <w:left w:val="nil"/>
              <w:bottom w:val="single" w:sz="8" w:space="0" w:color="000000"/>
              <w:right w:val="nil"/>
            </w:tcBorders>
            <w:tcMar>
              <w:top w:w="0" w:type="dxa"/>
              <w:left w:w="100" w:type="dxa"/>
              <w:bottom w:w="0" w:type="dxa"/>
              <w:right w:w="100" w:type="dxa"/>
            </w:tcMar>
          </w:tcPr>
          <w:p w14:paraId="541B9FAC" w14:textId="24B92BF5" w:rsidR="00DE135B" w:rsidRDefault="00AC4270" w:rsidP="008227CE">
            <w:pPr>
              <w:widowControl w:val="0"/>
              <w:spacing w:line="240" w:lineRule="auto"/>
              <w:jc w:val="center"/>
              <w:rPr>
                <w:sz w:val="20"/>
                <w:szCs w:val="20"/>
                <w:highlight w:val="white"/>
              </w:rPr>
            </w:pPr>
            <w:r>
              <w:rPr>
                <w:sz w:val="20"/>
                <w:szCs w:val="20"/>
                <w:highlight w:val="white"/>
              </w:rPr>
              <w:t>1.00-1.74</w:t>
            </w:r>
          </w:p>
        </w:tc>
      </w:tr>
    </w:tbl>
    <w:p w14:paraId="450800E6" w14:textId="77777777" w:rsidR="00DE135B" w:rsidRDefault="00DE135B">
      <w:pPr>
        <w:widowControl w:val="0"/>
        <w:spacing w:line="240" w:lineRule="auto"/>
        <w:jc w:val="both"/>
        <w:rPr>
          <w:sz w:val="24"/>
          <w:szCs w:val="24"/>
          <w:shd w:val="clear" w:color="auto" w:fill="FBFFFF"/>
        </w:rPr>
      </w:pPr>
    </w:p>
    <w:p w14:paraId="5F1755D0" w14:textId="77777777" w:rsidR="00DE135B" w:rsidRDefault="00AC4270">
      <w:pPr>
        <w:widowControl w:val="0"/>
        <w:spacing w:line="240" w:lineRule="auto"/>
        <w:jc w:val="both"/>
        <w:rPr>
          <w:sz w:val="24"/>
          <w:szCs w:val="24"/>
          <w:shd w:val="clear" w:color="auto" w:fill="FBFFFF"/>
        </w:rPr>
      </w:pPr>
      <w:r>
        <w:rPr>
          <w:sz w:val="24"/>
          <w:szCs w:val="24"/>
          <w:shd w:val="clear" w:color="auto" w:fill="FBFFFF"/>
        </w:rPr>
        <w:t>To get the mean:</w:t>
      </w:r>
    </w:p>
    <w:p w14:paraId="1D43F9BC" w14:textId="77777777" w:rsidR="00DE135B" w:rsidRDefault="00AC4270">
      <w:pPr>
        <w:spacing w:before="240" w:after="200" w:line="240" w:lineRule="auto"/>
        <w:rPr>
          <w:sz w:val="34"/>
          <w:szCs w:val="34"/>
          <w:shd w:val="clear" w:color="auto" w:fill="FBFFFF"/>
        </w:rPr>
      </w:pPr>
      <w:r>
        <w:rPr>
          <w:sz w:val="34"/>
          <w:szCs w:val="34"/>
          <w:shd w:val="clear" w:color="auto" w:fill="FBFFFF"/>
        </w:rPr>
        <w:t>x̄ =</w:t>
      </w:r>
      <m:oMath>
        <m:f>
          <m:fPr>
            <m:ctrlPr>
              <w:rPr>
                <w:rFonts w:ascii="Cambria Math" w:hAnsi="Cambria Math"/>
                <w:sz w:val="34"/>
                <w:szCs w:val="34"/>
                <w:shd w:val="clear" w:color="auto" w:fill="FBFFFF"/>
              </w:rPr>
            </m:ctrlPr>
          </m:fPr>
          <m:num>
            <m:r>
              <w:rPr>
                <w:rFonts w:ascii="Cambria Math" w:hAnsi="Cambria Math"/>
                <w:sz w:val="34"/>
                <w:szCs w:val="34"/>
                <w:shd w:val="clear" w:color="auto" w:fill="FBFFFF"/>
              </w:rPr>
              <m:t xml:space="preserve">⅀ x </m:t>
            </m:r>
          </m:num>
          <m:den>
            <m:r>
              <w:rPr>
                <w:rFonts w:ascii="Cambria Math" w:hAnsi="Cambria Math"/>
                <w:sz w:val="34"/>
                <w:szCs w:val="34"/>
                <w:shd w:val="clear" w:color="auto" w:fill="FBFFFF"/>
              </w:rPr>
              <m:t>n</m:t>
            </m:r>
          </m:den>
        </m:f>
      </m:oMath>
    </w:p>
    <w:p w14:paraId="53D06DB9" w14:textId="77777777" w:rsidR="00DE135B" w:rsidRDefault="00AC4270">
      <w:pPr>
        <w:spacing w:before="240" w:after="200" w:line="240" w:lineRule="auto"/>
        <w:rPr>
          <w:sz w:val="24"/>
          <w:szCs w:val="24"/>
          <w:shd w:val="clear" w:color="auto" w:fill="FBFFFF"/>
        </w:rPr>
      </w:pPr>
      <w:r>
        <w:rPr>
          <w:sz w:val="24"/>
          <w:szCs w:val="24"/>
          <w:shd w:val="clear" w:color="auto" w:fill="FBFFFF"/>
        </w:rPr>
        <w:t>X̄ = Mean</w:t>
      </w:r>
    </w:p>
    <w:p w14:paraId="7E0E3688" w14:textId="77777777" w:rsidR="00DE135B" w:rsidRDefault="00AC4270">
      <w:pPr>
        <w:spacing w:before="240" w:after="200" w:line="240" w:lineRule="auto"/>
        <w:rPr>
          <w:sz w:val="24"/>
          <w:szCs w:val="24"/>
          <w:shd w:val="clear" w:color="auto" w:fill="FBFFFF"/>
        </w:rPr>
      </w:pPr>
      <m:oMath>
        <m:r>
          <w:rPr>
            <w:rFonts w:ascii="Cambria Math" w:hAnsi="Cambria Math"/>
            <w:sz w:val="24"/>
            <w:szCs w:val="24"/>
            <w:shd w:val="clear" w:color="auto" w:fill="FBFFFF"/>
          </w:rPr>
          <m:t>⅀</m:t>
        </m:r>
      </m:oMath>
      <w:r>
        <w:rPr>
          <w:sz w:val="24"/>
          <w:szCs w:val="24"/>
          <w:shd w:val="clear" w:color="auto" w:fill="FBFFFF"/>
        </w:rPr>
        <w:t xml:space="preserve"> = sum of </w:t>
      </w:r>
    </w:p>
    <w:p w14:paraId="024F07EE" w14:textId="77777777" w:rsidR="00DE135B" w:rsidRDefault="00AC4270">
      <w:pPr>
        <w:spacing w:before="240" w:after="200" w:line="240" w:lineRule="auto"/>
        <w:rPr>
          <w:sz w:val="24"/>
          <w:szCs w:val="24"/>
          <w:shd w:val="clear" w:color="auto" w:fill="FBFFFF"/>
        </w:rPr>
      </w:pPr>
      <m:oMath>
        <m:r>
          <w:rPr>
            <w:rFonts w:ascii="Cambria Math" w:hAnsi="Cambria Math"/>
            <w:sz w:val="24"/>
            <w:szCs w:val="24"/>
            <w:shd w:val="clear" w:color="auto" w:fill="FBFFFF"/>
          </w:rPr>
          <m:t xml:space="preserve">x </m:t>
        </m:r>
      </m:oMath>
      <w:r>
        <w:rPr>
          <w:sz w:val="24"/>
          <w:szCs w:val="24"/>
          <w:shd w:val="clear" w:color="auto" w:fill="FBFFFF"/>
        </w:rPr>
        <w:t xml:space="preserve"> = individual rating</w:t>
      </w:r>
    </w:p>
    <w:p w14:paraId="2CEFE724" w14:textId="315FD99F" w:rsidR="00DE135B" w:rsidRDefault="00AC4270">
      <w:pPr>
        <w:spacing w:before="240" w:after="200" w:line="240" w:lineRule="auto"/>
        <w:rPr>
          <w:sz w:val="24"/>
          <w:szCs w:val="24"/>
          <w:shd w:val="clear" w:color="auto" w:fill="FBFFFF"/>
        </w:rPr>
      </w:pPr>
      <m:oMath>
        <m:r>
          <w:rPr>
            <w:rFonts w:ascii="Cambria Math" w:hAnsi="Cambria Math"/>
            <w:sz w:val="24"/>
            <w:szCs w:val="24"/>
            <w:shd w:val="clear" w:color="auto" w:fill="FBFFFF"/>
          </w:rPr>
          <m:t>n</m:t>
        </m:r>
      </m:oMath>
      <w:r>
        <w:rPr>
          <w:sz w:val="24"/>
          <w:szCs w:val="24"/>
          <w:shd w:val="clear" w:color="auto" w:fill="FBFFFF"/>
        </w:rPr>
        <w:t xml:space="preserve"> = number of </w:t>
      </w:r>
      <w:r w:rsidR="009E0360">
        <w:rPr>
          <w:sz w:val="24"/>
          <w:szCs w:val="24"/>
          <w:shd w:val="clear" w:color="auto" w:fill="FBFFFF"/>
        </w:rPr>
        <w:t>respondents</w:t>
      </w:r>
    </w:p>
    <w:p w14:paraId="0A8313F8" w14:textId="77777777" w:rsidR="00DE135B" w:rsidRDefault="00DE135B">
      <w:pPr>
        <w:spacing w:before="240" w:after="200" w:line="240" w:lineRule="auto"/>
        <w:rPr>
          <w:sz w:val="24"/>
          <w:szCs w:val="24"/>
          <w:shd w:val="clear" w:color="auto" w:fill="FBFFFF"/>
        </w:rPr>
      </w:pPr>
    </w:p>
    <w:p w14:paraId="61A1CAF0" w14:textId="77777777" w:rsidR="00DE135B" w:rsidRDefault="00AC4270">
      <w:pPr>
        <w:spacing w:before="240" w:after="200" w:line="480" w:lineRule="auto"/>
        <w:jc w:val="both"/>
        <w:rPr>
          <w:b/>
          <w:bCs/>
          <w:sz w:val="24"/>
          <w:szCs w:val="24"/>
          <w:shd w:val="clear" w:color="auto" w:fill="FBFFFF"/>
        </w:rPr>
      </w:pPr>
      <w:r>
        <w:rPr>
          <w:b/>
          <w:bCs/>
          <w:sz w:val="24"/>
          <w:szCs w:val="24"/>
          <w:shd w:val="clear" w:color="auto" w:fill="FBFFFF"/>
        </w:rPr>
        <w:t>Statistical Treatment</w:t>
      </w:r>
    </w:p>
    <w:p w14:paraId="16F33BB9" w14:textId="36D088F5" w:rsidR="00DE135B" w:rsidRDefault="00AC4270">
      <w:pPr>
        <w:spacing w:before="240" w:after="200" w:line="480" w:lineRule="auto"/>
        <w:ind w:firstLine="720"/>
        <w:jc w:val="both"/>
        <w:rPr>
          <w:sz w:val="24"/>
          <w:szCs w:val="24"/>
          <w:shd w:val="clear" w:color="auto" w:fill="FBFFFF"/>
        </w:rPr>
        <w:sectPr w:rsidR="00DE135B" w:rsidSect="00436C40">
          <w:headerReference w:type="first" r:id="rId52"/>
          <w:pgSz w:w="11906" w:h="16838"/>
          <w:pgMar w:top="1440" w:right="1440" w:bottom="1440" w:left="2160" w:header="720" w:footer="720" w:gutter="0"/>
          <w:pgNumType w:start="25"/>
          <w:cols w:space="720"/>
          <w:titlePg/>
          <w:docGrid w:linePitch="299"/>
        </w:sectPr>
      </w:pPr>
      <w:r>
        <w:rPr>
          <w:sz w:val="24"/>
          <w:szCs w:val="24"/>
          <w:shd w:val="clear" w:color="auto" w:fill="FBFFFF"/>
        </w:rPr>
        <w:t xml:space="preserve">For data analysis, the developers computed the mean of the survey responses to determine the central tendency. Each Likert scale option was assigned a numerical value, which was then aggregated for each question. The total was divided by the number of responses to obtain the average score. This quantifiable measure provided meaningful insights into the participants’ </w:t>
      </w:r>
      <w:r>
        <w:rPr>
          <w:sz w:val="24"/>
          <w:szCs w:val="24"/>
          <w:shd w:val="clear" w:color="auto" w:fill="FBFFFF"/>
        </w:rPr>
        <w:lastRenderedPageBreak/>
        <w:t xml:space="preserve">attitudes and perceptions. The mean scores were compared across different respondent groups to identify trends and variations in feedback. In addition to the mean, the developers calculated the Standard Deviation to see how much the answers varied from the average. This helped highlight questions with high disagreement or uncertainty among respondents. To make the numbers easier to understand, interpretation was applied using Highly Acceptable, Moderate Acceptable, Slightly Acceptable, and Not Acceptable to a specific range of scores. The analysis results were then visualized in charts and tables to support clear and actionable </w:t>
      </w:r>
      <w:r w:rsidR="007444A9">
        <w:rPr>
          <w:sz w:val="24"/>
          <w:szCs w:val="24"/>
          <w:shd w:val="clear" w:color="auto" w:fill="FBFFFF"/>
        </w:rPr>
        <w:t>conclusions. These</w:t>
      </w:r>
      <w:r>
        <w:rPr>
          <w:sz w:val="24"/>
          <w:szCs w:val="24"/>
          <w:shd w:val="clear" w:color="auto" w:fill="FBFFFF"/>
        </w:rPr>
        <w:t xml:space="preserve"> insights guided the refinement of the system’s features and user interface. Furthermore, they ensured that the final platform aligns closely with the needs and expectations of its users.</w:t>
      </w:r>
    </w:p>
    <w:p w14:paraId="0C46D637" w14:textId="77777777" w:rsidR="00DE135B" w:rsidRDefault="00AC4270">
      <w:pPr>
        <w:widowControl w:val="0"/>
        <w:spacing w:before="212" w:line="480" w:lineRule="auto"/>
        <w:jc w:val="center"/>
        <w:rPr>
          <w:b/>
          <w:bCs/>
          <w:sz w:val="24"/>
          <w:szCs w:val="24"/>
          <w:highlight w:val="white"/>
        </w:rPr>
      </w:pPr>
      <w:r>
        <w:rPr>
          <w:b/>
          <w:bCs/>
          <w:sz w:val="24"/>
          <w:szCs w:val="24"/>
          <w:highlight w:val="white"/>
        </w:rPr>
        <w:lastRenderedPageBreak/>
        <w:t>CHAPTER 4</w:t>
      </w:r>
    </w:p>
    <w:p w14:paraId="1494C3B1" w14:textId="77777777" w:rsidR="00DE135B" w:rsidRDefault="00AC4270">
      <w:pPr>
        <w:spacing w:before="240" w:after="200" w:line="480" w:lineRule="auto"/>
        <w:jc w:val="center"/>
        <w:rPr>
          <w:b/>
          <w:bCs/>
          <w:sz w:val="24"/>
          <w:szCs w:val="24"/>
          <w:highlight w:val="white"/>
        </w:rPr>
      </w:pPr>
      <w:r>
        <w:rPr>
          <w:b/>
          <w:bCs/>
          <w:sz w:val="24"/>
          <w:szCs w:val="24"/>
          <w:highlight w:val="white"/>
        </w:rPr>
        <w:t>RESULTS AND DISCUSSION</w:t>
      </w:r>
    </w:p>
    <w:p w14:paraId="2A240A42" w14:textId="7874BB9C" w:rsidR="00DE135B" w:rsidRDefault="00AC4270">
      <w:pPr>
        <w:spacing w:before="240" w:after="200" w:line="480" w:lineRule="auto"/>
        <w:ind w:firstLine="720"/>
        <w:jc w:val="both"/>
        <w:rPr>
          <w:sz w:val="24"/>
          <w:szCs w:val="24"/>
          <w:highlight w:val="white"/>
        </w:rPr>
      </w:pPr>
      <w:r>
        <w:rPr>
          <w:sz w:val="24"/>
          <w:szCs w:val="24"/>
          <w:highlight w:val="white"/>
        </w:rPr>
        <w:t>This chapter presents the results and the discussion to support the methodology utilized in the achievement of</w:t>
      </w:r>
      <w:r w:rsidR="007444A9">
        <w:rPr>
          <w:sz w:val="24"/>
          <w:szCs w:val="24"/>
          <w:highlight w:val="white"/>
        </w:rPr>
        <w:t xml:space="preserve"> the objectives</w:t>
      </w:r>
      <w:r>
        <w:rPr>
          <w:sz w:val="24"/>
          <w:szCs w:val="24"/>
          <w:highlight w:val="white"/>
        </w:rPr>
        <w:t>. The presentation is usually guided by the specific objectives or problems of the research study.</w:t>
      </w:r>
    </w:p>
    <w:p w14:paraId="0B51EE3D" w14:textId="77777777" w:rsidR="00887653" w:rsidRDefault="00887653">
      <w:pPr>
        <w:spacing w:before="200" w:after="200" w:line="480" w:lineRule="auto"/>
        <w:jc w:val="both"/>
        <w:rPr>
          <w:b/>
          <w:bCs/>
          <w:sz w:val="24"/>
          <w:szCs w:val="24"/>
        </w:rPr>
      </w:pPr>
      <w:r w:rsidRPr="00887653">
        <w:rPr>
          <w:b/>
          <w:bCs/>
          <w:sz w:val="24"/>
          <w:szCs w:val="24"/>
        </w:rPr>
        <w:t>Results Based on the Objectives of the Study</w:t>
      </w:r>
    </w:p>
    <w:p w14:paraId="7A13A7A1" w14:textId="771F3CB2" w:rsidR="00DE135B" w:rsidRDefault="00AC4270">
      <w:pPr>
        <w:spacing w:before="200" w:after="200" w:line="480" w:lineRule="auto"/>
        <w:jc w:val="both"/>
        <w:rPr>
          <w:b/>
          <w:bCs/>
          <w:sz w:val="24"/>
          <w:szCs w:val="24"/>
          <w:highlight w:val="white"/>
        </w:rPr>
      </w:pPr>
      <w:r>
        <w:rPr>
          <w:b/>
          <w:bCs/>
          <w:sz w:val="24"/>
          <w:szCs w:val="24"/>
          <w:highlight w:val="white"/>
        </w:rPr>
        <w:t xml:space="preserve">1. </w:t>
      </w:r>
      <w:r w:rsidR="00706218">
        <w:rPr>
          <w:b/>
          <w:bCs/>
          <w:sz w:val="24"/>
          <w:szCs w:val="24"/>
          <w:highlight w:val="white"/>
        </w:rPr>
        <w:t>I</w:t>
      </w:r>
      <w:r>
        <w:rPr>
          <w:b/>
          <w:bCs/>
          <w:sz w:val="24"/>
          <w:szCs w:val="24"/>
          <w:highlight w:val="white"/>
        </w:rPr>
        <w:t xml:space="preserve">ntegrated system for Extension Program that </w:t>
      </w:r>
      <w:r w:rsidR="005D2E0E">
        <w:rPr>
          <w:b/>
          <w:bCs/>
          <w:sz w:val="24"/>
          <w:szCs w:val="24"/>
          <w:highlight w:val="white"/>
        </w:rPr>
        <w:t>manages</w:t>
      </w:r>
      <w:r>
        <w:rPr>
          <w:b/>
          <w:bCs/>
          <w:sz w:val="24"/>
          <w:szCs w:val="24"/>
          <w:highlight w:val="white"/>
        </w:rPr>
        <w:t xml:space="preserve"> both Beneficiaries activities and their performance evaluation.</w:t>
      </w:r>
    </w:p>
    <w:p w14:paraId="5F12C5D8" w14:textId="77777777" w:rsidR="00DE135B" w:rsidRDefault="00AC4270">
      <w:pPr>
        <w:spacing w:before="200" w:after="200" w:line="480" w:lineRule="auto"/>
        <w:ind w:firstLine="720"/>
        <w:jc w:val="both"/>
        <w:rPr>
          <w:sz w:val="24"/>
          <w:szCs w:val="24"/>
          <w:highlight w:val="white"/>
        </w:rPr>
      </w:pPr>
      <w:r>
        <w:rPr>
          <w:sz w:val="24"/>
          <w:szCs w:val="24"/>
          <w:highlight w:val="white"/>
        </w:rPr>
        <w:t xml:space="preserve">Figure 10 shows the Login page of </w:t>
      </w:r>
      <w:proofErr w:type="spellStart"/>
      <w:r>
        <w:rPr>
          <w:sz w:val="24"/>
          <w:szCs w:val="24"/>
          <w:highlight w:val="white"/>
        </w:rPr>
        <w:t>EduLink</w:t>
      </w:r>
      <w:proofErr w:type="spellEnd"/>
      <w:r>
        <w:rPr>
          <w:sz w:val="24"/>
          <w:szCs w:val="24"/>
          <w:highlight w:val="white"/>
        </w:rPr>
        <w:t>. On the Login page, Beneficiaries and Instructors can see the button to log in using Google.</w:t>
      </w:r>
    </w:p>
    <w:p w14:paraId="6E3CE122" w14:textId="77777777" w:rsidR="00DE135B" w:rsidRDefault="00AC4270">
      <w:pPr>
        <w:spacing w:before="200" w:after="200" w:line="480" w:lineRule="auto"/>
        <w:jc w:val="center"/>
        <w:rPr>
          <w:sz w:val="24"/>
          <w:szCs w:val="24"/>
          <w:highlight w:val="white"/>
        </w:rPr>
      </w:pPr>
      <w:r>
        <w:rPr>
          <w:noProof/>
          <w:sz w:val="24"/>
          <w:szCs w:val="24"/>
          <w:highlight w:val="white"/>
        </w:rPr>
        <w:drawing>
          <wp:inline distT="114300" distB="114300" distL="114300" distR="114300" wp14:anchorId="300CD1AA" wp14:editId="76D42C83">
            <wp:extent cx="3335175" cy="1579331"/>
            <wp:effectExtent l="0" t="0" r="0" b="0"/>
            <wp:docPr id="12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3"/>
                    <a:srcRect/>
                    <a:stretch>
                      <a:fillRect/>
                    </a:stretch>
                  </pic:blipFill>
                  <pic:spPr>
                    <a:xfrm>
                      <a:off x="0" y="0"/>
                      <a:ext cx="3335175" cy="1579331"/>
                    </a:xfrm>
                    <a:prstGeom prst="rect">
                      <a:avLst/>
                    </a:prstGeom>
                    <a:ln/>
                  </pic:spPr>
                </pic:pic>
              </a:graphicData>
            </a:graphic>
          </wp:inline>
        </w:drawing>
      </w:r>
      <w:r>
        <w:rPr>
          <w:noProof/>
          <w:sz w:val="24"/>
          <w:szCs w:val="24"/>
          <w:highlight w:val="white"/>
        </w:rPr>
        <w:drawing>
          <wp:inline distT="114300" distB="114300" distL="114300" distR="114300" wp14:anchorId="44BCA1EA" wp14:editId="139C5F75">
            <wp:extent cx="1239675" cy="1583526"/>
            <wp:effectExtent l="0" t="0" r="0" b="0"/>
            <wp:docPr id="12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4"/>
                    <a:srcRect/>
                    <a:stretch>
                      <a:fillRect/>
                    </a:stretch>
                  </pic:blipFill>
                  <pic:spPr>
                    <a:xfrm>
                      <a:off x="0" y="0"/>
                      <a:ext cx="1239675" cy="1583526"/>
                    </a:xfrm>
                    <a:prstGeom prst="rect">
                      <a:avLst/>
                    </a:prstGeom>
                    <a:ln/>
                  </pic:spPr>
                </pic:pic>
              </a:graphicData>
            </a:graphic>
          </wp:inline>
        </w:drawing>
      </w:r>
    </w:p>
    <w:p w14:paraId="3095C43F" w14:textId="385587D8" w:rsidR="00DE135B" w:rsidRDefault="00AC4270">
      <w:pPr>
        <w:spacing w:after="200" w:line="480" w:lineRule="auto"/>
        <w:jc w:val="center"/>
        <w:rPr>
          <w:sz w:val="24"/>
          <w:szCs w:val="24"/>
          <w:highlight w:val="white"/>
        </w:rPr>
      </w:pPr>
      <w:r w:rsidRPr="008227CE">
        <w:rPr>
          <w:sz w:val="24"/>
          <w:szCs w:val="24"/>
          <w:highlight w:val="white"/>
        </w:rPr>
        <w:t>Figure 10.</w:t>
      </w:r>
      <w:r>
        <w:rPr>
          <w:sz w:val="24"/>
          <w:szCs w:val="24"/>
          <w:highlight w:val="white"/>
        </w:rPr>
        <w:t xml:space="preserve"> Login </w:t>
      </w:r>
      <w:r w:rsidR="00DE2B91">
        <w:rPr>
          <w:sz w:val="24"/>
          <w:szCs w:val="24"/>
          <w:highlight w:val="white"/>
        </w:rPr>
        <w:t>P</w:t>
      </w:r>
      <w:r>
        <w:rPr>
          <w:sz w:val="24"/>
          <w:szCs w:val="24"/>
          <w:highlight w:val="white"/>
        </w:rPr>
        <w:t xml:space="preserve">age of </w:t>
      </w:r>
      <w:proofErr w:type="spellStart"/>
      <w:r>
        <w:rPr>
          <w:sz w:val="24"/>
          <w:szCs w:val="24"/>
          <w:highlight w:val="white"/>
        </w:rPr>
        <w:t>EduLink</w:t>
      </w:r>
      <w:proofErr w:type="spellEnd"/>
      <w:r>
        <w:rPr>
          <w:sz w:val="24"/>
          <w:szCs w:val="24"/>
          <w:highlight w:val="white"/>
        </w:rPr>
        <w:t xml:space="preserve"> on Web and Mobile </w:t>
      </w:r>
    </w:p>
    <w:p w14:paraId="7C967821" w14:textId="77777777" w:rsidR="00DE135B" w:rsidRDefault="00AC4270" w:rsidP="00706218">
      <w:pPr>
        <w:spacing w:before="200" w:after="200" w:line="480" w:lineRule="auto"/>
        <w:ind w:firstLine="720"/>
        <w:jc w:val="both"/>
        <w:rPr>
          <w:sz w:val="24"/>
          <w:szCs w:val="24"/>
          <w:highlight w:val="white"/>
        </w:rPr>
        <w:sectPr w:rsidR="00DE135B">
          <w:headerReference w:type="default" r:id="rId55"/>
          <w:pgSz w:w="11906" w:h="16838"/>
          <w:pgMar w:top="1440" w:right="1440" w:bottom="1440" w:left="2160" w:header="720" w:footer="720" w:gutter="0"/>
          <w:cols w:space="720"/>
        </w:sectPr>
      </w:pPr>
      <w:r>
        <w:rPr>
          <w:sz w:val="24"/>
          <w:szCs w:val="24"/>
          <w:highlight w:val="white"/>
        </w:rPr>
        <w:t>Figure 11 shows the landing page for the Beneficiaries. On the program page, the Beneficiaries can see all the existing programs. Every Beneficiaries can request to join in any program that they need to attend to. It is indicated on the upper right corner of every program, if you are already a member of that certain program or not.</w:t>
      </w:r>
    </w:p>
    <w:p w14:paraId="338B82A0" w14:textId="77777777" w:rsidR="00DE135B" w:rsidRDefault="00AC4270">
      <w:pPr>
        <w:spacing w:after="200" w:line="480" w:lineRule="auto"/>
        <w:jc w:val="center"/>
        <w:rPr>
          <w:sz w:val="24"/>
          <w:szCs w:val="24"/>
          <w:highlight w:val="white"/>
        </w:rPr>
      </w:pPr>
      <w:r>
        <w:rPr>
          <w:noProof/>
          <w:sz w:val="24"/>
          <w:szCs w:val="24"/>
          <w:highlight w:val="white"/>
        </w:rPr>
        <w:lastRenderedPageBreak/>
        <w:drawing>
          <wp:inline distT="114300" distB="114300" distL="114300" distR="114300" wp14:anchorId="7106CFFC" wp14:editId="2D65F780">
            <wp:extent cx="3224882" cy="1535658"/>
            <wp:effectExtent l="0" t="0" r="0" b="0"/>
            <wp:docPr id="12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6"/>
                    <a:srcRect/>
                    <a:stretch>
                      <a:fillRect/>
                    </a:stretch>
                  </pic:blipFill>
                  <pic:spPr>
                    <a:xfrm>
                      <a:off x="0" y="0"/>
                      <a:ext cx="3224882" cy="1535658"/>
                    </a:xfrm>
                    <a:prstGeom prst="rect">
                      <a:avLst/>
                    </a:prstGeom>
                    <a:ln/>
                  </pic:spPr>
                </pic:pic>
              </a:graphicData>
            </a:graphic>
          </wp:inline>
        </w:drawing>
      </w:r>
    </w:p>
    <w:p w14:paraId="0A1EF8B0" w14:textId="77777777" w:rsidR="00DE135B" w:rsidRDefault="00AC4270">
      <w:pPr>
        <w:spacing w:after="200" w:line="480" w:lineRule="auto"/>
        <w:jc w:val="center"/>
        <w:rPr>
          <w:sz w:val="24"/>
          <w:szCs w:val="24"/>
          <w:highlight w:val="white"/>
        </w:rPr>
      </w:pPr>
      <w:r w:rsidRPr="00FA6790">
        <w:rPr>
          <w:sz w:val="24"/>
          <w:szCs w:val="24"/>
          <w:highlight w:val="white"/>
        </w:rPr>
        <w:t>Figure 11.</w:t>
      </w:r>
      <w:r>
        <w:rPr>
          <w:sz w:val="24"/>
          <w:szCs w:val="24"/>
          <w:highlight w:val="white"/>
        </w:rPr>
        <w:t xml:space="preserve"> Landing Page of </w:t>
      </w:r>
      <w:proofErr w:type="spellStart"/>
      <w:r>
        <w:rPr>
          <w:sz w:val="24"/>
          <w:szCs w:val="24"/>
          <w:highlight w:val="white"/>
        </w:rPr>
        <w:t>EduLink</w:t>
      </w:r>
      <w:proofErr w:type="spellEnd"/>
      <w:r>
        <w:rPr>
          <w:sz w:val="24"/>
          <w:szCs w:val="24"/>
          <w:highlight w:val="white"/>
        </w:rPr>
        <w:t xml:space="preserve"> for Beneficiary</w:t>
      </w:r>
    </w:p>
    <w:p w14:paraId="61373321" w14:textId="77777777" w:rsidR="00DE135B" w:rsidRDefault="00AC4270">
      <w:pPr>
        <w:spacing w:after="200" w:line="480" w:lineRule="auto"/>
        <w:ind w:firstLine="720"/>
        <w:jc w:val="both"/>
        <w:rPr>
          <w:sz w:val="24"/>
          <w:szCs w:val="24"/>
          <w:highlight w:val="white"/>
        </w:rPr>
      </w:pPr>
      <w:r>
        <w:rPr>
          <w:sz w:val="24"/>
          <w:szCs w:val="24"/>
          <w:highlight w:val="white"/>
        </w:rPr>
        <w:t>Figure 12 shows the program page for Beneficiaries, displaying all activities and resources within the selected program. It provides access to updates, assignments, meeting schedules, and member information.</w:t>
      </w:r>
    </w:p>
    <w:p w14:paraId="1DB165DD" w14:textId="77777777" w:rsidR="00DE135B" w:rsidRDefault="00AC4270">
      <w:pPr>
        <w:spacing w:before="200" w:after="200" w:line="480" w:lineRule="auto"/>
        <w:jc w:val="center"/>
        <w:rPr>
          <w:sz w:val="24"/>
          <w:szCs w:val="24"/>
          <w:highlight w:val="white"/>
        </w:rPr>
      </w:pPr>
      <w:r>
        <w:rPr>
          <w:noProof/>
          <w:sz w:val="24"/>
          <w:szCs w:val="24"/>
          <w:highlight w:val="white"/>
        </w:rPr>
        <w:drawing>
          <wp:inline distT="114300" distB="114300" distL="114300" distR="114300" wp14:anchorId="3BD4B434" wp14:editId="6A120C66">
            <wp:extent cx="3186113" cy="1512541"/>
            <wp:effectExtent l="0" t="0" r="0" b="0"/>
            <wp:docPr id="12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7"/>
                    <a:srcRect/>
                    <a:stretch>
                      <a:fillRect/>
                    </a:stretch>
                  </pic:blipFill>
                  <pic:spPr>
                    <a:xfrm>
                      <a:off x="0" y="0"/>
                      <a:ext cx="3186113" cy="1512541"/>
                    </a:xfrm>
                    <a:prstGeom prst="rect">
                      <a:avLst/>
                    </a:prstGeom>
                    <a:ln/>
                  </pic:spPr>
                </pic:pic>
              </a:graphicData>
            </a:graphic>
          </wp:inline>
        </w:drawing>
      </w:r>
      <w:r>
        <w:rPr>
          <w:noProof/>
          <w:sz w:val="24"/>
          <w:szCs w:val="24"/>
          <w:highlight w:val="white"/>
        </w:rPr>
        <w:drawing>
          <wp:inline distT="114300" distB="114300" distL="114300" distR="114300" wp14:anchorId="51729945" wp14:editId="346EBB57">
            <wp:extent cx="1157288" cy="1507659"/>
            <wp:effectExtent l="0" t="0" r="0" b="0"/>
            <wp:docPr id="12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8"/>
                    <a:srcRect/>
                    <a:stretch>
                      <a:fillRect/>
                    </a:stretch>
                  </pic:blipFill>
                  <pic:spPr>
                    <a:xfrm>
                      <a:off x="0" y="0"/>
                      <a:ext cx="1157288" cy="1507659"/>
                    </a:xfrm>
                    <a:prstGeom prst="rect">
                      <a:avLst/>
                    </a:prstGeom>
                    <a:ln/>
                  </pic:spPr>
                </pic:pic>
              </a:graphicData>
            </a:graphic>
          </wp:inline>
        </w:drawing>
      </w:r>
    </w:p>
    <w:p w14:paraId="399D7FD7" w14:textId="77777777" w:rsidR="00DE135B" w:rsidRDefault="00AC4270">
      <w:pPr>
        <w:spacing w:before="200" w:after="200" w:line="480" w:lineRule="auto"/>
        <w:jc w:val="center"/>
        <w:rPr>
          <w:sz w:val="24"/>
          <w:szCs w:val="24"/>
          <w:highlight w:val="white"/>
        </w:rPr>
      </w:pPr>
      <w:r w:rsidRPr="00FA6790">
        <w:rPr>
          <w:sz w:val="24"/>
          <w:szCs w:val="24"/>
          <w:highlight w:val="white"/>
        </w:rPr>
        <w:t>Figure 12.</w:t>
      </w:r>
      <w:r>
        <w:rPr>
          <w:sz w:val="24"/>
          <w:szCs w:val="24"/>
          <w:highlight w:val="white"/>
        </w:rPr>
        <w:t xml:space="preserve"> Program page for Beneficiary</w:t>
      </w:r>
    </w:p>
    <w:p w14:paraId="6A3E298E" w14:textId="65612C74" w:rsidR="00DE135B" w:rsidRDefault="00AC4270">
      <w:pPr>
        <w:spacing w:before="200" w:after="200" w:line="480" w:lineRule="auto"/>
        <w:rPr>
          <w:sz w:val="24"/>
          <w:szCs w:val="24"/>
          <w:highlight w:val="white"/>
        </w:rPr>
      </w:pPr>
      <w:r>
        <w:rPr>
          <w:sz w:val="24"/>
          <w:szCs w:val="24"/>
          <w:highlight w:val="white"/>
        </w:rPr>
        <w:tab/>
        <w:t xml:space="preserve">Figure 13 shows the landing </w:t>
      </w:r>
      <w:r w:rsidR="00D133D3">
        <w:rPr>
          <w:sz w:val="24"/>
          <w:szCs w:val="24"/>
          <w:highlight w:val="white"/>
        </w:rPr>
        <w:t>page for</w:t>
      </w:r>
      <w:r>
        <w:rPr>
          <w:sz w:val="24"/>
          <w:szCs w:val="24"/>
          <w:highlight w:val="white"/>
        </w:rPr>
        <w:t xml:space="preserve"> the Instructor</w:t>
      </w:r>
      <w:r w:rsidR="008227CE">
        <w:rPr>
          <w:sz w:val="24"/>
          <w:szCs w:val="24"/>
          <w:highlight w:val="white"/>
        </w:rPr>
        <w:t>s</w:t>
      </w:r>
      <w:r>
        <w:rPr>
          <w:sz w:val="24"/>
          <w:szCs w:val="24"/>
          <w:highlight w:val="white"/>
        </w:rPr>
        <w:t>. On the program page the Instructor</w:t>
      </w:r>
      <w:r w:rsidR="008227CE">
        <w:rPr>
          <w:sz w:val="24"/>
          <w:szCs w:val="24"/>
          <w:highlight w:val="white"/>
        </w:rPr>
        <w:t>s</w:t>
      </w:r>
      <w:r>
        <w:rPr>
          <w:sz w:val="24"/>
          <w:szCs w:val="24"/>
          <w:highlight w:val="white"/>
        </w:rPr>
        <w:t xml:space="preserve"> can see all their existing programs.</w:t>
      </w:r>
    </w:p>
    <w:p w14:paraId="6DCD0D3E" w14:textId="77777777" w:rsidR="00DE135B" w:rsidRDefault="00AC4270">
      <w:pPr>
        <w:spacing w:before="200" w:after="200" w:line="480" w:lineRule="auto"/>
        <w:jc w:val="center"/>
        <w:rPr>
          <w:sz w:val="24"/>
          <w:szCs w:val="24"/>
          <w:highlight w:val="white"/>
        </w:rPr>
      </w:pPr>
      <w:r>
        <w:rPr>
          <w:noProof/>
          <w:sz w:val="24"/>
          <w:szCs w:val="24"/>
          <w:highlight w:val="white"/>
        </w:rPr>
        <w:drawing>
          <wp:inline distT="114300" distB="114300" distL="114300" distR="114300" wp14:anchorId="1715D931" wp14:editId="3C39E572">
            <wp:extent cx="3192300" cy="1508753"/>
            <wp:effectExtent l="0" t="0" r="0" b="0"/>
            <wp:docPr id="10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9"/>
                    <a:srcRect/>
                    <a:stretch>
                      <a:fillRect/>
                    </a:stretch>
                  </pic:blipFill>
                  <pic:spPr>
                    <a:xfrm>
                      <a:off x="0" y="0"/>
                      <a:ext cx="3192300" cy="1508753"/>
                    </a:xfrm>
                    <a:prstGeom prst="rect">
                      <a:avLst/>
                    </a:prstGeom>
                    <a:ln/>
                  </pic:spPr>
                </pic:pic>
              </a:graphicData>
            </a:graphic>
          </wp:inline>
        </w:drawing>
      </w:r>
      <w:r>
        <w:rPr>
          <w:noProof/>
          <w:sz w:val="24"/>
          <w:szCs w:val="24"/>
          <w:highlight w:val="white"/>
        </w:rPr>
        <w:drawing>
          <wp:inline distT="114300" distB="114300" distL="114300" distR="114300" wp14:anchorId="14242C8B" wp14:editId="4ACD9A13">
            <wp:extent cx="1158712" cy="1505672"/>
            <wp:effectExtent l="0" t="0" r="0" b="0"/>
            <wp:docPr id="103"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0"/>
                    <a:srcRect/>
                    <a:stretch>
                      <a:fillRect/>
                    </a:stretch>
                  </pic:blipFill>
                  <pic:spPr>
                    <a:xfrm>
                      <a:off x="0" y="0"/>
                      <a:ext cx="1158712" cy="1505672"/>
                    </a:xfrm>
                    <a:prstGeom prst="rect">
                      <a:avLst/>
                    </a:prstGeom>
                    <a:ln/>
                  </pic:spPr>
                </pic:pic>
              </a:graphicData>
            </a:graphic>
          </wp:inline>
        </w:drawing>
      </w:r>
    </w:p>
    <w:p w14:paraId="6E81E980" w14:textId="75652C41" w:rsidR="00DE135B" w:rsidRDefault="00AC4270">
      <w:pPr>
        <w:spacing w:before="200" w:after="200" w:line="480" w:lineRule="auto"/>
        <w:jc w:val="center"/>
        <w:rPr>
          <w:sz w:val="24"/>
          <w:szCs w:val="24"/>
          <w:highlight w:val="white"/>
        </w:rPr>
      </w:pPr>
      <w:r w:rsidRPr="00FA6790">
        <w:rPr>
          <w:sz w:val="24"/>
          <w:szCs w:val="24"/>
          <w:highlight w:val="white"/>
        </w:rPr>
        <w:t>Figure 13</w:t>
      </w:r>
      <w:r w:rsidR="00F058D3" w:rsidRPr="00FA6790">
        <w:rPr>
          <w:sz w:val="24"/>
          <w:szCs w:val="24"/>
          <w:highlight w:val="white"/>
        </w:rPr>
        <w:t>.</w:t>
      </w:r>
      <w:r w:rsidR="00F058D3">
        <w:rPr>
          <w:sz w:val="24"/>
          <w:szCs w:val="24"/>
          <w:highlight w:val="white"/>
        </w:rPr>
        <w:t xml:space="preserve"> </w:t>
      </w:r>
      <w:r>
        <w:rPr>
          <w:sz w:val="24"/>
          <w:szCs w:val="24"/>
          <w:highlight w:val="white"/>
        </w:rPr>
        <w:t xml:space="preserve">Landing Page of </w:t>
      </w:r>
      <w:proofErr w:type="spellStart"/>
      <w:r>
        <w:rPr>
          <w:sz w:val="24"/>
          <w:szCs w:val="24"/>
          <w:highlight w:val="white"/>
        </w:rPr>
        <w:t>EduLink</w:t>
      </w:r>
      <w:proofErr w:type="spellEnd"/>
      <w:r>
        <w:rPr>
          <w:sz w:val="24"/>
          <w:szCs w:val="24"/>
          <w:highlight w:val="white"/>
        </w:rPr>
        <w:t xml:space="preserve"> for Instructors</w:t>
      </w:r>
    </w:p>
    <w:p w14:paraId="08E7B596" w14:textId="2C4C6CE8" w:rsidR="00DE135B" w:rsidRDefault="00AC4270" w:rsidP="00706218">
      <w:pPr>
        <w:spacing w:before="200" w:after="200" w:line="480" w:lineRule="auto"/>
        <w:jc w:val="both"/>
        <w:rPr>
          <w:sz w:val="24"/>
          <w:szCs w:val="24"/>
          <w:highlight w:val="white"/>
        </w:rPr>
      </w:pPr>
      <w:r>
        <w:rPr>
          <w:sz w:val="24"/>
          <w:szCs w:val="24"/>
          <w:highlight w:val="white"/>
        </w:rPr>
        <w:lastRenderedPageBreak/>
        <w:tab/>
        <w:t xml:space="preserve">Figure 14 shows the program page for Instructors, displaying all activities and resources within the selected program. It provides access to updates, assignments, meeting schedules, and member information. This enables the </w:t>
      </w:r>
      <w:r w:rsidR="00706218">
        <w:rPr>
          <w:sz w:val="24"/>
          <w:szCs w:val="24"/>
          <w:highlight w:val="white"/>
        </w:rPr>
        <w:t>instructors</w:t>
      </w:r>
      <w:r>
        <w:rPr>
          <w:sz w:val="24"/>
          <w:szCs w:val="24"/>
          <w:highlight w:val="white"/>
        </w:rPr>
        <w:t xml:space="preserve"> to efficiently manage all the Beneficiaries.</w:t>
      </w:r>
    </w:p>
    <w:p w14:paraId="3C2DE620" w14:textId="77777777" w:rsidR="00DE135B" w:rsidRDefault="00AC4270">
      <w:pPr>
        <w:spacing w:before="200" w:after="200" w:line="480" w:lineRule="auto"/>
        <w:jc w:val="center"/>
        <w:rPr>
          <w:sz w:val="24"/>
          <w:szCs w:val="24"/>
          <w:highlight w:val="white"/>
        </w:rPr>
      </w:pPr>
      <w:r>
        <w:rPr>
          <w:noProof/>
          <w:sz w:val="24"/>
          <w:szCs w:val="24"/>
          <w:highlight w:val="white"/>
        </w:rPr>
        <w:drawing>
          <wp:inline distT="114300" distB="114300" distL="114300" distR="114300" wp14:anchorId="4C9CB2FA" wp14:editId="328B0620">
            <wp:extent cx="3233738" cy="1540280"/>
            <wp:effectExtent l="0" t="0" r="0" b="0"/>
            <wp:docPr id="12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1"/>
                    <a:srcRect/>
                    <a:stretch>
                      <a:fillRect/>
                    </a:stretch>
                  </pic:blipFill>
                  <pic:spPr>
                    <a:xfrm>
                      <a:off x="0" y="0"/>
                      <a:ext cx="3233738" cy="1540280"/>
                    </a:xfrm>
                    <a:prstGeom prst="rect">
                      <a:avLst/>
                    </a:prstGeom>
                    <a:ln/>
                  </pic:spPr>
                </pic:pic>
              </a:graphicData>
            </a:graphic>
          </wp:inline>
        </w:drawing>
      </w:r>
      <w:r>
        <w:rPr>
          <w:noProof/>
          <w:sz w:val="24"/>
          <w:szCs w:val="24"/>
          <w:highlight w:val="white"/>
        </w:rPr>
        <w:drawing>
          <wp:inline distT="114300" distB="114300" distL="114300" distR="114300" wp14:anchorId="1A76C348" wp14:editId="592E69D6">
            <wp:extent cx="1195388" cy="1554004"/>
            <wp:effectExtent l="0" t="0" r="0" b="0"/>
            <wp:docPr id="13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2"/>
                    <a:srcRect/>
                    <a:stretch>
                      <a:fillRect/>
                    </a:stretch>
                  </pic:blipFill>
                  <pic:spPr>
                    <a:xfrm>
                      <a:off x="0" y="0"/>
                      <a:ext cx="1195388" cy="1554004"/>
                    </a:xfrm>
                    <a:prstGeom prst="rect">
                      <a:avLst/>
                    </a:prstGeom>
                    <a:ln/>
                  </pic:spPr>
                </pic:pic>
              </a:graphicData>
            </a:graphic>
          </wp:inline>
        </w:drawing>
      </w:r>
    </w:p>
    <w:p w14:paraId="47E24107" w14:textId="77777777" w:rsidR="00DE135B" w:rsidRPr="0072547A" w:rsidRDefault="00AC4270">
      <w:pPr>
        <w:spacing w:before="200" w:after="200" w:line="480" w:lineRule="auto"/>
        <w:jc w:val="center"/>
        <w:rPr>
          <w:sz w:val="24"/>
          <w:szCs w:val="24"/>
          <w:highlight w:val="white"/>
        </w:rPr>
      </w:pPr>
      <w:r w:rsidRPr="0072547A">
        <w:rPr>
          <w:sz w:val="24"/>
          <w:szCs w:val="24"/>
          <w:highlight w:val="white"/>
        </w:rPr>
        <w:t>Figure 14. Program Page for Instructors</w:t>
      </w:r>
    </w:p>
    <w:p w14:paraId="4DE5767E" w14:textId="4D2CCF98" w:rsidR="00DE135B" w:rsidRDefault="00AC4270">
      <w:pPr>
        <w:spacing w:before="200" w:after="200" w:line="480" w:lineRule="auto"/>
        <w:ind w:firstLine="720"/>
        <w:jc w:val="both"/>
        <w:rPr>
          <w:sz w:val="24"/>
          <w:szCs w:val="24"/>
          <w:highlight w:val="white"/>
        </w:rPr>
      </w:pPr>
      <w:r>
        <w:rPr>
          <w:sz w:val="24"/>
          <w:szCs w:val="24"/>
          <w:highlight w:val="white"/>
        </w:rPr>
        <w:t xml:space="preserve">Figure 15 shows the </w:t>
      </w:r>
      <w:r>
        <w:rPr>
          <w:sz w:val="24"/>
          <w:szCs w:val="24"/>
        </w:rPr>
        <w:t xml:space="preserve">Administrator </w:t>
      </w:r>
      <w:r>
        <w:rPr>
          <w:sz w:val="24"/>
          <w:szCs w:val="24"/>
          <w:highlight w:val="white"/>
        </w:rPr>
        <w:t xml:space="preserve">dashboard. This page provides a summary of the </w:t>
      </w:r>
      <w:r w:rsidR="005D2E0E">
        <w:rPr>
          <w:sz w:val="24"/>
          <w:szCs w:val="24"/>
          <w:highlight w:val="white"/>
        </w:rPr>
        <w:t>system’s</w:t>
      </w:r>
      <w:r>
        <w:rPr>
          <w:sz w:val="24"/>
          <w:szCs w:val="24"/>
          <w:highlight w:val="white"/>
        </w:rPr>
        <w:t xml:space="preserve"> status. It shows the information for the existing programs, user roles, files uploaded, and active programs, displaying their engagement and activity.</w:t>
      </w:r>
    </w:p>
    <w:p w14:paraId="76FFAE84" w14:textId="77777777" w:rsidR="00DE135B" w:rsidRDefault="00AC4270">
      <w:pPr>
        <w:spacing w:before="200" w:after="200" w:line="480" w:lineRule="auto"/>
        <w:jc w:val="center"/>
        <w:rPr>
          <w:sz w:val="24"/>
          <w:szCs w:val="24"/>
          <w:highlight w:val="white"/>
        </w:rPr>
      </w:pPr>
      <w:r>
        <w:rPr>
          <w:noProof/>
          <w:sz w:val="24"/>
          <w:szCs w:val="24"/>
          <w:highlight w:val="white"/>
        </w:rPr>
        <w:drawing>
          <wp:inline distT="114300" distB="114300" distL="114300" distR="114300" wp14:anchorId="649F17EC" wp14:editId="4665A920">
            <wp:extent cx="3643313" cy="1769045"/>
            <wp:effectExtent l="0" t="0" r="0" b="0"/>
            <wp:docPr id="13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3"/>
                    <a:srcRect/>
                    <a:stretch>
                      <a:fillRect/>
                    </a:stretch>
                  </pic:blipFill>
                  <pic:spPr>
                    <a:xfrm>
                      <a:off x="0" y="0"/>
                      <a:ext cx="3643313" cy="1769045"/>
                    </a:xfrm>
                    <a:prstGeom prst="rect">
                      <a:avLst/>
                    </a:prstGeom>
                    <a:ln/>
                  </pic:spPr>
                </pic:pic>
              </a:graphicData>
            </a:graphic>
          </wp:inline>
        </w:drawing>
      </w:r>
    </w:p>
    <w:p w14:paraId="49D6E9A0" w14:textId="77777777" w:rsidR="00DE135B" w:rsidRPr="0072547A" w:rsidRDefault="00AC4270">
      <w:pPr>
        <w:spacing w:before="200" w:after="200" w:line="480" w:lineRule="auto"/>
        <w:jc w:val="center"/>
        <w:rPr>
          <w:sz w:val="24"/>
          <w:szCs w:val="24"/>
          <w:highlight w:val="white"/>
        </w:rPr>
      </w:pPr>
      <w:r w:rsidRPr="0072547A">
        <w:rPr>
          <w:sz w:val="24"/>
          <w:szCs w:val="24"/>
          <w:highlight w:val="white"/>
        </w:rPr>
        <w:t xml:space="preserve">Figure 15. </w:t>
      </w:r>
      <w:r w:rsidRPr="0072547A">
        <w:rPr>
          <w:sz w:val="24"/>
          <w:szCs w:val="24"/>
        </w:rPr>
        <w:t xml:space="preserve">Administrator </w:t>
      </w:r>
      <w:r w:rsidRPr="0072547A">
        <w:rPr>
          <w:sz w:val="24"/>
          <w:szCs w:val="24"/>
          <w:highlight w:val="white"/>
        </w:rPr>
        <w:t>dashboard page</w:t>
      </w:r>
    </w:p>
    <w:p w14:paraId="54CD79B6" w14:textId="77777777" w:rsidR="00DE135B" w:rsidRDefault="00AC4270">
      <w:pPr>
        <w:spacing w:before="200" w:after="200" w:line="480" w:lineRule="auto"/>
        <w:jc w:val="both"/>
        <w:rPr>
          <w:sz w:val="24"/>
          <w:szCs w:val="24"/>
          <w:highlight w:val="white"/>
        </w:rPr>
      </w:pPr>
      <w:r>
        <w:rPr>
          <w:sz w:val="24"/>
          <w:szCs w:val="24"/>
          <w:highlight w:val="white"/>
        </w:rPr>
        <w:tab/>
        <w:t xml:space="preserve">Figure 16 displays the User management. The </w:t>
      </w:r>
      <w:r>
        <w:rPr>
          <w:sz w:val="24"/>
          <w:szCs w:val="24"/>
        </w:rPr>
        <w:t xml:space="preserve">Administrator </w:t>
      </w:r>
      <w:r>
        <w:rPr>
          <w:sz w:val="24"/>
          <w:szCs w:val="24"/>
          <w:highlight w:val="white"/>
        </w:rPr>
        <w:t xml:space="preserve">can view the list of all system users' information and their assigned roles. It is crucial for performing administrative duties like checking user information, assigning </w:t>
      </w:r>
      <w:r>
        <w:rPr>
          <w:sz w:val="24"/>
          <w:szCs w:val="24"/>
          <w:highlight w:val="white"/>
        </w:rPr>
        <w:lastRenderedPageBreak/>
        <w:t>different roles to users, and carrying out actions such as editing or removing user accounts.</w:t>
      </w:r>
    </w:p>
    <w:p w14:paraId="69C32C1B" w14:textId="77777777" w:rsidR="00DE135B" w:rsidRDefault="00AC4270">
      <w:pPr>
        <w:spacing w:before="200" w:after="200" w:line="480" w:lineRule="auto"/>
        <w:jc w:val="center"/>
        <w:rPr>
          <w:sz w:val="24"/>
          <w:szCs w:val="24"/>
          <w:highlight w:val="white"/>
        </w:rPr>
      </w:pPr>
      <w:r>
        <w:rPr>
          <w:noProof/>
          <w:sz w:val="24"/>
          <w:szCs w:val="24"/>
          <w:highlight w:val="white"/>
        </w:rPr>
        <w:drawing>
          <wp:inline distT="114300" distB="114300" distL="114300" distR="114300" wp14:anchorId="45161C26" wp14:editId="7C42AA61">
            <wp:extent cx="3644084" cy="1729953"/>
            <wp:effectExtent l="0" t="0" r="0" b="0"/>
            <wp:docPr id="13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4"/>
                    <a:srcRect/>
                    <a:stretch>
                      <a:fillRect/>
                    </a:stretch>
                  </pic:blipFill>
                  <pic:spPr>
                    <a:xfrm>
                      <a:off x="0" y="0"/>
                      <a:ext cx="3644084" cy="1729953"/>
                    </a:xfrm>
                    <a:prstGeom prst="rect">
                      <a:avLst/>
                    </a:prstGeom>
                    <a:ln/>
                  </pic:spPr>
                </pic:pic>
              </a:graphicData>
            </a:graphic>
          </wp:inline>
        </w:drawing>
      </w:r>
    </w:p>
    <w:p w14:paraId="7F8004B6" w14:textId="77777777" w:rsidR="00DE135B" w:rsidRPr="0072547A" w:rsidRDefault="00AC4270">
      <w:pPr>
        <w:spacing w:before="200" w:after="200" w:line="480" w:lineRule="auto"/>
        <w:jc w:val="center"/>
        <w:rPr>
          <w:sz w:val="24"/>
          <w:szCs w:val="24"/>
          <w:highlight w:val="white"/>
        </w:rPr>
      </w:pPr>
      <w:r w:rsidRPr="0072547A">
        <w:rPr>
          <w:sz w:val="24"/>
          <w:szCs w:val="24"/>
          <w:highlight w:val="white"/>
        </w:rPr>
        <w:t>Figure 16. User management page</w:t>
      </w:r>
    </w:p>
    <w:p w14:paraId="6D41B273" w14:textId="77777777" w:rsidR="00DE135B" w:rsidRDefault="00AC4270">
      <w:pPr>
        <w:spacing w:before="200" w:after="200" w:line="480" w:lineRule="auto"/>
        <w:jc w:val="both"/>
        <w:rPr>
          <w:sz w:val="24"/>
          <w:szCs w:val="24"/>
          <w:highlight w:val="white"/>
        </w:rPr>
      </w:pPr>
      <w:r>
        <w:rPr>
          <w:sz w:val="24"/>
          <w:szCs w:val="24"/>
          <w:highlight w:val="white"/>
        </w:rPr>
        <w:t xml:space="preserve"> </w:t>
      </w:r>
      <w:r>
        <w:rPr>
          <w:sz w:val="24"/>
          <w:szCs w:val="24"/>
          <w:highlight w:val="white"/>
        </w:rPr>
        <w:tab/>
        <w:t>Figure 17 illustrates the program management page. On this page, the Administrator can view all existing programs. Each program displays the program title, creation date, and the total number of members in that program, along with their respective roles. The Administrator uses this page to manage programs and Instructors that facilitate those programs. It also allows the Administrator to organize and update program assignments to ensure smooth system operations.</w:t>
      </w:r>
    </w:p>
    <w:p w14:paraId="0C67DB32" w14:textId="77777777" w:rsidR="00DE135B" w:rsidRDefault="00AC4270">
      <w:pPr>
        <w:spacing w:before="200" w:after="200" w:line="480" w:lineRule="auto"/>
        <w:jc w:val="center"/>
        <w:rPr>
          <w:sz w:val="24"/>
          <w:szCs w:val="24"/>
          <w:highlight w:val="white"/>
        </w:rPr>
      </w:pPr>
      <w:r>
        <w:rPr>
          <w:noProof/>
          <w:sz w:val="24"/>
          <w:szCs w:val="24"/>
          <w:highlight w:val="white"/>
        </w:rPr>
        <w:drawing>
          <wp:inline distT="114300" distB="114300" distL="114300" distR="114300" wp14:anchorId="248F3D82" wp14:editId="263757DB">
            <wp:extent cx="3690083" cy="1785094"/>
            <wp:effectExtent l="0" t="0" r="0" b="0"/>
            <wp:docPr id="10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5"/>
                    <a:srcRect/>
                    <a:stretch>
                      <a:fillRect/>
                    </a:stretch>
                  </pic:blipFill>
                  <pic:spPr>
                    <a:xfrm>
                      <a:off x="0" y="0"/>
                      <a:ext cx="3690083" cy="1785094"/>
                    </a:xfrm>
                    <a:prstGeom prst="rect">
                      <a:avLst/>
                    </a:prstGeom>
                    <a:ln/>
                  </pic:spPr>
                </pic:pic>
              </a:graphicData>
            </a:graphic>
          </wp:inline>
        </w:drawing>
      </w:r>
    </w:p>
    <w:p w14:paraId="0750B28F" w14:textId="77777777" w:rsidR="00DE135B" w:rsidRPr="0072547A" w:rsidRDefault="00AC4270">
      <w:pPr>
        <w:spacing w:before="200" w:after="200" w:line="480" w:lineRule="auto"/>
        <w:jc w:val="center"/>
        <w:rPr>
          <w:sz w:val="24"/>
          <w:szCs w:val="24"/>
          <w:highlight w:val="white"/>
        </w:rPr>
      </w:pPr>
      <w:r w:rsidRPr="0072547A">
        <w:rPr>
          <w:sz w:val="24"/>
          <w:szCs w:val="24"/>
          <w:highlight w:val="white"/>
        </w:rPr>
        <w:t>Figure 17. Program management page</w:t>
      </w:r>
    </w:p>
    <w:p w14:paraId="3DDEBD90" w14:textId="77777777" w:rsidR="00DE135B" w:rsidRDefault="00AC4270">
      <w:pPr>
        <w:spacing w:before="200" w:after="200" w:line="480" w:lineRule="auto"/>
        <w:jc w:val="both"/>
        <w:rPr>
          <w:sz w:val="24"/>
          <w:szCs w:val="24"/>
          <w:highlight w:val="white"/>
        </w:rPr>
      </w:pPr>
      <w:r>
        <w:rPr>
          <w:sz w:val="24"/>
          <w:szCs w:val="24"/>
          <w:highlight w:val="white"/>
        </w:rPr>
        <w:lastRenderedPageBreak/>
        <w:tab/>
        <w:t xml:space="preserve"> Figure 18 shows the Feedback Management page. This page displays a list of submitted feedback entries, along with a summary of total feedback, differentiating between identified and anonymous submissions. Each entry details the program it concerns, the user's name if identified, and the submission date. This tool is essential for the </w:t>
      </w:r>
      <w:r>
        <w:rPr>
          <w:sz w:val="24"/>
          <w:szCs w:val="24"/>
        </w:rPr>
        <w:t xml:space="preserve">Administrator </w:t>
      </w:r>
      <w:r>
        <w:rPr>
          <w:sz w:val="24"/>
          <w:szCs w:val="24"/>
          <w:highlight w:val="white"/>
        </w:rPr>
        <w:t>to monitor user satisfaction, quickly identify areas for improvement, or determine if new features or fixes are needed for the Extension Portal.</w:t>
      </w:r>
    </w:p>
    <w:p w14:paraId="251B1E32" w14:textId="77777777" w:rsidR="00DE135B" w:rsidRDefault="00AC4270">
      <w:pPr>
        <w:spacing w:before="200" w:after="200" w:line="480" w:lineRule="auto"/>
        <w:jc w:val="center"/>
        <w:rPr>
          <w:sz w:val="24"/>
          <w:szCs w:val="24"/>
          <w:highlight w:val="white"/>
        </w:rPr>
      </w:pPr>
      <w:r>
        <w:rPr>
          <w:noProof/>
          <w:sz w:val="24"/>
          <w:szCs w:val="24"/>
          <w:highlight w:val="white"/>
        </w:rPr>
        <w:drawing>
          <wp:inline distT="114300" distB="114300" distL="114300" distR="114300" wp14:anchorId="343225CE" wp14:editId="02E120FD">
            <wp:extent cx="3681413" cy="1755313"/>
            <wp:effectExtent l="0" t="0" r="0" b="0"/>
            <wp:docPr id="10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6"/>
                    <a:srcRect/>
                    <a:stretch>
                      <a:fillRect/>
                    </a:stretch>
                  </pic:blipFill>
                  <pic:spPr>
                    <a:xfrm>
                      <a:off x="0" y="0"/>
                      <a:ext cx="3681413" cy="1755313"/>
                    </a:xfrm>
                    <a:prstGeom prst="rect">
                      <a:avLst/>
                    </a:prstGeom>
                    <a:ln/>
                  </pic:spPr>
                </pic:pic>
              </a:graphicData>
            </a:graphic>
          </wp:inline>
        </w:drawing>
      </w:r>
    </w:p>
    <w:p w14:paraId="1C6238B0" w14:textId="77777777" w:rsidR="00DE135B" w:rsidRPr="0072547A" w:rsidRDefault="00AC4270">
      <w:pPr>
        <w:spacing w:before="200" w:after="200" w:line="480" w:lineRule="auto"/>
        <w:jc w:val="center"/>
        <w:rPr>
          <w:sz w:val="24"/>
          <w:szCs w:val="24"/>
          <w:highlight w:val="white"/>
        </w:rPr>
      </w:pPr>
      <w:r w:rsidRPr="0072547A">
        <w:rPr>
          <w:sz w:val="24"/>
          <w:szCs w:val="24"/>
          <w:highlight w:val="white"/>
        </w:rPr>
        <w:t>Figure 18. Feedback Management page</w:t>
      </w:r>
    </w:p>
    <w:p w14:paraId="7F256737" w14:textId="77777777" w:rsidR="00DE135B" w:rsidRDefault="00AC4270">
      <w:pPr>
        <w:spacing w:before="200" w:after="200" w:line="480" w:lineRule="auto"/>
        <w:rPr>
          <w:b/>
          <w:bCs/>
          <w:sz w:val="24"/>
          <w:szCs w:val="24"/>
          <w:highlight w:val="white"/>
        </w:rPr>
      </w:pPr>
      <w:r>
        <w:rPr>
          <w:b/>
          <w:bCs/>
          <w:sz w:val="24"/>
          <w:szCs w:val="24"/>
          <w:highlight w:val="white"/>
        </w:rPr>
        <w:t>System Assessment using ISO 25010</w:t>
      </w:r>
    </w:p>
    <w:p w14:paraId="58F59A6C" w14:textId="2342828E" w:rsidR="00DE135B" w:rsidRDefault="00AC4270">
      <w:pPr>
        <w:spacing w:before="200" w:after="200" w:line="480" w:lineRule="auto"/>
        <w:jc w:val="both"/>
        <w:rPr>
          <w:sz w:val="24"/>
          <w:szCs w:val="24"/>
          <w:highlight w:val="white"/>
        </w:rPr>
      </w:pPr>
      <w:r>
        <w:rPr>
          <w:b/>
          <w:bCs/>
          <w:sz w:val="24"/>
          <w:szCs w:val="24"/>
          <w:highlight w:val="white"/>
        </w:rPr>
        <w:tab/>
      </w:r>
      <w:r>
        <w:rPr>
          <w:sz w:val="24"/>
          <w:szCs w:val="24"/>
          <w:highlight w:val="white"/>
        </w:rPr>
        <w:t xml:space="preserve">Table 11 displays the product quality assessment of the system based on the ISO/IEC 25010 quality characteristics. Results show that most of the criteria, such as Functional Suitability, Usability, Security, Compatibility, Performance, Maintainability, and Portability, received excellent ratings. This indicates that the system effectively supports the needs of its intended users across multiple </w:t>
      </w:r>
      <w:r w:rsidR="007444A9">
        <w:rPr>
          <w:sz w:val="24"/>
          <w:szCs w:val="24"/>
          <w:highlight w:val="white"/>
        </w:rPr>
        <w:t>dimensions. Even</w:t>
      </w:r>
      <w:r>
        <w:rPr>
          <w:sz w:val="24"/>
          <w:szCs w:val="24"/>
          <w:highlight w:val="white"/>
        </w:rPr>
        <w:t xml:space="preserve"> though the Reliability is rated good, the overall composite mean of 4.56 demonstrates that the system meets the standards and delivers reliable, secure, and user-friendly functionality.</w:t>
      </w:r>
    </w:p>
    <w:p w14:paraId="6131FB5F" w14:textId="77777777" w:rsidR="00DE135B" w:rsidRDefault="00DE135B">
      <w:pPr>
        <w:spacing w:before="200" w:after="200" w:line="480" w:lineRule="auto"/>
        <w:rPr>
          <w:sz w:val="24"/>
          <w:szCs w:val="24"/>
          <w:highlight w:val="white"/>
        </w:rPr>
      </w:pPr>
    </w:p>
    <w:p w14:paraId="5585590E" w14:textId="77777777" w:rsidR="00DE135B" w:rsidRPr="0072547A" w:rsidRDefault="00AC4270">
      <w:pPr>
        <w:widowControl w:val="0"/>
        <w:spacing w:before="212" w:line="480" w:lineRule="auto"/>
        <w:jc w:val="center"/>
        <w:rPr>
          <w:sz w:val="24"/>
          <w:szCs w:val="24"/>
          <w:highlight w:val="white"/>
        </w:rPr>
      </w:pPr>
      <w:r w:rsidRPr="0072547A">
        <w:rPr>
          <w:sz w:val="24"/>
          <w:szCs w:val="24"/>
          <w:highlight w:val="white"/>
        </w:rPr>
        <w:lastRenderedPageBreak/>
        <w:t>Table 11. Product Quality Assessment</w:t>
      </w:r>
    </w:p>
    <w:tbl>
      <w:tblPr>
        <w:tblStyle w:val="affe"/>
        <w:tblW w:w="8310" w:type="dxa"/>
        <w:tblBorders>
          <w:top w:val="nil"/>
          <w:left w:val="nil"/>
          <w:bottom w:val="nil"/>
          <w:right w:val="nil"/>
          <w:insideH w:val="nil"/>
          <w:insideV w:val="nil"/>
        </w:tblBorders>
        <w:tblLayout w:type="fixed"/>
        <w:tblLook w:val="0600" w:firstRow="0" w:lastRow="0" w:firstColumn="0" w:lastColumn="0" w:noHBand="1" w:noVBand="1"/>
      </w:tblPr>
      <w:tblGrid>
        <w:gridCol w:w="2340"/>
        <w:gridCol w:w="1065"/>
        <w:gridCol w:w="1200"/>
        <w:gridCol w:w="1125"/>
        <w:gridCol w:w="825"/>
        <w:gridCol w:w="1755"/>
      </w:tblGrid>
      <w:tr w:rsidR="00DE135B" w14:paraId="32604A91" w14:textId="77777777">
        <w:trPr>
          <w:trHeight w:val="62"/>
        </w:trPr>
        <w:tc>
          <w:tcPr>
            <w:tcW w:w="2340" w:type="dxa"/>
            <w:tcBorders>
              <w:top w:val="single" w:sz="7" w:space="0" w:color="000000"/>
              <w:left w:val="nil"/>
              <w:right w:val="nil"/>
            </w:tcBorders>
            <w:tcMar>
              <w:top w:w="0" w:type="dxa"/>
              <w:left w:w="100" w:type="dxa"/>
              <w:bottom w:w="0" w:type="dxa"/>
              <w:right w:w="100" w:type="dxa"/>
            </w:tcMar>
          </w:tcPr>
          <w:p w14:paraId="77B65D5A" w14:textId="77777777" w:rsidR="00DE135B" w:rsidRDefault="00AC4270">
            <w:pPr>
              <w:widowControl w:val="0"/>
              <w:spacing w:line="360" w:lineRule="auto"/>
              <w:jc w:val="both"/>
              <w:rPr>
                <w:sz w:val="2"/>
                <w:szCs w:val="2"/>
                <w:highlight w:val="white"/>
              </w:rPr>
            </w:pPr>
            <w:r>
              <w:rPr>
                <w:sz w:val="2"/>
                <w:szCs w:val="2"/>
                <w:highlight w:val="white"/>
              </w:rPr>
              <w:t xml:space="preserve"> </w:t>
            </w:r>
          </w:p>
        </w:tc>
        <w:tc>
          <w:tcPr>
            <w:tcW w:w="1065" w:type="dxa"/>
            <w:tcBorders>
              <w:top w:val="single" w:sz="7" w:space="0" w:color="000000"/>
              <w:left w:val="nil"/>
              <w:right w:val="nil"/>
            </w:tcBorders>
            <w:tcMar>
              <w:top w:w="0" w:type="dxa"/>
              <w:left w:w="100" w:type="dxa"/>
              <w:bottom w:w="0" w:type="dxa"/>
              <w:right w:w="100" w:type="dxa"/>
            </w:tcMar>
          </w:tcPr>
          <w:p w14:paraId="2A283BC9" w14:textId="77777777" w:rsidR="00DE135B" w:rsidRDefault="00AC4270">
            <w:pPr>
              <w:widowControl w:val="0"/>
              <w:spacing w:line="360" w:lineRule="auto"/>
              <w:jc w:val="both"/>
              <w:rPr>
                <w:sz w:val="2"/>
                <w:szCs w:val="2"/>
                <w:highlight w:val="white"/>
              </w:rPr>
            </w:pPr>
            <w:r>
              <w:rPr>
                <w:sz w:val="2"/>
                <w:szCs w:val="2"/>
                <w:highlight w:val="white"/>
              </w:rPr>
              <w:t xml:space="preserve"> </w:t>
            </w:r>
          </w:p>
        </w:tc>
        <w:tc>
          <w:tcPr>
            <w:tcW w:w="1200" w:type="dxa"/>
            <w:tcBorders>
              <w:top w:val="single" w:sz="7" w:space="0" w:color="000000"/>
              <w:left w:val="nil"/>
              <w:right w:val="nil"/>
            </w:tcBorders>
            <w:tcMar>
              <w:top w:w="0" w:type="dxa"/>
              <w:left w:w="100" w:type="dxa"/>
              <w:bottom w:w="0" w:type="dxa"/>
              <w:right w:w="100" w:type="dxa"/>
            </w:tcMar>
          </w:tcPr>
          <w:p w14:paraId="648A4BAF" w14:textId="77777777" w:rsidR="00DE135B" w:rsidRDefault="00AC4270">
            <w:pPr>
              <w:widowControl w:val="0"/>
              <w:spacing w:line="360" w:lineRule="auto"/>
              <w:jc w:val="both"/>
              <w:rPr>
                <w:sz w:val="2"/>
                <w:szCs w:val="2"/>
                <w:highlight w:val="white"/>
              </w:rPr>
            </w:pPr>
            <w:r>
              <w:rPr>
                <w:sz w:val="2"/>
                <w:szCs w:val="2"/>
                <w:highlight w:val="white"/>
              </w:rPr>
              <w:t xml:space="preserve"> </w:t>
            </w:r>
          </w:p>
        </w:tc>
        <w:tc>
          <w:tcPr>
            <w:tcW w:w="1125" w:type="dxa"/>
            <w:tcBorders>
              <w:top w:val="single" w:sz="7" w:space="0" w:color="000000"/>
              <w:left w:val="nil"/>
              <w:right w:val="nil"/>
            </w:tcBorders>
            <w:tcMar>
              <w:top w:w="0" w:type="dxa"/>
              <w:left w:w="100" w:type="dxa"/>
              <w:bottom w:w="0" w:type="dxa"/>
              <w:right w:w="100" w:type="dxa"/>
            </w:tcMar>
          </w:tcPr>
          <w:p w14:paraId="28866539" w14:textId="77777777" w:rsidR="00DE135B" w:rsidRDefault="00DE135B">
            <w:pPr>
              <w:widowControl w:val="0"/>
              <w:spacing w:line="360" w:lineRule="auto"/>
              <w:jc w:val="both"/>
              <w:rPr>
                <w:sz w:val="2"/>
                <w:szCs w:val="2"/>
                <w:highlight w:val="white"/>
              </w:rPr>
            </w:pPr>
          </w:p>
        </w:tc>
        <w:tc>
          <w:tcPr>
            <w:tcW w:w="825" w:type="dxa"/>
            <w:tcBorders>
              <w:top w:val="single" w:sz="7" w:space="0" w:color="000000"/>
              <w:left w:val="nil"/>
              <w:right w:val="nil"/>
            </w:tcBorders>
            <w:tcMar>
              <w:top w:w="0" w:type="dxa"/>
              <w:left w:w="100" w:type="dxa"/>
              <w:bottom w:w="0" w:type="dxa"/>
              <w:right w:w="100" w:type="dxa"/>
            </w:tcMar>
          </w:tcPr>
          <w:p w14:paraId="46E5FDB8" w14:textId="77777777" w:rsidR="00DE135B" w:rsidRDefault="00DE135B">
            <w:pPr>
              <w:widowControl w:val="0"/>
              <w:spacing w:line="360" w:lineRule="auto"/>
              <w:jc w:val="both"/>
              <w:rPr>
                <w:sz w:val="2"/>
                <w:szCs w:val="2"/>
                <w:highlight w:val="white"/>
              </w:rPr>
            </w:pPr>
          </w:p>
        </w:tc>
        <w:tc>
          <w:tcPr>
            <w:tcW w:w="1755" w:type="dxa"/>
            <w:tcBorders>
              <w:top w:val="single" w:sz="7" w:space="0" w:color="000000"/>
              <w:left w:val="nil"/>
              <w:right w:val="nil"/>
            </w:tcBorders>
            <w:tcMar>
              <w:top w:w="0" w:type="dxa"/>
              <w:left w:w="100" w:type="dxa"/>
              <w:bottom w:w="0" w:type="dxa"/>
              <w:right w:w="100" w:type="dxa"/>
            </w:tcMar>
          </w:tcPr>
          <w:p w14:paraId="004356A9" w14:textId="77777777" w:rsidR="00DE135B" w:rsidRDefault="00AC4270">
            <w:pPr>
              <w:widowControl w:val="0"/>
              <w:spacing w:line="360" w:lineRule="auto"/>
              <w:jc w:val="both"/>
              <w:rPr>
                <w:sz w:val="2"/>
                <w:szCs w:val="2"/>
                <w:highlight w:val="white"/>
              </w:rPr>
            </w:pPr>
            <w:r>
              <w:rPr>
                <w:sz w:val="2"/>
                <w:szCs w:val="2"/>
                <w:highlight w:val="white"/>
              </w:rPr>
              <w:t xml:space="preserve"> </w:t>
            </w:r>
          </w:p>
        </w:tc>
      </w:tr>
      <w:tr w:rsidR="00DE135B" w14:paraId="6CF028E4" w14:textId="77777777">
        <w:trPr>
          <w:trHeight w:val="315"/>
        </w:trPr>
        <w:tc>
          <w:tcPr>
            <w:tcW w:w="2340" w:type="dxa"/>
            <w:tcBorders>
              <w:left w:val="nil"/>
              <w:bottom w:val="single" w:sz="12" w:space="0" w:color="000000"/>
              <w:right w:val="nil"/>
            </w:tcBorders>
            <w:tcMar>
              <w:top w:w="0" w:type="dxa"/>
              <w:left w:w="100" w:type="dxa"/>
              <w:bottom w:w="0" w:type="dxa"/>
              <w:right w:w="100" w:type="dxa"/>
            </w:tcMar>
          </w:tcPr>
          <w:p w14:paraId="331966DB" w14:textId="77777777" w:rsidR="00DE135B" w:rsidRDefault="00AC4270" w:rsidP="0072547A">
            <w:pPr>
              <w:widowControl w:val="0"/>
              <w:spacing w:line="240" w:lineRule="auto"/>
              <w:jc w:val="center"/>
              <w:rPr>
                <w:b/>
                <w:bCs/>
                <w:highlight w:val="white"/>
              </w:rPr>
            </w:pPr>
            <w:r>
              <w:rPr>
                <w:b/>
                <w:bCs/>
                <w:highlight w:val="white"/>
              </w:rPr>
              <w:t>Characteristic</w:t>
            </w:r>
          </w:p>
        </w:tc>
        <w:tc>
          <w:tcPr>
            <w:tcW w:w="1065" w:type="dxa"/>
            <w:tcBorders>
              <w:left w:val="nil"/>
              <w:bottom w:val="single" w:sz="12" w:space="0" w:color="000000"/>
              <w:right w:val="nil"/>
            </w:tcBorders>
            <w:tcMar>
              <w:top w:w="0" w:type="dxa"/>
              <w:left w:w="100" w:type="dxa"/>
              <w:bottom w:w="0" w:type="dxa"/>
              <w:right w:w="100" w:type="dxa"/>
            </w:tcMar>
          </w:tcPr>
          <w:p w14:paraId="708BC10A" w14:textId="77777777" w:rsidR="00DE135B" w:rsidRDefault="00AC4270" w:rsidP="0072547A">
            <w:pPr>
              <w:widowControl w:val="0"/>
              <w:spacing w:line="240" w:lineRule="auto"/>
              <w:jc w:val="center"/>
              <w:rPr>
                <w:b/>
                <w:bCs/>
                <w:highlight w:val="white"/>
              </w:rPr>
            </w:pPr>
            <w:r>
              <w:rPr>
                <w:b/>
                <w:bCs/>
                <w:highlight w:val="white"/>
              </w:rPr>
              <w:t>Resp 1</w:t>
            </w:r>
          </w:p>
        </w:tc>
        <w:tc>
          <w:tcPr>
            <w:tcW w:w="1200" w:type="dxa"/>
            <w:tcBorders>
              <w:left w:val="nil"/>
              <w:bottom w:val="single" w:sz="12" w:space="0" w:color="000000"/>
              <w:right w:val="nil"/>
            </w:tcBorders>
            <w:tcMar>
              <w:top w:w="0" w:type="dxa"/>
              <w:left w:w="100" w:type="dxa"/>
              <w:bottom w:w="0" w:type="dxa"/>
              <w:right w:w="100" w:type="dxa"/>
            </w:tcMar>
          </w:tcPr>
          <w:p w14:paraId="3C798289" w14:textId="77777777" w:rsidR="00DE135B" w:rsidRDefault="00AC4270" w:rsidP="0072547A">
            <w:pPr>
              <w:widowControl w:val="0"/>
              <w:spacing w:line="240" w:lineRule="auto"/>
              <w:jc w:val="center"/>
              <w:rPr>
                <w:b/>
                <w:bCs/>
                <w:highlight w:val="white"/>
              </w:rPr>
            </w:pPr>
            <w:r>
              <w:rPr>
                <w:b/>
                <w:bCs/>
                <w:highlight w:val="white"/>
              </w:rPr>
              <w:t>Resp 2</w:t>
            </w:r>
          </w:p>
        </w:tc>
        <w:tc>
          <w:tcPr>
            <w:tcW w:w="1125" w:type="dxa"/>
            <w:tcBorders>
              <w:left w:val="nil"/>
              <w:bottom w:val="single" w:sz="12" w:space="0" w:color="000000"/>
              <w:right w:val="nil"/>
            </w:tcBorders>
            <w:tcMar>
              <w:top w:w="0" w:type="dxa"/>
              <w:left w:w="100" w:type="dxa"/>
              <w:bottom w:w="0" w:type="dxa"/>
              <w:right w:w="100" w:type="dxa"/>
            </w:tcMar>
          </w:tcPr>
          <w:p w14:paraId="1C919CCF" w14:textId="77777777" w:rsidR="00DE135B" w:rsidRDefault="00AC4270" w:rsidP="0072547A">
            <w:pPr>
              <w:widowControl w:val="0"/>
              <w:spacing w:line="240" w:lineRule="auto"/>
              <w:jc w:val="center"/>
              <w:rPr>
                <w:b/>
                <w:bCs/>
                <w:highlight w:val="white"/>
              </w:rPr>
            </w:pPr>
            <w:r>
              <w:rPr>
                <w:b/>
                <w:bCs/>
                <w:highlight w:val="white"/>
              </w:rPr>
              <w:t>Mean</w:t>
            </w:r>
          </w:p>
        </w:tc>
        <w:tc>
          <w:tcPr>
            <w:tcW w:w="825" w:type="dxa"/>
            <w:tcBorders>
              <w:left w:val="nil"/>
              <w:bottom w:val="single" w:sz="12" w:space="0" w:color="000000"/>
              <w:right w:val="nil"/>
            </w:tcBorders>
            <w:tcMar>
              <w:top w:w="0" w:type="dxa"/>
              <w:left w:w="100" w:type="dxa"/>
              <w:bottom w:w="0" w:type="dxa"/>
              <w:right w:w="100" w:type="dxa"/>
            </w:tcMar>
          </w:tcPr>
          <w:p w14:paraId="19397F47" w14:textId="77777777" w:rsidR="00DE135B" w:rsidRDefault="00AC4270" w:rsidP="0072547A">
            <w:pPr>
              <w:widowControl w:val="0"/>
              <w:spacing w:line="240" w:lineRule="auto"/>
              <w:jc w:val="center"/>
              <w:rPr>
                <w:b/>
                <w:bCs/>
                <w:highlight w:val="white"/>
              </w:rPr>
            </w:pPr>
            <w:r>
              <w:rPr>
                <w:b/>
                <w:bCs/>
                <w:highlight w:val="white"/>
              </w:rPr>
              <w:t>SD</w:t>
            </w:r>
          </w:p>
        </w:tc>
        <w:tc>
          <w:tcPr>
            <w:tcW w:w="1755" w:type="dxa"/>
            <w:tcBorders>
              <w:left w:val="nil"/>
              <w:bottom w:val="single" w:sz="12" w:space="0" w:color="000000"/>
              <w:right w:val="nil"/>
            </w:tcBorders>
            <w:tcMar>
              <w:top w:w="0" w:type="dxa"/>
              <w:left w:w="100" w:type="dxa"/>
              <w:bottom w:w="0" w:type="dxa"/>
              <w:right w:w="100" w:type="dxa"/>
            </w:tcMar>
          </w:tcPr>
          <w:p w14:paraId="4DD4849C" w14:textId="77777777" w:rsidR="00DE135B" w:rsidRDefault="00AC4270" w:rsidP="0072547A">
            <w:pPr>
              <w:widowControl w:val="0"/>
              <w:spacing w:line="240" w:lineRule="auto"/>
              <w:jc w:val="center"/>
              <w:rPr>
                <w:b/>
                <w:bCs/>
                <w:highlight w:val="white"/>
              </w:rPr>
            </w:pPr>
            <w:r>
              <w:rPr>
                <w:b/>
                <w:bCs/>
                <w:highlight w:val="white"/>
              </w:rPr>
              <w:t>Interpretation</w:t>
            </w:r>
          </w:p>
        </w:tc>
      </w:tr>
      <w:tr w:rsidR="00DE135B" w14:paraId="6F4D04D3" w14:textId="77777777" w:rsidTr="0072547A">
        <w:trPr>
          <w:trHeight w:val="38"/>
        </w:trPr>
        <w:tc>
          <w:tcPr>
            <w:tcW w:w="2340" w:type="dxa"/>
            <w:tcBorders>
              <w:top w:val="single" w:sz="12" w:space="0" w:color="000000"/>
              <w:left w:val="nil"/>
              <w:bottom w:val="nil"/>
              <w:right w:val="nil"/>
            </w:tcBorders>
            <w:tcMar>
              <w:top w:w="0" w:type="dxa"/>
              <w:left w:w="100" w:type="dxa"/>
              <w:bottom w:w="0" w:type="dxa"/>
              <w:right w:w="100" w:type="dxa"/>
            </w:tcMar>
          </w:tcPr>
          <w:p w14:paraId="545D92F6" w14:textId="77777777" w:rsidR="00DE135B" w:rsidRDefault="00AC4270" w:rsidP="0072547A">
            <w:pPr>
              <w:widowControl w:val="0"/>
              <w:spacing w:line="240" w:lineRule="auto"/>
              <w:jc w:val="center"/>
              <w:rPr>
                <w:sz w:val="20"/>
                <w:szCs w:val="20"/>
                <w:highlight w:val="white"/>
              </w:rPr>
            </w:pPr>
            <w:r>
              <w:rPr>
                <w:sz w:val="20"/>
                <w:szCs w:val="20"/>
                <w:highlight w:val="white"/>
              </w:rPr>
              <w:t>Functional Suitability</w:t>
            </w:r>
          </w:p>
        </w:tc>
        <w:tc>
          <w:tcPr>
            <w:tcW w:w="1065" w:type="dxa"/>
            <w:tcBorders>
              <w:top w:val="single" w:sz="12" w:space="0" w:color="000000"/>
              <w:left w:val="nil"/>
              <w:bottom w:val="nil"/>
              <w:right w:val="nil"/>
            </w:tcBorders>
            <w:tcMar>
              <w:top w:w="0" w:type="dxa"/>
              <w:left w:w="100" w:type="dxa"/>
              <w:bottom w:w="0" w:type="dxa"/>
              <w:right w:w="100" w:type="dxa"/>
            </w:tcMar>
          </w:tcPr>
          <w:p w14:paraId="24DBC302" w14:textId="77777777" w:rsidR="00DE135B" w:rsidRDefault="00AC4270" w:rsidP="0072547A">
            <w:pPr>
              <w:widowControl w:val="0"/>
              <w:spacing w:line="240" w:lineRule="auto"/>
              <w:jc w:val="center"/>
              <w:rPr>
                <w:sz w:val="20"/>
                <w:szCs w:val="20"/>
                <w:highlight w:val="white"/>
              </w:rPr>
            </w:pPr>
            <w:r>
              <w:rPr>
                <w:sz w:val="20"/>
                <w:szCs w:val="20"/>
                <w:highlight w:val="white"/>
              </w:rPr>
              <w:t>4</w:t>
            </w:r>
          </w:p>
        </w:tc>
        <w:tc>
          <w:tcPr>
            <w:tcW w:w="1200" w:type="dxa"/>
            <w:tcBorders>
              <w:top w:val="single" w:sz="12" w:space="0" w:color="000000"/>
              <w:left w:val="nil"/>
              <w:bottom w:val="nil"/>
              <w:right w:val="nil"/>
            </w:tcBorders>
            <w:tcMar>
              <w:top w:w="0" w:type="dxa"/>
              <w:left w:w="100" w:type="dxa"/>
              <w:bottom w:w="0" w:type="dxa"/>
              <w:right w:w="100" w:type="dxa"/>
            </w:tcMar>
          </w:tcPr>
          <w:p w14:paraId="1DD4DCD3" w14:textId="77777777" w:rsidR="00DE135B" w:rsidRDefault="00AC4270" w:rsidP="0072547A">
            <w:pPr>
              <w:widowControl w:val="0"/>
              <w:spacing w:line="240" w:lineRule="auto"/>
              <w:jc w:val="center"/>
              <w:rPr>
                <w:sz w:val="20"/>
                <w:szCs w:val="20"/>
                <w:highlight w:val="white"/>
              </w:rPr>
            </w:pPr>
            <w:r>
              <w:rPr>
                <w:sz w:val="20"/>
                <w:szCs w:val="20"/>
                <w:highlight w:val="white"/>
              </w:rPr>
              <w:t>5</w:t>
            </w:r>
          </w:p>
        </w:tc>
        <w:tc>
          <w:tcPr>
            <w:tcW w:w="1125" w:type="dxa"/>
            <w:tcBorders>
              <w:top w:val="single" w:sz="12" w:space="0" w:color="000000"/>
              <w:left w:val="nil"/>
              <w:bottom w:val="nil"/>
              <w:right w:val="nil"/>
            </w:tcBorders>
            <w:tcMar>
              <w:top w:w="0" w:type="dxa"/>
              <w:left w:w="100" w:type="dxa"/>
              <w:bottom w:w="0" w:type="dxa"/>
              <w:right w:w="100" w:type="dxa"/>
            </w:tcMar>
          </w:tcPr>
          <w:p w14:paraId="0A284DDE" w14:textId="77777777" w:rsidR="00DE135B" w:rsidRDefault="00AC4270" w:rsidP="0072547A">
            <w:pPr>
              <w:widowControl w:val="0"/>
              <w:spacing w:line="240" w:lineRule="auto"/>
              <w:jc w:val="center"/>
              <w:rPr>
                <w:sz w:val="20"/>
                <w:szCs w:val="20"/>
                <w:highlight w:val="white"/>
              </w:rPr>
            </w:pPr>
            <w:r>
              <w:rPr>
                <w:sz w:val="20"/>
                <w:szCs w:val="20"/>
                <w:highlight w:val="white"/>
              </w:rPr>
              <w:t>4.5</w:t>
            </w:r>
          </w:p>
        </w:tc>
        <w:tc>
          <w:tcPr>
            <w:tcW w:w="825" w:type="dxa"/>
            <w:tcBorders>
              <w:top w:val="single" w:sz="12" w:space="0" w:color="000000"/>
              <w:left w:val="nil"/>
              <w:bottom w:val="nil"/>
              <w:right w:val="nil"/>
            </w:tcBorders>
            <w:tcMar>
              <w:top w:w="0" w:type="dxa"/>
              <w:left w:w="100" w:type="dxa"/>
              <w:bottom w:w="0" w:type="dxa"/>
              <w:right w:w="100" w:type="dxa"/>
            </w:tcMar>
          </w:tcPr>
          <w:p w14:paraId="473FEE80" w14:textId="77777777" w:rsidR="00DE135B" w:rsidRDefault="00AC4270" w:rsidP="0072547A">
            <w:pPr>
              <w:widowControl w:val="0"/>
              <w:spacing w:line="240" w:lineRule="auto"/>
              <w:jc w:val="center"/>
              <w:rPr>
                <w:sz w:val="20"/>
                <w:szCs w:val="20"/>
                <w:highlight w:val="white"/>
              </w:rPr>
            </w:pPr>
            <w:r>
              <w:rPr>
                <w:sz w:val="20"/>
                <w:szCs w:val="20"/>
                <w:highlight w:val="white"/>
              </w:rPr>
              <w:t>0.71</w:t>
            </w:r>
          </w:p>
        </w:tc>
        <w:tc>
          <w:tcPr>
            <w:tcW w:w="1755" w:type="dxa"/>
            <w:tcBorders>
              <w:top w:val="single" w:sz="12" w:space="0" w:color="000000"/>
              <w:left w:val="nil"/>
              <w:bottom w:val="nil"/>
              <w:right w:val="nil"/>
            </w:tcBorders>
            <w:tcMar>
              <w:top w:w="0" w:type="dxa"/>
              <w:left w:w="100" w:type="dxa"/>
              <w:bottom w:w="0" w:type="dxa"/>
              <w:right w:w="100" w:type="dxa"/>
            </w:tcMar>
          </w:tcPr>
          <w:p w14:paraId="7AAD8ED2" w14:textId="77777777" w:rsidR="00DE135B" w:rsidRDefault="00AC4270" w:rsidP="0072547A">
            <w:pPr>
              <w:widowControl w:val="0"/>
              <w:spacing w:line="240" w:lineRule="auto"/>
              <w:jc w:val="center"/>
              <w:rPr>
                <w:sz w:val="20"/>
                <w:szCs w:val="20"/>
                <w:highlight w:val="white"/>
              </w:rPr>
            </w:pPr>
            <w:r>
              <w:rPr>
                <w:sz w:val="20"/>
                <w:szCs w:val="20"/>
                <w:highlight w:val="white"/>
              </w:rPr>
              <w:t>Excellent</w:t>
            </w:r>
          </w:p>
        </w:tc>
      </w:tr>
      <w:tr w:rsidR="00DE135B" w14:paraId="2208971E" w14:textId="77777777" w:rsidTr="0072547A">
        <w:trPr>
          <w:trHeight w:val="135"/>
        </w:trPr>
        <w:tc>
          <w:tcPr>
            <w:tcW w:w="2340" w:type="dxa"/>
            <w:tcBorders>
              <w:top w:val="nil"/>
              <w:left w:val="nil"/>
              <w:bottom w:val="nil"/>
              <w:right w:val="nil"/>
            </w:tcBorders>
            <w:tcMar>
              <w:top w:w="0" w:type="dxa"/>
              <w:left w:w="100" w:type="dxa"/>
              <w:bottom w:w="0" w:type="dxa"/>
              <w:right w:w="100" w:type="dxa"/>
            </w:tcMar>
          </w:tcPr>
          <w:p w14:paraId="78BEFA46" w14:textId="77777777" w:rsidR="00DE135B" w:rsidRDefault="00AC4270" w:rsidP="0072547A">
            <w:pPr>
              <w:widowControl w:val="0"/>
              <w:spacing w:line="240" w:lineRule="auto"/>
              <w:jc w:val="center"/>
              <w:rPr>
                <w:sz w:val="20"/>
                <w:szCs w:val="20"/>
                <w:highlight w:val="white"/>
              </w:rPr>
            </w:pPr>
            <w:r>
              <w:rPr>
                <w:sz w:val="20"/>
                <w:szCs w:val="20"/>
                <w:highlight w:val="white"/>
              </w:rPr>
              <w:t xml:space="preserve">Reliability </w:t>
            </w:r>
          </w:p>
        </w:tc>
        <w:tc>
          <w:tcPr>
            <w:tcW w:w="1065" w:type="dxa"/>
            <w:tcBorders>
              <w:top w:val="nil"/>
              <w:left w:val="nil"/>
              <w:bottom w:val="nil"/>
              <w:right w:val="nil"/>
            </w:tcBorders>
            <w:tcMar>
              <w:top w:w="0" w:type="dxa"/>
              <w:left w:w="100" w:type="dxa"/>
              <w:bottom w:w="0" w:type="dxa"/>
              <w:right w:w="100" w:type="dxa"/>
            </w:tcMar>
          </w:tcPr>
          <w:p w14:paraId="519457B9" w14:textId="77777777" w:rsidR="00DE135B" w:rsidRDefault="00AC4270" w:rsidP="0072547A">
            <w:pPr>
              <w:widowControl w:val="0"/>
              <w:spacing w:line="240" w:lineRule="auto"/>
              <w:jc w:val="center"/>
              <w:rPr>
                <w:sz w:val="20"/>
                <w:szCs w:val="20"/>
                <w:highlight w:val="white"/>
              </w:rPr>
            </w:pPr>
            <w:r>
              <w:rPr>
                <w:sz w:val="20"/>
                <w:szCs w:val="20"/>
                <w:highlight w:val="white"/>
              </w:rPr>
              <w:t>4</w:t>
            </w:r>
          </w:p>
        </w:tc>
        <w:tc>
          <w:tcPr>
            <w:tcW w:w="1200" w:type="dxa"/>
            <w:tcBorders>
              <w:top w:val="nil"/>
              <w:left w:val="nil"/>
              <w:bottom w:val="nil"/>
              <w:right w:val="nil"/>
            </w:tcBorders>
            <w:tcMar>
              <w:top w:w="0" w:type="dxa"/>
              <w:left w:w="100" w:type="dxa"/>
              <w:bottom w:w="0" w:type="dxa"/>
              <w:right w:w="100" w:type="dxa"/>
            </w:tcMar>
          </w:tcPr>
          <w:p w14:paraId="42F63DA2" w14:textId="77777777" w:rsidR="00DE135B" w:rsidRDefault="00AC4270" w:rsidP="0072547A">
            <w:pPr>
              <w:widowControl w:val="0"/>
              <w:spacing w:line="240" w:lineRule="auto"/>
              <w:jc w:val="center"/>
              <w:rPr>
                <w:sz w:val="20"/>
                <w:szCs w:val="20"/>
                <w:highlight w:val="white"/>
              </w:rPr>
            </w:pPr>
            <w:r>
              <w:rPr>
                <w:sz w:val="20"/>
                <w:szCs w:val="20"/>
                <w:highlight w:val="white"/>
              </w:rPr>
              <w:t>4</w:t>
            </w:r>
          </w:p>
        </w:tc>
        <w:tc>
          <w:tcPr>
            <w:tcW w:w="1125" w:type="dxa"/>
            <w:tcBorders>
              <w:top w:val="nil"/>
              <w:left w:val="nil"/>
              <w:bottom w:val="nil"/>
              <w:right w:val="nil"/>
            </w:tcBorders>
            <w:tcMar>
              <w:top w:w="0" w:type="dxa"/>
              <w:left w:w="100" w:type="dxa"/>
              <w:bottom w:w="0" w:type="dxa"/>
              <w:right w:w="100" w:type="dxa"/>
            </w:tcMar>
          </w:tcPr>
          <w:p w14:paraId="7BA73921" w14:textId="77777777" w:rsidR="00DE135B" w:rsidRDefault="00AC4270" w:rsidP="0072547A">
            <w:pPr>
              <w:widowControl w:val="0"/>
              <w:spacing w:line="240" w:lineRule="auto"/>
              <w:jc w:val="center"/>
              <w:rPr>
                <w:sz w:val="20"/>
                <w:szCs w:val="20"/>
                <w:highlight w:val="white"/>
              </w:rPr>
            </w:pPr>
            <w:r>
              <w:rPr>
                <w:sz w:val="20"/>
                <w:szCs w:val="20"/>
                <w:highlight w:val="white"/>
              </w:rPr>
              <w:t>4.0</w:t>
            </w:r>
          </w:p>
        </w:tc>
        <w:tc>
          <w:tcPr>
            <w:tcW w:w="825" w:type="dxa"/>
            <w:tcBorders>
              <w:top w:val="nil"/>
              <w:left w:val="nil"/>
              <w:bottom w:val="nil"/>
              <w:right w:val="nil"/>
            </w:tcBorders>
            <w:tcMar>
              <w:top w:w="0" w:type="dxa"/>
              <w:left w:w="100" w:type="dxa"/>
              <w:bottom w:w="0" w:type="dxa"/>
              <w:right w:w="100" w:type="dxa"/>
            </w:tcMar>
          </w:tcPr>
          <w:p w14:paraId="5947998D" w14:textId="77777777" w:rsidR="00DE135B" w:rsidRDefault="00AC4270" w:rsidP="0072547A">
            <w:pPr>
              <w:widowControl w:val="0"/>
              <w:spacing w:line="240" w:lineRule="auto"/>
              <w:jc w:val="center"/>
              <w:rPr>
                <w:sz w:val="20"/>
                <w:szCs w:val="20"/>
                <w:highlight w:val="white"/>
              </w:rPr>
            </w:pPr>
            <w:r>
              <w:rPr>
                <w:sz w:val="20"/>
                <w:szCs w:val="20"/>
                <w:highlight w:val="white"/>
              </w:rPr>
              <w:t>0.00</w:t>
            </w:r>
          </w:p>
        </w:tc>
        <w:tc>
          <w:tcPr>
            <w:tcW w:w="1755" w:type="dxa"/>
            <w:tcBorders>
              <w:top w:val="nil"/>
              <w:left w:val="nil"/>
              <w:bottom w:val="nil"/>
              <w:right w:val="nil"/>
            </w:tcBorders>
            <w:tcMar>
              <w:top w:w="0" w:type="dxa"/>
              <w:left w:w="100" w:type="dxa"/>
              <w:bottom w:w="0" w:type="dxa"/>
              <w:right w:w="100" w:type="dxa"/>
            </w:tcMar>
          </w:tcPr>
          <w:p w14:paraId="2ADAAC16" w14:textId="77777777" w:rsidR="00DE135B" w:rsidRDefault="00AC4270" w:rsidP="0072547A">
            <w:pPr>
              <w:widowControl w:val="0"/>
              <w:spacing w:line="240" w:lineRule="auto"/>
              <w:jc w:val="center"/>
              <w:rPr>
                <w:sz w:val="20"/>
                <w:szCs w:val="20"/>
                <w:highlight w:val="white"/>
              </w:rPr>
            </w:pPr>
            <w:r>
              <w:rPr>
                <w:sz w:val="20"/>
                <w:szCs w:val="20"/>
                <w:highlight w:val="white"/>
              </w:rPr>
              <w:t>Good</w:t>
            </w:r>
          </w:p>
        </w:tc>
      </w:tr>
      <w:tr w:rsidR="00DE135B" w14:paraId="685496DF" w14:textId="77777777">
        <w:trPr>
          <w:trHeight w:val="165"/>
        </w:trPr>
        <w:tc>
          <w:tcPr>
            <w:tcW w:w="2340" w:type="dxa"/>
            <w:tcBorders>
              <w:top w:val="nil"/>
              <w:left w:val="nil"/>
              <w:bottom w:val="nil"/>
              <w:right w:val="nil"/>
            </w:tcBorders>
            <w:tcMar>
              <w:top w:w="0" w:type="dxa"/>
              <w:left w:w="100" w:type="dxa"/>
              <w:bottom w:w="0" w:type="dxa"/>
              <w:right w:w="100" w:type="dxa"/>
            </w:tcMar>
          </w:tcPr>
          <w:p w14:paraId="3E9A2C8B" w14:textId="77777777" w:rsidR="00DE135B" w:rsidRDefault="00AC4270" w:rsidP="0072547A">
            <w:pPr>
              <w:widowControl w:val="0"/>
              <w:spacing w:line="240" w:lineRule="auto"/>
              <w:jc w:val="center"/>
              <w:rPr>
                <w:sz w:val="20"/>
                <w:szCs w:val="20"/>
                <w:highlight w:val="white"/>
              </w:rPr>
            </w:pPr>
            <w:r>
              <w:rPr>
                <w:sz w:val="20"/>
                <w:szCs w:val="20"/>
                <w:highlight w:val="white"/>
              </w:rPr>
              <w:t xml:space="preserve">Performance efficiency </w:t>
            </w:r>
          </w:p>
        </w:tc>
        <w:tc>
          <w:tcPr>
            <w:tcW w:w="1065" w:type="dxa"/>
            <w:tcBorders>
              <w:top w:val="nil"/>
              <w:left w:val="nil"/>
              <w:bottom w:val="nil"/>
              <w:right w:val="nil"/>
            </w:tcBorders>
            <w:tcMar>
              <w:top w:w="0" w:type="dxa"/>
              <w:left w:w="100" w:type="dxa"/>
              <w:bottom w:w="0" w:type="dxa"/>
              <w:right w:w="100" w:type="dxa"/>
            </w:tcMar>
          </w:tcPr>
          <w:p w14:paraId="3BABB7BF" w14:textId="77777777" w:rsidR="00DE135B" w:rsidRDefault="00AC4270" w:rsidP="0072547A">
            <w:pPr>
              <w:widowControl w:val="0"/>
              <w:spacing w:line="240" w:lineRule="auto"/>
              <w:jc w:val="center"/>
              <w:rPr>
                <w:sz w:val="20"/>
                <w:szCs w:val="20"/>
                <w:highlight w:val="white"/>
              </w:rPr>
            </w:pPr>
            <w:r>
              <w:rPr>
                <w:sz w:val="20"/>
                <w:szCs w:val="20"/>
                <w:highlight w:val="white"/>
              </w:rPr>
              <w:t>4</w:t>
            </w:r>
          </w:p>
        </w:tc>
        <w:tc>
          <w:tcPr>
            <w:tcW w:w="1200" w:type="dxa"/>
            <w:tcBorders>
              <w:top w:val="nil"/>
              <w:left w:val="nil"/>
              <w:bottom w:val="nil"/>
              <w:right w:val="nil"/>
            </w:tcBorders>
            <w:tcMar>
              <w:top w:w="0" w:type="dxa"/>
              <w:left w:w="100" w:type="dxa"/>
              <w:bottom w:w="0" w:type="dxa"/>
              <w:right w:w="100" w:type="dxa"/>
            </w:tcMar>
          </w:tcPr>
          <w:p w14:paraId="45B4FFC4" w14:textId="77777777" w:rsidR="00DE135B" w:rsidRDefault="00AC4270" w:rsidP="0072547A">
            <w:pPr>
              <w:widowControl w:val="0"/>
              <w:spacing w:line="240" w:lineRule="auto"/>
              <w:jc w:val="center"/>
              <w:rPr>
                <w:sz w:val="20"/>
                <w:szCs w:val="20"/>
                <w:highlight w:val="white"/>
              </w:rPr>
            </w:pPr>
            <w:r>
              <w:rPr>
                <w:sz w:val="20"/>
                <w:szCs w:val="20"/>
                <w:highlight w:val="white"/>
              </w:rPr>
              <w:t>5</w:t>
            </w:r>
          </w:p>
        </w:tc>
        <w:tc>
          <w:tcPr>
            <w:tcW w:w="1125" w:type="dxa"/>
            <w:tcBorders>
              <w:top w:val="nil"/>
              <w:left w:val="nil"/>
              <w:bottom w:val="nil"/>
              <w:right w:val="nil"/>
            </w:tcBorders>
            <w:tcMar>
              <w:top w:w="0" w:type="dxa"/>
              <w:left w:w="100" w:type="dxa"/>
              <w:bottom w:w="0" w:type="dxa"/>
              <w:right w:w="100" w:type="dxa"/>
            </w:tcMar>
          </w:tcPr>
          <w:p w14:paraId="4BC4D2D3" w14:textId="77777777" w:rsidR="00DE135B" w:rsidRDefault="00AC4270" w:rsidP="0072547A">
            <w:pPr>
              <w:widowControl w:val="0"/>
              <w:spacing w:line="240" w:lineRule="auto"/>
              <w:jc w:val="center"/>
              <w:rPr>
                <w:sz w:val="20"/>
                <w:szCs w:val="20"/>
                <w:highlight w:val="white"/>
              </w:rPr>
            </w:pPr>
            <w:r>
              <w:rPr>
                <w:sz w:val="20"/>
                <w:szCs w:val="20"/>
                <w:highlight w:val="white"/>
              </w:rPr>
              <w:t>4.5</w:t>
            </w:r>
          </w:p>
        </w:tc>
        <w:tc>
          <w:tcPr>
            <w:tcW w:w="825" w:type="dxa"/>
            <w:tcBorders>
              <w:top w:val="nil"/>
              <w:left w:val="nil"/>
              <w:bottom w:val="nil"/>
              <w:right w:val="nil"/>
            </w:tcBorders>
            <w:tcMar>
              <w:top w:w="0" w:type="dxa"/>
              <w:left w:w="100" w:type="dxa"/>
              <w:bottom w:w="0" w:type="dxa"/>
              <w:right w:w="100" w:type="dxa"/>
            </w:tcMar>
          </w:tcPr>
          <w:p w14:paraId="58D8D393" w14:textId="77777777" w:rsidR="00DE135B" w:rsidRDefault="00AC4270" w:rsidP="0072547A">
            <w:pPr>
              <w:widowControl w:val="0"/>
              <w:spacing w:line="240" w:lineRule="auto"/>
              <w:jc w:val="center"/>
              <w:rPr>
                <w:sz w:val="20"/>
                <w:szCs w:val="20"/>
                <w:highlight w:val="white"/>
              </w:rPr>
            </w:pPr>
            <w:r>
              <w:rPr>
                <w:sz w:val="20"/>
                <w:szCs w:val="20"/>
                <w:highlight w:val="white"/>
              </w:rPr>
              <w:t>0.71</w:t>
            </w:r>
          </w:p>
        </w:tc>
        <w:tc>
          <w:tcPr>
            <w:tcW w:w="1755" w:type="dxa"/>
            <w:tcBorders>
              <w:top w:val="nil"/>
              <w:left w:val="nil"/>
              <w:bottom w:val="nil"/>
              <w:right w:val="nil"/>
            </w:tcBorders>
            <w:tcMar>
              <w:top w:w="0" w:type="dxa"/>
              <w:left w:w="100" w:type="dxa"/>
              <w:bottom w:w="0" w:type="dxa"/>
              <w:right w:w="100" w:type="dxa"/>
            </w:tcMar>
          </w:tcPr>
          <w:p w14:paraId="11398FF6" w14:textId="77777777" w:rsidR="00DE135B" w:rsidRDefault="00AC4270" w:rsidP="0072547A">
            <w:pPr>
              <w:widowControl w:val="0"/>
              <w:spacing w:line="240" w:lineRule="auto"/>
              <w:jc w:val="center"/>
              <w:rPr>
                <w:sz w:val="20"/>
                <w:szCs w:val="20"/>
                <w:highlight w:val="white"/>
              </w:rPr>
            </w:pPr>
            <w:r>
              <w:rPr>
                <w:sz w:val="20"/>
                <w:szCs w:val="20"/>
                <w:highlight w:val="white"/>
              </w:rPr>
              <w:t>Excellent</w:t>
            </w:r>
          </w:p>
        </w:tc>
      </w:tr>
      <w:tr w:rsidR="00DE135B" w14:paraId="6962A27B" w14:textId="77777777">
        <w:trPr>
          <w:trHeight w:val="210"/>
        </w:trPr>
        <w:tc>
          <w:tcPr>
            <w:tcW w:w="2340" w:type="dxa"/>
            <w:tcBorders>
              <w:top w:val="nil"/>
              <w:left w:val="nil"/>
              <w:bottom w:val="nil"/>
              <w:right w:val="nil"/>
            </w:tcBorders>
            <w:tcMar>
              <w:top w:w="0" w:type="dxa"/>
              <w:left w:w="100" w:type="dxa"/>
              <w:bottom w:w="0" w:type="dxa"/>
              <w:right w:w="100" w:type="dxa"/>
            </w:tcMar>
          </w:tcPr>
          <w:p w14:paraId="102CE64C" w14:textId="77777777" w:rsidR="00DE135B" w:rsidRDefault="00AC4270" w:rsidP="0072547A">
            <w:pPr>
              <w:widowControl w:val="0"/>
              <w:spacing w:line="240" w:lineRule="auto"/>
              <w:jc w:val="center"/>
              <w:rPr>
                <w:sz w:val="20"/>
                <w:szCs w:val="20"/>
                <w:highlight w:val="white"/>
              </w:rPr>
            </w:pPr>
            <w:r>
              <w:rPr>
                <w:sz w:val="20"/>
                <w:szCs w:val="20"/>
                <w:highlight w:val="white"/>
              </w:rPr>
              <w:t>Usability</w:t>
            </w:r>
          </w:p>
        </w:tc>
        <w:tc>
          <w:tcPr>
            <w:tcW w:w="1065" w:type="dxa"/>
            <w:tcBorders>
              <w:top w:val="nil"/>
              <w:left w:val="nil"/>
              <w:bottom w:val="nil"/>
              <w:right w:val="nil"/>
            </w:tcBorders>
            <w:tcMar>
              <w:top w:w="0" w:type="dxa"/>
              <w:left w:w="100" w:type="dxa"/>
              <w:bottom w:w="0" w:type="dxa"/>
              <w:right w:w="100" w:type="dxa"/>
            </w:tcMar>
          </w:tcPr>
          <w:p w14:paraId="258B99B3" w14:textId="77777777" w:rsidR="00DE135B" w:rsidRDefault="00AC4270" w:rsidP="0072547A">
            <w:pPr>
              <w:widowControl w:val="0"/>
              <w:spacing w:line="240" w:lineRule="auto"/>
              <w:jc w:val="center"/>
              <w:rPr>
                <w:sz w:val="20"/>
                <w:szCs w:val="20"/>
                <w:highlight w:val="white"/>
              </w:rPr>
            </w:pPr>
            <w:r>
              <w:rPr>
                <w:sz w:val="20"/>
                <w:szCs w:val="20"/>
                <w:highlight w:val="white"/>
              </w:rPr>
              <w:t>5</w:t>
            </w:r>
          </w:p>
        </w:tc>
        <w:tc>
          <w:tcPr>
            <w:tcW w:w="1200" w:type="dxa"/>
            <w:tcBorders>
              <w:top w:val="nil"/>
              <w:left w:val="nil"/>
              <w:bottom w:val="nil"/>
              <w:right w:val="nil"/>
            </w:tcBorders>
            <w:tcMar>
              <w:top w:w="0" w:type="dxa"/>
              <w:left w:w="100" w:type="dxa"/>
              <w:bottom w:w="0" w:type="dxa"/>
              <w:right w:w="100" w:type="dxa"/>
            </w:tcMar>
          </w:tcPr>
          <w:p w14:paraId="77942252" w14:textId="77777777" w:rsidR="00DE135B" w:rsidRDefault="00AC4270" w:rsidP="0072547A">
            <w:pPr>
              <w:widowControl w:val="0"/>
              <w:spacing w:line="240" w:lineRule="auto"/>
              <w:jc w:val="center"/>
              <w:rPr>
                <w:sz w:val="20"/>
                <w:szCs w:val="20"/>
                <w:highlight w:val="white"/>
              </w:rPr>
            </w:pPr>
            <w:r>
              <w:rPr>
                <w:sz w:val="20"/>
                <w:szCs w:val="20"/>
                <w:highlight w:val="white"/>
              </w:rPr>
              <w:t>4</w:t>
            </w:r>
          </w:p>
        </w:tc>
        <w:tc>
          <w:tcPr>
            <w:tcW w:w="1125" w:type="dxa"/>
            <w:tcBorders>
              <w:top w:val="nil"/>
              <w:left w:val="nil"/>
              <w:bottom w:val="nil"/>
              <w:right w:val="nil"/>
            </w:tcBorders>
            <w:tcMar>
              <w:top w:w="0" w:type="dxa"/>
              <w:left w:w="100" w:type="dxa"/>
              <w:bottom w:w="0" w:type="dxa"/>
              <w:right w:w="100" w:type="dxa"/>
            </w:tcMar>
          </w:tcPr>
          <w:p w14:paraId="08F589C5" w14:textId="77777777" w:rsidR="00DE135B" w:rsidRDefault="00AC4270" w:rsidP="0072547A">
            <w:pPr>
              <w:widowControl w:val="0"/>
              <w:spacing w:line="240" w:lineRule="auto"/>
              <w:jc w:val="center"/>
              <w:rPr>
                <w:sz w:val="20"/>
                <w:szCs w:val="20"/>
                <w:highlight w:val="white"/>
              </w:rPr>
            </w:pPr>
            <w:r>
              <w:rPr>
                <w:sz w:val="20"/>
                <w:szCs w:val="20"/>
                <w:highlight w:val="white"/>
              </w:rPr>
              <w:t>4.5</w:t>
            </w:r>
          </w:p>
        </w:tc>
        <w:tc>
          <w:tcPr>
            <w:tcW w:w="825" w:type="dxa"/>
            <w:tcBorders>
              <w:top w:val="nil"/>
              <w:left w:val="nil"/>
              <w:bottom w:val="nil"/>
              <w:right w:val="nil"/>
            </w:tcBorders>
            <w:tcMar>
              <w:top w:w="0" w:type="dxa"/>
              <w:left w:w="100" w:type="dxa"/>
              <w:bottom w:w="0" w:type="dxa"/>
              <w:right w:w="100" w:type="dxa"/>
            </w:tcMar>
          </w:tcPr>
          <w:p w14:paraId="4EB30649" w14:textId="77777777" w:rsidR="00DE135B" w:rsidRDefault="00AC4270" w:rsidP="0072547A">
            <w:pPr>
              <w:widowControl w:val="0"/>
              <w:spacing w:line="240" w:lineRule="auto"/>
              <w:jc w:val="center"/>
              <w:rPr>
                <w:sz w:val="20"/>
                <w:szCs w:val="20"/>
                <w:highlight w:val="white"/>
              </w:rPr>
            </w:pPr>
            <w:r>
              <w:rPr>
                <w:sz w:val="20"/>
                <w:szCs w:val="20"/>
                <w:highlight w:val="white"/>
              </w:rPr>
              <w:t>0.71</w:t>
            </w:r>
          </w:p>
        </w:tc>
        <w:tc>
          <w:tcPr>
            <w:tcW w:w="1755" w:type="dxa"/>
            <w:tcBorders>
              <w:top w:val="nil"/>
              <w:left w:val="nil"/>
              <w:bottom w:val="nil"/>
              <w:right w:val="nil"/>
            </w:tcBorders>
            <w:tcMar>
              <w:top w:w="0" w:type="dxa"/>
              <w:left w:w="100" w:type="dxa"/>
              <w:bottom w:w="0" w:type="dxa"/>
              <w:right w:w="100" w:type="dxa"/>
            </w:tcMar>
          </w:tcPr>
          <w:p w14:paraId="4504EF71" w14:textId="77777777" w:rsidR="00DE135B" w:rsidRDefault="00AC4270" w:rsidP="0072547A">
            <w:pPr>
              <w:widowControl w:val="0"/>
              <w:spacing w:line="240" w:lineRule="auto"/>
              <w:jc w:val="center"/>
              <w:rPr>
                <w:sz w:val="20"/>
                <w:szCs w:val="20"/>
                <w:highlight w:val="white"/>
              </w:rPr>
            </w:pPr>
            <w:r>
              <w:rPr>
                <w:sz w:val="20"/>
                <w:szCs w:val="20"/>
                <w:highlight w:val="white"/>
              </w:rPr>
              <w:t>Excellent</w:t>
            </w:r>
          </w:p>
        </w:tc>
      </w:tr>
      <w:tr w:rsidR="00DE135B" w14:paraId="308B8416" w14:textId="77777777">
        <w:trPr>
          <w:trHeight w:val="210"/>
        </w:trPr>
        <w:tc>
          <w:tcPr>
            <w:tcW w:w="2340" w:type="dxa"/>
            <w:tcBorders>
              <w:top w:val="nil"/>
              <w:left w:val="nil"/>
              <w:bottom w:val="nil"/>
              <w:right w:val="nil"/>
            </w:tcBorders>
            <w:tcMar>
              <w:top w:w="0" w:type="dxa"/>
              <w:left w:w="100" w:type="dxa"/>
              <w:bottom w:w="0" w:type="dxa"/>
              <w:right w:w="100" w:type="dxa"/>
            </w:tcMar>
          </w:tcPr>
          <w:p w14:paraId="0800401F" w14:textId="77777777" w:rsidR="00DE135B" w:rsidRDefault="00AC4270" w:rsidP="0072547A">
            <w:pPr>
              <w:widowControl w:val="0"/>
              <w:spacing w:line="240" w:lineRule="auto"/>
              <w:jc w:val="center"/>
              <w:rPr>
                <w:sz w:val="20"/>
                <w:szCs w:val="20"/>
                <w:highlight w:val="white"/>
              </w:rPr>
            </w:pPr>
            <w:r>
              <w:rPr>
                <w:sz w:val="20"/>
                <w:szCs w:val="20"/>
                <w:highlight w:val="white"/>
              </w:rPr>
              <w:t>Security</w:t>
            </w:r>
          </w:p>
        </w:tc>
        <w:tc>
          <w:tcPr>
            <w:tcW w:w="1065" w:type="dxa"/>
            <w:tcBorders>
              <w:top w:val="nil"/>
              <w:left w:val="nil"/>
              <w:bottom w:val="nil"/>
              <w:right w:val="nil"/>
            </w:tcBorders>
            <w:tcMar>
              <w:top w:w="0" w:type="dxa"/>
              <w:left w:w="100" w:type="dxa"/>
              <w:bottom w:w="0" w:type="dxa"/>
              <w:right w:w="100" w:type="dxa"/>
            </w:tcMar>
          </w:tcPr>
          <w:p w14:paraId="0CA8AD45" w14:textId="77777777" w:rsidR="00DE135B" w:rsidRDefault="00AC4270" w:rsidP="0072547A">
            <w:pPr>
              <w:widowControl w:val="0"/>
              <w:spacing w:line="240" w:lineRule="auto"/>
              <w:jc w:val="center"/>
              <w:rPr>
                <w:sz w:val="20"/>
                <w:szCs w:val="20"/>
                <w:highlight w:val="white"/>
              </w:rPr>
            </w:pPr>
            <w:r>
              <w:rPr>
                <w:sz w:val="20"/>
                <w:szCs w:val="20"/>
                <w:highlight w:val="white"/>
              </w:rPr>
              <w:t>5</w:t>
            </w:r>
          </w:p>
        </w:tc>
        <w:tc>
          <w:tcPr>
            <w:tcW w:w="1200" w:type="dxa"/>
            <w:tcBorders>
              <w:top w:val="nil"/>
              <w:left w:val="nil"/>
              <w:bottom w:val="nil"/>
              <w:right w:val="nil"/>
            </w:tcBorders>
            <w:tcMar>
              <w:top w:w="0" w:type="dxa"/>
              <w:left w:w="100" w:type="dxa"/>
              <w:bottom w:w="0" w:type="dxa"/>
              <w:right w:w="100" w:type="dxa"/>
            </w:tcMar>
          </w:tcPr>
          <w:p w14:paraId="3E0BF8E6" w14:textId="77777777" w:rsidR="00DE135B" w:rsidRDefault="00AC4270" w:rsidP="0072547A">
            <w:pPr>
              <w:widowControl w:val="0"/>
              <w:spacing w:line="240" w:lineRule="auto"/>
              <w:jc w:val="center"/>
              <w:rPr>
                <w:sz w:val="20"/>
                <w:szCs w:val="20"/>
                <w:highlight w:val="white"/>
              </w:rPr>
            </w:pPr>
            <w:r>
              <w:rPr>
                <w:sz w:val="20"/>
                <w:szCs w:val="20"/>
                <w:highlight w:val="white"/>
              </w:rPr>
              <w:t>4</w:t>
            </w:r>
          </w:p>
        </w:tc>
        <w:tc>
          <w:tcPr>
            <w:tcW w:w="1125" w:type="dxa"/>
            <w:tcBorders>
              <w:top w:val="nil"/>
              <w:left w:val="nil"/>
              <w:bottom w:val="nil"/>
              <w:right w:val="nil"/>
            </w:tcBorders>
            <w:tcMar>
              <w:top w:w="0" w:type="dxa"/>
              <w:left w:w="100" w:type="dxa"/>
              <w:bottom w:w="0" w:type="dxa"/>
              <w:right w:w="100" w:type="dxa"/>
            </w:tcMar>
          </w:tcPr>
          <w:p w14:paraId="6C58584F" w14:textId="77777777" w:rsidR="00DE135B" w:rsidRDefault="00AC4270" w:rsidP="0072547A">
            <w:pPr>
              <w:widowControl w:val="0"/>
              <w:spacing w:line="240" w:lineRule="auto"/>
              <w:jc w:val="center"/>
              <w:rPr>
                <w:sz w:val="20"/>
                <w:szCs w:val="20"/>
                <w:highlight w:val="white"/>
              </w:rPr>
            </w:pPr>
            <w:r>
              <w:rPr>
                <w:sz w:val="20"/>
                <w:szCs w:val="20"/>
                <w:highlight w:val="white"/>
              </w:rPr>
              <w:t>4.5</w:t>
            </w:r>
          </w:p>
        </w:tc>
        <w:tc>
          <w:tcPr>
            <w:tcW w:w="825" w:type="dxa"/>
            <w:tcBorders>
              <w:top w:val="nil"/>
              <w:left w:val="nil"/>
              <w:bottom w:val="nil"/>
              <w:right w:val="nil"/>
            </w:tcBorders>
            <w:tcMar>
              <w:top w:w="0" w:type="dxa"/>
              <w:left w:w="100" w:type="dxa"/>
              <w:bottom w:w="0" w:type="dxa"/>
              <w:right w:w="100" w:type="dxa"/>
            </w:tcMar>
          </w:tcPr>
          <w:p w14:paraId="1440B6DA" w14:textId="77777777" w:rsidR="00DE135B" w:rsidRDefault="00AC4270" w:rsidP="0072547A">
            <w:pPr>
              <w:widowControl w:val="0"/>
              <w:spacing w:line="240" w:lineRule="auto"/>
              <w:jc w:val="center"/>
              <w:rPr>
                <w:sz w:val="20"/>
                <w:szCs w:val="20"/>
                <w:highlight w:val="white"/>
              </w:rPr>
            </w:pPr>
            <w:r>
              <w:rPr>
                <w:sz w:val="20"/>
                <w:szCs w:val="20"/>
                <w:highlight w:val="white"/>
              </w:rPr>
              <w:t>0.71</w:t>
            </w:r>
          </w:p>
        </w:tc>
        <w:tc>
          <w:tcPr>
            <w:tcW w:w="1755" w:type="dxa"/>
            <w:tcBorders>
              <w:top w:val="nil"/>
              <w:left w:val="nil"/>
              <w:bottom w:val="nil"/>
              <w:right w:val="nil"/>
            </w:tcBorders>
            <w:tcMar>
              <w:top w:w="0" w:type="dxa"/>
              <w:left w:w="100" w:type="dxa"/>
              <w:bottom w:w="0" w:type="dxa"/>
              <w:right w:w="100" w:type="dxa"/>
            </w:tcMar>
          </w:tcPr>
          <w:p w14:paraId="11B38F42" w14:textId="77777777" w:rsidR="00DE135B" w:rsidRDefault="00AC4270" w:rsidP="0072547A">
            <w:pPr>
              <w:widowControl w:val="0"/>
              <w:spacing w:line="240" w:lineRule="auto"/>
              <w:jc w:val="center"/>
              <w:rPr>
                <w:sz w:val="20"/>
                <w:szCs w:val="20"/>
                <w:highlight w:val="white"/>
              </w:rPr>
            </w:pPr>
            <w:r>
              <w:rPr>
                <w:sz w:val="20"/>
                <w:szCs w:val="20"/>
                <w:highlight w:val="white"/>
              </w:rPr>
              <w:t>Excellent</w:t>
            </w:r>
          </w:p>
        </w:tc>
      </w:tr>
      <w:tr w:rsidR="00DE135B" w14:paraId="4A343AA9" w14:textId="77777777">
        <w:tc>
          <w:tcPr>
            <w:tcW w:w="2340" w:type="dxa"/>
            <w:tcBorders>
              <w:top w:val="nil"/>
              <w:left w:val="nil"/>
              <w:bottom w:val="nil"/>
              <w:right w:val="nil"/>
            </w:tcBorders>
            <w:tcMar>
              <w:top w:w="0" w:type="dxa"/>
              <w:left w:w="100" w:type="dxa"/>
              <w:bottom w:w="0" w:type="dxa"/>
              <w:right w:w="100" w:type="dxa"/>
            </w:tcMar>
          </w:tcPr>
          <w:p w14:paraId="735700CD" w14:textId="77777777" w:rsidR="00DE135B" w:rsidRDefault="00AC4270" w:rsidP="0072547A">
            <w:pPr>
              <w:widowControl w:val="0"/>
              <w:spacing w:line="240" w:lineRule="auto"/>
              <w:jc w:val="center"/>
              <w:rPr>
                <w:sz w:val="20"/>
                <w:szCs w:val="20"/>
                <w:highlight w:val="white"/>
              </w:rPr>
            </w:pPr>
            <w:r>
              <w:rPr>
                <w:sz w:val="20"/>
                <w:szCs w:val="20"/>
                <w:highlight w:val="white"/>
              </w:rPr>
              <w:t>Compatibility</w:t>
            </w:r>
          </w:p>
        </w:tc>
        <w:tc>
          <w:tcPr>
            <w:tcW w:w="1065" w:type="dxa"/>
            <w:tcBorders>
              <w:top w:val="nil"/>
              <w:left w:val="nil"/>
              <w:bottom w:val="nil"/>
              <w:right w:val="nil"/>
            </w:tcBorders>
            <w:tcMar>
              <w:top w:w="0" w:type="dxa"/>
              <w:left w:w="100" w:type="dxa"/>
              <w:bottom w:w="0" w:type="dxa"/>
              <w:right w:w="100" w:type="dxa"/>
            </w:tcMar>
          </w:tcPr>
          <w:p w14:paraId="6BC6BD3E" w14:textId="77777777" w:rsidR="00DE135B" w:rsidRDefault="00AC4270" w:rsidP="0072547A">
            <w:pPr>
              <w:widowControl w:val="0"/>
              <w:spacing w:line="240" w:lineRule="auto"/>
              <w:jc w:val="center"/>
              <w:rPr>
                <w:sz w:val="20"/>
                <w:szCs w:val="20"/>
                <w:highlight w:val="white"/>
              </w:rPr>
            </w:pPr>
            <w:r>
              <w:rPr>
                <w:sz w:val="20"/>
                <w:szCs w:val="20"/>
                <w:highlight w:val="white"/>
              </w:rPr>
              <w:t>5</w:t>
            </w:r>
          </w:p>
        </w:tc>
        <w:tc>
          <w:tcPr>
            <w:tcW w:w="1200" w:type="dxa"/>
            <w:tcBorders>
              <w:top w:val="nil"/>
              <w:left w:val="nil"/>
              <w:bottom w:val="nil"/>
              <w:right w:val="nil"/>
            </w:tcBorders>
            <w:tcMar>
              <w:top w:w="0" w:type="dxa"/>
              <w:left w:w="100" w:type="dxa"/>
              <w:bottom w:w="0" w:type="dxa"/>
              <w:right w:w="100" w:type="dxa"/>
            </w:tcMar>
          </w:tcPr>
          <w:p w14:paraId="4256EEA1" w14:textId="77777777" w:rsidR="00DE135B" w:rsidRDefault="00AC4270" w:rsidP="0072547A">
            <w:pPr>
              <w:widowControl w:val="0"/>
              <w:spacing w:line="240" w:lineRule="auto"/>
              <w:jc w:val="center"/>
              <w:rPr>
                <w:sz w:val="20"/>
                <w:szCs w:val="20"/>
                <w:highlight w:val="white"/>
              </w:rPr>
            </w:pPr>
            <w:r>
              <w:rPr>
                <w:sz w:val="20"/>
                <w:szCs w:val="20"/>
                <w:highlight w:val="white"/>
              </w:rPr>
              <w:t>5</w:t>
            </w:r>
          </w:p>
        </w:tc>
        <w:tc>
          <w:tcPr>
            <w:tcW w:w="1125" w:type="dxa"/>
            <w:tcBorders>
              <w:top w:val="nil"/>
              <w:left w:val="nil"/>
              <w:bottom w:val="nil"/>
              <w:right w:val="nil"/>
            </w:tcBorders>
            <w:tcMar>
              <w:top w:w="0" w:type="dxa"/>
              <w:left w:w="100" w:type="dxa"/>
              <w:bottom w:w="0" w:type="dxa"/>
              <w:right w:w="100" w:type="dxa"/>
            </w:tcMar>
          </w:tcPr>
          <w:p w14:paraId="1C0D811D" w14:textId="77777777" w:rsidR="00DE135B" w:rsidRDefault="00AC4270" w:rsidP="0072547A">
            <w:pPr>
              <w:widowControl w:val="0"/>
              <w:spacing w:line="240" w:lineRule="auto"/>
              <w:jc w:val="center"/>
              <w:rPr>
                <w:sz w:val="20"/>
                <w:szCs w:val="20"/>
                <w:highlight w:val="white"/>
              </w:rPr>
            </w:pPr>
            <w:r>
              <w:rPr>
                <w:sz w:val="20"/>
                <w:szCs w:val="20"/>
                <w:highlight w:val="white"/>
              </w:rPr>
              <w:t>5.0</w:t>
            </w:r>
          </w:p>
        </w:tc>
        <w:tc>
          <w:tcPr>
            <w:tcW w:w="825" w:type="dxa"/>
            <w:tcBorders>
              <w:top w:val="nil"/>
              <w:left w:val="nil"/>
              <w:bottom w:val="nil"/>
              <w:right w:val="nil"/>
            </w:tcBorders>
            <w:tcMar>
              <w:top w:w="0" w:type="dxa"/>
              <w:left w:w="100" w:type="dxa"/>
              <w:bottom w:w="0" w:type="dxa"/>
              <w:right w:w="100" w:type="dxa"/>
            </w:tcMar>
          </w:tcPr>
          <w:p w14:paraId="4D1EFB38" w14:textId="77777777" w:rsidR="00DE135B" w:rsidRDefault="00AC4270" w:rsidP="0072547A">
            <w:pPr>
              <w:widowControl w:val="0"/>
              <w:spacing w:line="240" w:lineRule="auto"/>
              <w:jc w:val="center"/>
              <w:rPr>
                <w:sz w:val="20"/>
                <w:szCs w:val="20"/>
                <w:highlight w:val="white"/>
              </w:rPr>
            </w:pPr>
            <w:r>
              <w:rPr>
                <w:sz w:val="20"/>
                <w:szCs w:val="20"/>
                <w:highlight w:val="white"/>
              </w:rPr>
              <w:t>0.00</w:t>
            </w:r>
          </w:p>
        </w:tc>
        <w:tc>
          <w:tcPr>
            <w:tcW w:w="1755" w:type="dxa"/>
            <w:tcBorders>
              <w:top w:val="nil"/>
              <w:left w:val="nil"/>
              <w:bottom w:val="nil"/>
              <w:right w:val="nil"/>
            </w:tcBorders>
            <w:tcMar>
              <w:top w:w="0" w:type="dxa"/>
              <w:left w:w="100" w:type="dxa"/>
              <w:bottom w:w="0" w:type="dxa"/>
              <w:right w:w="100" w:type="dxa"/>
            </w:tcMar>
          </w:tcPr>
          <w:p w14:paraId="38986A56" w14:textId="77777777" w:rsidR="00DE135B" w:rsidRDefault="00AC4270" w:rsidP="0072547A">
            <w:pPr>
              <w:widowControl w:val="0"/>
              <w:spacing w:line="240" w:lineRule="auto"/>
              <w:jc w:val="center"/>
              <w:rPr>
                <w:sz w:val="20"/>
                <w:szCs w:val="20"/>
                <w:highlight w:val="white"/>
              </w:rPr>
            </w:pPr>
            <w:r>
              <w:rPr>
                <w:sz w:val="20"/>
                <w:szCs w:val="20"/>
                <w:highlight w:val="white"/>
              </w:rPr>
              <w:t>Excellent</w:t>
            </w:r>
          </w:p>
        </w:tc>
      </w:tr>
      <w:tr w:rsidR="00DE135B" w14:paraId="2A93FAD1" w14:textId="77777777">
        <w:trPr>
          <w:trHeight w:val="165"/>
        </w:trPr>
        <w:tc>
          <w:tcPr>
            <w:tcW w:w="2340" w:type="dxa"/>
            <w:tcBorders>
              <w:top w:val="nil"/>
              <w:left w:val="nil"/>
              <w:bottom w:val="nil"/>
              <w:right w:val="nil"/>
            </w:tcBorders>
            <w:tcMar>
              <w:top w:w="0" w:type="dxa"/>
              <w:left w:w="100" w:type="dxa"/>
              <w:bottom w:w="0" w:type="dxa"/>
              <w:right w:w="100" w:type="dxa"/>
            </w:tcMar>
          </w:tcPr>
          <w:p w14:paraId="50BB41EE" w14:textId="77777777" w:rsidR="00DE135B" w:rsidRDefault="00AC4270" w:rsidP="0072547A">
            <w:pPr>
              <w:widowControl w:val="0"/>
              <w:spacing w:line="240" w:lineRule="auto"/>
              <w:jc w:val="center"/>
              <w:rPr>
                <w:sz w:val="20"/>
                <w:szCs w:val="20"/>
                <w:highlight w:val="white"/>
              </w:rPr>
            </w:pPr>
            <w:r>
              <w:rPr>
                <w:sz w:val="20"/>
                <w:szCs w:val="20"/>
                <w:highlight w:val="white"/>
              </w:rPr>
              <w:t>Maintainability</w:t>
            </w:r>
          </w:p>
        </w:tc>
        <w:tc>
          <w:tcPr>
            <w:tcW w:w="1065" w:type="dxa"/>
            <w:tcBorders>
              <w:top w:val="nil"/>
              <w:left w:val="nil"/>
              <w:bottom w:val="nil"/>
              <w:right w:val="nil"/>
            </w:tcBorders>
            <w:tcMar>
              <w:top w:w="0" w:type="dxa"/>
              <w:left w:w="100" w:type="dxa"/>
              <w:bottom w:w="0" w:type="dxa"/>
              <w:right w:w="100" w:type="dxa"/>
            </w:tcMar>
          </w:tcPr>
          <w:p w14:paraId="3ADD2DD0" w14:textId="77777777" w:rsidR="00DE135B" w:rsidRDefault="00AC4270" w:rsidP="0072547A">
            <w:pPr>
              <w:widowControl w:val="0"/>
              <w:spacing w:line="240" w:lineRule="auto"/>
              <w:jc w:val="center"/>
              <w:rPr>
                <w:sz w:val="20"/>
                <w:szCs w:val="20"/>
                <w:highlight w:val="white"/>
              </w:rPr>
            </w:pPr>
            <w:r>
              <w:rPr>
                <w:sz w:val="20"/>
                <w:szCs w:val="20"/>
                <w:highlight w:val="white"/>
              </w:rPr>
              <w:t>5</w:t>
            </w:r>
          </w:p>
        </w:tc>
        <w:tc>
          <w:tcPr>
            <w:tcW w:w="1200" w:type="dxa"/>
            <w:tcBorders>
              <w:top w:val="nil"/>
              <w:left w:val="nil"/>
              <w:bottom w:val="nil"/>
              <w:right w:val="nil"/>
            </w:tcBorders>
            <w:tcMar>
              <w:top w:w="0" w:type="dxa"/>
              <w:left w:w="100" w:type="dxa"/>
              <w:bottom w:w="0" w:type="dxa"/>
              <w:right w:w="100" w:type="dxa"/>
            </w:tcMar>
          </w:tcPr>
          <w:p w14:paraId="5233630C" w14:textId="77777777" w:rsidR="00DE135B" w:rsidRDefault="00AC4270" w:rsidP="0072547A">
            <w:pPr>
              <w:widowControl w:val="0"/>
              <w:spacing w:line="240" w:lineRule="auto"/>
              <w:jc w:val="center"/>
              <w:rPr>
                <w:sz w:val="20"/>
                <w:szCs w:val="20"/>
                <w:highlight w:val="white"/>
              </w:rPr>
            </w:pPr>
            <w:r>
              <w:rPr>
                <w:sz w:val="20"/>
                <w:szCs w:val="20"/>
                <w:highlight w:val="white"/>
              </w:rPr>
              <w:t>5</w:t>
            </w:r>
          </w:p>
        </w:tc>
        <w:tc>
          <w:tcPr>
            <w:tcW w:w="1125" w:type="dxa"/>
            <w:tcBorders>
              <w:top w:val="nil"/>
              <w:left w:val="nil"/>
              <w:bottom w:val="nil"/>
              <w:right w:val="nil"/>
            </w:tcBorders>
            <w:tcMar>
              <w:top w:w="0" w:type="dxa"/>
              <w:left w:w="100" w:type="dxa"/>
              <w:bottom w:w="0" w:type="dxa"/>
              <w:right w:w="100" w:type="dxa"/>
            </w:tcMar>
          </w:tcPr>
          <w:p w14:paraId="186B9F13" w14:textId="77777777" w:rsidR="00DE135B" w:rsidRDefault="00AC4270" w:rsidP="0072547A">
            <w:pPr>
              <w:widowControl w:val="0"/>
              <w:spacing w:line="240" w:lineRule="auto"/>
              <w:jc w:val="center"/>
              <w:rPr>
                <w:sz w:val="20"/>
                <w:szCs w:val="20"/>
                <w:highlight w:val="white"/>
              </w:rPr>
            </w:pPr>
            <w:r>
              <w:rPr>
                <w:sz w:val="20"/>
                <w:szCs w:val="20"/>
                <w:highlight w:val="white"/>
              </w:rPr>
              <w:t>5.0</w:t>
            </w:r>
          </w:p>
        </w:tc>
        <w:tc>
          <w:tcPr>
            <w:tcW w:w="825" w:type="dxa"/>
            <w:tcBorders>
              <w:top w:val="nil"/>
              <w:left w:val="nil"/>
              <w:bottom w:val="nil"/>
              <w:right w:val="nil"/>
            </w:tcBorders>
            <w:tcMar>
              <w:top w:w="0" w:type="dxa"/>
              <w:left w:w="100" w:type="dxa"/>
              <w:bottom w:w="0" w:type="dxa"/>
              <w:right w:w="100" w:type="dxa"/>
            </w:tcMar>
          </w:tcPr>
          <w:p w14:paraId="73C25BF7" w14:textId="77777777" w:rsidR="00DE135B" w:rsidRDefault="00AC4270" w:rsidP="0072547A">
            <w:pPr>
              <w:widowControl w:val="0"/>
              <w:spacing w:line="240" w:lineRule="auto"/>
              <w:jc w:val="center"/>
              <w:rPr>
                <w:sz w:val="20"/>
                <w:szCs w:val="20"/>
                <w:highlight w:val="white"/>
              </w:rPr>
            </w:pPr>
            <w:r>
              <w:rPr>
                <w:sz w:val="20"/>
                <w:szCs w:val="20"/>
                <w:highlight w:val="white"/>
              </w:rPr>
              <w:t>0.00</w:t>
            </w:r>
          </w:p>
        </w:tc>
        <w:tc>
          <w:tcPr>
            <w:tcW w:w="1755" w:type="dxa"/>
            <w:tcBorders>
              <w:top w:val="nil"/>
              <w:left w:val="nil"/>
              <w:bottom w:val="nil"/>
              <w:right w:val="nil"/>
            </w:tcBorders>
            <w:tcMar>
              <w:top w:w="0" w:type="dxa"/>
              <w:left w:w="100" w:type="dxa"/>
              <w:bottom w:w="0" w:type="dxa"/>
              <w:right w:w="100" w:type="dxa"/>
            </w:tcMar>
          </w:tcPr>
          <w:p w14:paraId="024EF830" w14:textId="77777777" w:rsidR="00DE135B" w:rsidRDefault="00AC4270" w:rsidP="0072547A">
            <w:pPr>
              <w:widowControl w:val="0"/>
              <w:spacing w:line="240" w:lineRule="auto"/>
              <w:jc w:val="center"/>
              <w:rPr>
                <w:sz w:val="20"/>
                <w:szCs w:val="20"/>
                <w:highlight w:val="white"/>
              </w:rPr>
            </w:pPr>
            <w:r>
              <w:rPr>
                <w:sz w:val="20"/>
                <w:szCs w:val="20"/>
                <w:highlight w:val="white"/>
              </w:rPr>
              <w:t>Excellent</w:t>
            </w:r>
          </w:p>
        </w:tc>
      </w:tr>
      <w:tr w:rsidR="00DE135B" w14:paraId="0F0E54E8" w14:textId="77777777">
        <w:trPr>
          <w:trHeight w:val="255"/>
        </w:trPr>
        <w:tc>
          <w:tcPr>
            <w:tcW w:w="2340" w:type="dxa"/>
            <w:tcBorders>
              <w:top w:val="nil"/>
              <w:left w:val="nil"/>
              <w:bottom w:val="nil"/>
              <w:right w:val="nil"/>
            </w:tcBorders>
            <w:tcMar>
              <w:top w:w="0" w:type="dxa"/>
              <w:left w:w="100" w:type="dxa"/>
              <w:bottom w:w="0" w:type="dxa"/>
              <w:right w:w="100" w:type="dxa"/>
            </w:tcMar>
          </w:tcPr>
          <w:p w14:paraId="0A09F24F" w14:textId="77777777" w:rsidR="00DE135B" w:rsidRDefault="00AC4270" w:rsidP="0072547A">
            <w:pPr>
              <w:widowControl w:val="0"/>
              <w:spacing w:line="240" w:lineRule="auto"/>
              <w:jc w:val="center"/>
              <w:rPr>
                <w:sz w:val="20"/>
                <w:szCs w:val="20"/>
                <w:highlight w:val="white"/>
              </w:rPr>
            </w:pPr>
            <w:r>
              <w:rPr>
                <w:sz w:val="20"/>
                <w:szCs w:val="20"/>
                <w:highlight w:val="white"/>
              </w:rPr>
              <w:t>Portability</w:t>
            </w:r>
          </w:p>
        </w:tc>
        <w:tc>
          <w:tcPr>
            <w:tcW w:w="1065" w:type="dxa"/>
            <w:tcBorders>
              <w:top w:val="nil"/>
              <w:left w:val="nil"/>
              <w:bottom w:val="nil"/>
              <w:right w:val="nil"/>
            </w:tcBorders>
            <w:tcMar>
              <w:top w:w="0" w:type="dxa"/>
              <w:left w:w="100" w:type="dxa"/>
              <w:bottom w:w="0" w:type="dxa"/>
              <w:right w:w="100" w:type="dxa"/>
            </w:tcMar>
          </w:tcPr>
          <w:p w14:paraId="3AA164AA" w14:textId="77777777" w:rsidR="00DE135B" w:rsidRDefault="00AC4270" w:rsidP="0072547A">
            <w:pPr>
              <w:widowControl w:val="0"/>
              <w:spacing w:line="240" w:lineRule="auto"/>
              <w:jc w:val="center"/>
              <w:rPr>
                <w:sz w:val="20"/>
                <w:szCs w:val="20"/>
                <w:highlight w:val="white"/>
              </w:rPr>
            </w:pPr>
            <w:r>
              <w:rPr>
                <w:sz w:val="20"/>
                <w:szCs w:val="20"/>
                <w:highlight w:val="white"/>
              </w:rPr>
              <w:t>5</w:t>
            </w:r>
          </w:p>
        </w:tc>
        <w:tc>
          <w:tcPr>
            <w:tcW w:w="1200" w:type="dxa"/>
            <w:tcBorders>
              <w:top w:val="nil"/>
              <w:left w:val="nil"/>
              <w:bottom w:val="nil"/>
              <w:right w:val="nil"/>
            </w:tcBorders>
            <w:tcMar>
              <w:top w:w="0" w:type="dxa"/>
              <w:left w:w="100" w:type="dxa"/>
              <w:bottom w:w="0" w:type="dxa"/>
              <w:right w:w="100" w:type="dxa"/>
            </w:tcMar>
          </w:tcPr>
          <w:p w14:paraId="5C9FAECA" w14:textId="77777777" w:rsidR="00DE135B" w:rsidRDefault="00AC4270" w:rsidP="0072547A">
            <w:pPr>
              <w:widowControl w:val="0"/>
              <w:spacing w:line="240" w:lineRule="auto"/>
              <w:jc w:val="center"/>
              <w:rPr>
                <w:sz w:val="20"/>
                <w:szCs w:val="20"/>
                <w:highlight w:val="white"/>
              </w:rPr>
            </w:pPr>
            <w:r>
              <w:rPr>
                <w:sz w:val="20"/>
                <w:szCs w:val="20"/>
                <w:highlight w:val="white"/>
              </w:rPr>
              <w:t>4</w:t>
            </w:r>
          </w:p>
        </w:tc>
        <w:tc>
          <w:tcPr>
            <w:tcW w:w="1125" w:type="dxa"/>
            <w:tcBorders>
              <w:top w:val="nil"/>
              <w:left w:val="nil"/>
              <w:bottom w:val="nil"/>
              <w:right w:val="nil"/>
            </w:tcBorders>
            <w:tcMar>
              <w:top w:w="0" w:type="dxa"/>
              <w:left w:w="100" w:type="dxa"/>
              <w:bottom w:w="0" w:type="dxa"/>
              <w:right w:w="100" w:type="dxa"/>
            </w:tcMar>
          </w:tcPr>
          <w:p w14:paraId="75015DD6" w14:textId="77777777" w:rsidR="00DE135B" w:rsidRDefault="00AC4270" w:rsidP="0072547A">
            <w:pPr>
              <w:widowControl w:val="0"/>
              <w:spacing w:line="240" w:lineRule="auto"/>
              <w:jc w:val="center"/>
              <w:rPr>
                <w:sz w:val="20"/>
                <w:szCs w:val="20"/>
                <w:highlight w:val="white"/>
              </w:rPr>
            </w:pPr>
            <w:r>
              <w:rPr>
                <w:sz w:val="20"/>
                <w:szCs w:val="20"/>
                <w:highlight w:val="white"/>
              </w:rPr>
              <w:t>4.5</w:t>
            </w:r>
          </w:p>
        </w:tc>
        <w:tc>
          <w:tcPr>
            <w:tcW w:w="825" w:type="dxa"/>
            <w:tcBorders>
              <w:top w:val="nil"/>
              <w:left w:val="nil"/>
              <w:bottom w:val="nil"/>
              <w:right w:val="nil"/>
            </w:tcBorders>
            <w:tcMar>
              <w:top w:w="0" w:type="dxa"/>
              <w:left w:w="100" w:type="dxa"/>
              <w:bottom w:w="0" w:type="dxa"/>
              <w:right w:w="100" w:type="dxa"/>
            </w:tcMar>
          </w:tcPr>
          <w:p w14:paraId="5079CE81" w14:textId="77777777" w:rsidR="00DE135B" w:rsidRDefault="00AC4270" w:rsidP="0072547A">
            <w:pPr>
              <w:widowControl w:val="0"/>
              <w:spacing w:line="240" w:lineRule="auto"/>
              <w:jc w:val="center"/>
              <w:rPr>
                <w:sz w:val="20"/>
                <w:szCs w:val="20"/>
                <w:highlight w:val="white"/>
              </w:rPr>
            </w:pPr>
            <w:r>
              <w:rPr>
                <w:sz w:val="20"/>
                <w:szCs w:val="20"/>
                <w:highlight w:val="white"/>
              </w:rPr>
              <w:t>0.71</w:t>
            </w:r>
          </w:p>
        </w:tc>
        <w:tc>
          <w:tcPr>
            <w:tcW w:w="1755" w:type="dxa"/>
            <w:tcBorders>
              <w:top w:val="nil"/>
              <w:left w:val="nil"/>
              <w:bottom w:val="nil"/>
              <w:right w:val="nil"/>
            </w:tcBorders>
            <w:tcMar>
              <w:top w:w="0" w:type="dxa"/>
              <w:left w:w="100" w:type="dxa"/>
              <w:bottom w:w="0" w:type="dxa"/>
              <w:right w:w="100" w:type="dxa"/>
            </w:tcMar>
          </w:tcPr>
          <w:p w14:paraId="6BF41D20" w14:textId="77777777" w:rsidR="00DE135B" w:rsidRDefault="00AC4270" w:rsidP="0072547A">
            <w:pPr>
              <w:widowControl w:val="0"/>
              <w:spacing w:line="240" w:lineRule="auto"/>
              <w:jc w:val="center"/>
              <w:rPr>
                <w:sz w:val="20"/>
                <w:szCs w:val="20"/>
                <w:highlight w:val="white"/>
              </w:rPr>
            </w:pPr>
            <w:r>
              <w:rPr>
                <w:sz w:val="20"/>
                <w:szCs w:val="20"/>
                <w:highlight w:val="white"/>
              </w:rPr>
              <w:t>Excellent</w:t>
            </w:r>
          </w:p>
        </w:tc>
      </w:tr>
      <w:tr w:rsidR="00DE135B" w14:paraId="2B5A3BB9" w14:textId="77777777" w:rsidTr="0072547A">
        <w:trPr>
          <w:trHeight w:val="171"/>
        </w:trPr>
        <w:tc>
          <w:tcPr>
            <w:tcW w:w="2340" w:type="dxa"/>
            <w:tcBorders>
              <w:top w:val="nil"/>
              <w:left w:val="nil"/>
              <w:bottom w:val="single" w:sz="8" w:space="0" w:color="000000"/>
              <w:right w:val="nil"/>
            </w:tcBorders>
            <w:tcMar>
              <w:top w:w="0" w:type="dxa"/>
              <w:left w:w="100" w:type="dxa"/>
              <w:bottom w:w="0" w:type="dxa"/>
              <w:right w:w="100" w:type="dxa"/>
            </w:tcMar>
          </w:tcPr>
          <w:p w14:paraId="33DBFA8F" w14:textId="77777777" w:rsidR="00DE135B" w:rsidRDefault="00AC4270" w:rsidP="0072547A">
            <w:pPr>
              <w:widowControl w:val="0"/>
              <w:spacing w:line="240" w:lineRule="auto"/>
              <w:jc w:val="center"/>
              <w:rPr>
                <w:sz w:val="20"/>
                <w:szCs w:val="20"/>
                <w:highlight w:val="white"/>
              </w:rPr>
            </w:pPr>
            <w:r>
              <w:rPr>
                <w:sz w:val="20"/>
                <w:szCs w:val="20"/>
                <w:highlight w:val="white"/>
              </w:rPr>
              <w:t>Composite Mean</w:t>
            </w:r>
          </w:p>
        </w:tc>
        <w:tc>
          <w:tcPr>
            <w:tcW w:w="1065" w:type="dxa"/>
            <w:tcBorders>
              <w:top w:val="nil"/>
              <w:left w:val="nil"/>
              <w:bottom w:val="single" w:sz="8" w:space="0" w:color="000000"/>
              <w:right w:val="nil"/>
            </w:tcBorders>
            <w:tcMar>
              <w:top w:w="0" w:type="dxa"/>
              <w:left w:w="100" w:type="dxa"/>
              <w:bottom w:w="0" w:type="dxa"/>
              <w:right w:w="100" w:type="dxa"/>
            </w:tcMar>
          </w:tcPr>
          <w:p w14:paraId="19281538" w14:textId="77777777" w:rsidR="00DE135B" w:rsidRDefault="00DE135B" w:rsidP="0072547A">
            <w:pPr>
              <w:widowControl w:val="0"/>
              <w:spacing w:line="240" w:lineRule="auto"/>
              <w:jc w:val="center"/>
              <w:rPr>
                <w:sz w:val="20"/>
                <w:szCs w:val="20"/>
                <w:highlight w:val="white"/>
              </w:rPr>
            </w:pPr>
          </w:p>
        </w:tc>
        <w:tc>
          <w:tcPr>
            <w:tcW w:w="1200" w:type="dxa"/>
            <w:tcBorders>
              <w:top w:val="nil"/>
              <w:left w:val="nil"/>
              <w:bottom w:val="single" w:sz="8" w:space="0" w:color="000000"/>
              <w:right w:val="nil"/>
            </w:tcBorders>
            <w:tcMar>
              <w:top w:w="0" w:type="dxa"/>
              <w:left w:w="100" w:type="dxa"/>
              <w:bottom w:w="0" w:type="dxa"/>
              <w:right w:w="100" w:type="dxa"/>
            </w:tcMar>
          </w:tcPr>
          <w:p w14:paraId="31C2D3F2" w14:textId="77777777" w:rsidR="00DE135B" w:rsidRDefault="00DE135B" w:rsidP="0072547A">
            <w:pPr>
              <w:widowControl w:val="0"/>
              <w:spacing w:line="240" w:lineRule="auto"/>
              <w:jc w:val="center"/>
              <w:rPr>
                <w:sz w:val="20"/>
                <w:szCs w:val="20"/>
                <w:highlight w:val="white"/>
              </w:rPr>
            </w:pPr>
          </w:p>
        </w:tc>
        <w:tc>
          <w:tcPr>
            <w:tcW w:w="1125" w:type="dxa"/>
            <w:tcBorders>
              <w:top w:val="nil"/>
              <w:left w:val="nil"/>
              <w:bottom w:val="single" w:sz="8" w:space="0" w:color="000000"/>
              <w:right w:val="nil"/>
            </w:tcBorders>
            <w:tcMar>
              <w:top w:w="0" w:type="dxa"/>
              <w:left w:w="100" w:type="dxa"/>
              <w:bottom w:w="0" w:type="dxa"/>
              <w:right w:w="100" w:type="dxa"/>
            </w:tcMar>
          </w:tcPr>
          <w:p w14:paraId="1A49B326" w14:textId="77777777" w:rsidR="00DE135B" w:rsidRDefault="00AC4270" w:rsidP="0072547A">
            <w:pPr>
              <w:widowControl w:val="0"/>
              <w:spacing w:line="240" w:lineRule="auto"/>
              <w:jc w:val="center"/>
              <w:rPr>
                <w:sz w:val="20"/>
                <w:szCs w:val="20"/>
                <w:highlight w:val="white"/>
              </w:rPr>
            </w:pPr>
            <w:r>
              <w:rPr>
                <w:sz w:val="20"/>
                <w:szCs w:val="20"/>
                <w:highlight w:val="white"/>
              </w:rPr>
              <w:t>4.56</w:t>
            </w:r>
          </w:p>
        </w:tc>
        <w:tc>
          <w:tcPr>
            <w:tcW w:w="825" w:type="dxa"/>
            <w:tcBorders>
              <w:top w:val="nil"/>
              <w:left w:val="nil"/>
              <w:bottom w:val="single" w:sz="8" w:space="0" w:color="000000"/>
              <w:right w:val="nil"/>
            </w:tcBorders>
            <w:tcMar>
              <w:top w:w="0" w:type="dxa"/>
              <w:left w:w="100" w:type="dxa"/>
              <w:bottom w:w="0" w:type="dxa"/>
              <w:right w:w="100" w:type="dxa"/>
            </w:tcMar>
          </w:tcPr>
          <w:p w14:paraId="186A702E" w14:textId="77777777" w:rsidR="00DE135B" w:rsidRDefault="00AC4270" w:rsidP="0072547A">
            <w:pPr>
              <w:widowControl w:val="0"/>
              <w:spacing w:line="240" w:lineRule="auto"/>
              <w:jc w:val="center"/>
              <w:rPr>
                <w:sz w:val="20"/>
                <w:szCs w:val="20"/>
                <w:highlight w:val="white"/>
              </w:rPr>
            </w:pPr>
            <w:r>
              <w:rPr>
                <w:sz w:val="20"/>
                <w:szCs w:val="20"/>
                <w:highlight w:val="white"/>
              </w:rPr>
              <w:t>0.32</w:t>
            </w:r>
          </w:p>
        </w:tc>
        <w:tc>
          <w:tcPr>
            <w:tcW w:w="1755" w:type="dxa"/>
            <w:tcBorders>
              <w:top w:val="nil"/>
              <w:left w:val="nil"/>
              <w:bottom w:val="single" w:sz="8" w:space="0" w:color="000000"/>
              <w:right w:val="nil"/>
            </w:tcBorders>
            <w:tcMar>
              <w:top w:w="0" w:type="dxa"/>
              <w:left w:w="100" w:type="dxa"/>
              <w:bottom w:w="0" w:type="dxa"/>
              <w:right w:w="100" w:type="dxa"/>
            </w:tcMar>
          </w:tcPr>
          <w:p w14:paraId="465E511A" w14:textId="77777777" w:rsidR="00DE135B" w:rsidRDefault="00AC4270" w:rsidP="0072547A">
            <w:pPr>
              <w:widowControl w:val="0"/>
              <w:spacing w:line="240" w:lineRule="auto"/>
              <w:jc w:val="center"/>
              <w:rPr>
                <w:sz w:val="20"/>
                <w:szCs w:val="20"/>
                <w:highlight w:val="white"/>
              </w:rPr>
            </w:pPr>
            <w:r>
              <w:rPr>
                <w:sz w:val="20"/>
                <w:szCs w:val="20"/>
                <w:highlight w:val="white"/>
              </w:rPr>
              <w:t>Excellent</w:t>
            </w:r>
          </w:p>
        </w:tc>
      </w:tr>
    </w:tbl>
    <w:p w14:paraId="3FB1E38D" w14:textId="77777777" w:rsidR="00DE135B" w:rsidRDefault="00AC4270">
      <w:pPr>
        <w:widowControl w:val="0"/>
        <w:spacing w:line="360" w:lineRule="auto"/>
        <w:jc w:val="both"/>
        <w:rPr>
          <w:b/>
          <w:bCs/>
          <w:sz w:val="24"/>
          <w:szCs w:val="24"/>
          <w:highlight w:val="white"/>
        </w:rPr>
      </w:pPr>
      <w:r>
        <w:rPr>
          <w:i/>
          <w:iCs/>
          <w:sz w:val="18"/>
          <w:szCs w:val="18"/>
          <w:highlight w:val="white"/>
        </w:rPr>
        <w:t>Legend: 5.00 - 4.20 Excellent, 4.19 – 3.40 Good, 3.39 – 2.60 Fair, 2.59 – 1.80 Needs Improvement, 1.79 – 1.00 poo</w:t>
      </w:r>
      <w:r>
        <w:rPr>
          <w:i/>
          <w:iCs/>
          <w:sz w:val="20"/>
          <w:szCs w:val="20"/>
          <w:highlight w:val="white"/>
        </w:rPr>
        <w:t xml:space="preserve">r </w:t>
      </w:r>
    </w:p>
    <w:p w14:paraId="26736CAB" w14:textId="77777777" w:rsidR="00DE135B" w:rsidRDefault="00AC4270">
      <w:pPr>
        <w:spacing w:before="200" w:after="200" w:line="480" w:lineRule="auto"/>
        <w:jc w:val="both"/>
        <w:rPr>
          <w:b/>
          <w:bCs/>
          <w:sz w:val="24"/>
          <w:szCs w:val="24"/>
          <w:highlight w:val="white"/>
        </w:rPr>
      </w:pPr>
      <w:r>
        <w:rPr>
          <w:b/>
          <w:bCs/>
          <w:sz w:val="24"/>
          <w:szCs w:val="24"/>
          <w:highlight w:val="white"/>
        </w:rPr>
        <w:t>Result of Technology Acceptance Model</w:t>
      </w:r>
    </w:p>
    <w:p w14:paraId="351CAACC" w14:textId="77777777" w:rsidR="00DE135B" w:rsidRDefault="00AC4270">
      <w:pPr>
        <w:spacing w:before="200" w:after="200" w:line="480" w:lineRule="auto"/>
        <w:jc w:val="both"/>
        <w:rPr>
          <w:sz w:val="24"/>
          <w:szCs w:val="24"/>
          <w:highlight w:val="white"/>
        </w:rPr>
      </w:pPr>
      <w:r>
        <w:rPr>
          <w:b/>
          <w:bCs/>
          <w:sz w:val="24"/>
          <w:szCs w:val="24"/>
          <w:highlight w:val="white"/>
        </w:rPr>
        <w:tab/>
      </w:r>
      <w:r>
        <w:rPr>
          <w:sz w:val="24"/>
          <w:szCs w:val="24"/>
          <w:highlight w:val="white"/>
        </w:rPr>
        <w:t>Table 12 shows the overall evaluation results of the system based on the Technology Acceptance Model. Each section consists of 5 items rated using a four-point Likert scale. The results show that all three categories achieve a mean score ranging from 3.56 to 3.59, which falls into the Highly Acceptable category. These findings indicate users find the system easy to navigate and operate.</w:t>
      </w:r>
    </w:p>
    <w:p w14:paraId="27D1234F" w14:textId="77777777" w:rsidR="00DE135B" w:rsidRPr="0072547A" w:rsidRDefault="00AC4270">
      <w:pPr>
        <w:widowControl w:val="0"/>
        <w:spacing w:before="212" w:line="480" w:lineRule="auto"/>
        <w:jc w:val="center"/>
        <w:rPr>
          <w:sz w:val="24"/>
          <w:szCs w:val="24"/>
          <w:highlight w:val="white"/>
        </w:rPr>
      </w:pPr>
      <w:r w:rsidRPr="0072547A">
        <w:rPr>
          <w:sz w:val="24"/>
          <w:szCs w:val="24"/>
          <w:highlight w:val="white"/>
        </w:rPr>
        <w:t>Table 12. Technology Acceptance Model (TAM) Evaluation Results</w:t>
      </w:r>
    </w:p>
    <w:tbl>
      <w:tblPr>
        <w:tblStyle w:val="afff"/>
        <w:tblW w:w="8310" w:type="dxa"/>
        <w:tblBorders>
          <w:top w:val="nil"/>
          <w:left w:val="nil"/>
          <w:bottom w:val="nil"/>
          <w:right w:val="nil"/>
          <w:insideH w:val="nil"/>
          <w:insideV w:val="nil"/>
        </w:tblBorders>
        <w:tblLayout w:type="fixed"/>
        <w:tblLook w:val="0600" w:firstRow="0" w:lastRow="0" w:firstColumn="0" w:lastColumn="0" w:noHBand="1" w:noVBand="1"/>
      </w:tblPr>
      <w:tblGrid>
        <w:gridCol w:w="1740"/>
        <w:gridCol w:w="1575"/>
        <w:gridCol w:w="1665"/>
        <w:gridCol w:w="1365"/>
        <w:gridCol w:w="1965"/>
      </w:tblGrid>
      <w:tr w:rsidR="00DE135B" w14:paraId="42553EEA" w14:textId="77777777">
        <w:trPr>
          <w:trHeight w:val="62"/>
        </w:trPr>
        <w:tc>
          <w:tcPr>
            <w:tcW w:w="1740" w:type="dxa"/>
            <w:tcBorders>
              <w:top w:val="single" w:sz="7" w:space="0" w:color="000000"/>
              <w:left w:val="nil"/>
              <w:right w:val="nil"/>
            </w:tcBorders>
            <w:tcMar>
              <w:top w:w="0" w:type="dxa"/>
              <w:left w:w="100" w:type="dxa"/>
              <w:bottom w:w="0" w:type="dxa"/>
              <w:right w:w="100" w:type="dxa"/>
            </w:tcMar>
          </w:tcPr>
          <w:p w14:paraId="1D446751" w14:textId="77777777" w:rsidR="00DE135B" w:rsidRDefault="00AC4270">
            <w:pPr>
              <w:widowControl w:val="0"/>
              <w:spacing w:line="360" w:lineRule="auto"/>
              <w:jc w:val="both"/>
              <w:rPr>
                <w:sz w:val="2"/>
                <w:szCs w:val="2"/>
                <w:highlight w:val="white"/>
              </w:rPr>
            </w:pPr>
            <w:r>
              <w:rPr>
                <w:sz w:val="2"/>
                <w:szCs w:val="2"/>
                <w:highlight w:val="white"/>
              </w:rPr>
              <w:t xml:space="preserve"> </w:t>
            </w:r>
          </w:p>
        </w:tc>
        <w:tc>
          <w:tcPr>
            <w:tcW w:w="1575" w:type="dxa"/>
            <w:tcBorders>
              <w:top w:val="single" w:sz="7" w:space="0" w:color="000000"/>
              <w:left w:val="nil"/>
              <w:right w:val="nil"/>
            </w:tcBorders>
            <w:tcMar>
              <w:top w:w="0" w:type="dxa"/>
              <w:left w:w="100" w:type="dxa"/>
              <w:bottom w:w="0" w:type="dxa"/>
              <w:right w:w="100" w:type="dxa"/>
            </w:tcMar>
          </w:tcPr>
          <w:p w14:paraId="643C4B31" w14:textId="77777777" w:rsidR="00DE135B" w:rsidRDefault="00AC4270">
            <w:pPr>
              <w:widowControl w:val="0"/>
              <w:spacing w:line="360" w:lineRule="auto"/>
              <w:jc w:val="both"/>
              <w:rPr>
                <w:sz w:val="2"/>
                <w:szCs w:val="2"/>
                <w:highlight w:val="white"/>
              </w:rPr>
            </w:pPr>
            <w:r>
              <w:rPr>
                <w:sz w:val="2"/>
                <w:szCs w:val="2"/>
                <w:highlight w:val="white"/>
              </w:rPr>
              <w:t xml:space="preserve"> </w:t>
            </w:r>
          </w:p>
        </w:tc>
        <w:tc>
          <w:tcPr>
            <w:tcW w:w="1665" w:type="dxa"/>
            <w:tcBorders>
              <w:top w:val="single" w:sz="7" w:space="0" w:color="000000"/>
              <w:left w:val="nil"/>
              <w:right w:val="nil"/>
            </w:tcBorders>
            <w:tcMar>
              <w:top w:w="0" w:type="dxa"/>
              <w:left w:w="100" w:type="dxa"/>
              <w:bottom w:w="0" w:type="dxa"/>
              <w:right w:w="100" w:type="dxa"/>
            </w:tcMar>
          </w:tcPr>
          <w:p w14:paraId="781D7C8D" w14:textId="77777777" w:rsidR="00DE135B" w:rsidRDefault="00AC4270">
            <w:pPr>
              <w:widowControl w:val="0"/>
              <w:spacing w:line="360" w:lineRule="auto"/>
              <w:jc w:val="both"/>
              <w:rPr>
                <w:sz w:val="2"/>
                <w:szCs w:val="2"/>
                <w:highlight w:val="white"/>
              </w:rPr>
            </w:pPr>
            <w:r>
              <w:rPr>
                <w:sz w:val="2"/>
                <w:szCs w:val="2"/>
                <w:highlight w:val="white"/>
              </w:rPr>
              <w:t xml:space="preserve"> </w:t>
            </w:r>
          </w:p>
        </w:tc>
        <w:tc>
          <w:tcPr>
            <w:tcW w:w="1365" w:type="dxa"/>
            <w:tcBorders>
              <w:top w:val="single" w:sz="7" w:space="0" w:color="000000"/>
              <w:left w:val="nil"/>
              <w:right w:val="nil"/>
            </w:tcBorders>
            <w:tcMar>
              <w:top w:w="0" w:type="dxa"/>
              <w:left w:w="100" w:type="dxa"/>
              <w:bottom w:w="0" w:type="dxa"/>
              <w:right w:w="100" w:type="dxa"/>
            </w:tcMar>
          </w:tcPr>
          <w:p w14:paraId="1E4020B1" w14:textId="77777777" w:rsidR="00DE135B" w:rsidRDefault="00DE135B">
            <w:pPr>
              <w:widowControl w:val="0"/>
              <w:spacing w:line="360" w:lineRule="auto"/>
              <w:jc w:val="both"/>
              <w:rPr>
                <w:sz w:val="2"/>
                <w:szCs w:val="2"/>
                <w:highlight w:val="white"/>
              </w:rPr>
            </w:pPr>
          </w:p>
        </w:tc>
        <w:tc>
          <w:tcPr>
            <w:tcW w:w="1965" w:type="dxa"/>
            <w:tcBorders>
              <w:top w:val="single" w:sz="7" w:space="0" w:color="000000"/>
              <w:left w:val="nil"/>
              <w:right w:val="nil"/>
            </w:tcBorders>
            <w:tcMar>
              <w:top w:w="0" w:type="dxa"/>
              <w:left w:w="100" w:type="dxa"/>
              <w:bottom w:w="0" w:type="dxa"/>
              <w:right w:w="100" w:type="dxa"/>
            </w:tcMar>
          </w:tcPr>
          <w:p w14:paraId="1D32D655" w14:textId="77777777" w:rsidR="00DE135B" w:rsidRDefault="00AC4270">
            <w:pPr>
              <w:widowControl w:val="0"/>
              <w:spacing w:line="360" w:lineRule="auto"/>
              <w:jc w:val="both"/>
              <w:rPr>
                <w:sz w:val="2"/>
                <w:szCs w:val="2"/>
                <w:highlight w:val="white"/>
              </w:rPr>
            </w:pPr>
            <w:r>
              <w:rPr>
                <w:sz w:val="2"/>
                <w:szCs w:val="2"/>
                <w:highlight w:val="white"/>
              </w:rPr>
              <w:t xml:space="preserve"> </w:t>
            </w:r>
          </w:p>
        </w:tc>
      </w:tr>
      <w:tr w:rsidR="00DE135B" w14:paraId="35FF6145" w14:textId="77777777" w:rsidTr="002B7C5E">
        <w:trPr>
          <w:trHeight w:val="360"/>
        </w:trPr>
        <w:tc>
          <w:tcPr>
            <w:tcW w:w="1740" w:type="dxa"/>
            <w:tcBorders>
              <w:left w:val="nil"/>
              <w:bottom w:val="single" w:sz="12" w:space="0" w:color="000000"/>
              <w:right w:val="nil"/>
            </w:tcBorders>
            <w:tcMar>
              <w:top w:w="0" w:type="dxa"/>
              <w:left w:w="100" w:type="dxa"/>
              <w:bottom w:w="0" w:type="dxa"/>
              <w:right w:w="100" w:type="dxa"/>
            </w:tcMar>
          </w:tcPr>
          <w:p w14:paraId="5B5B6E26" w14:textId="77777777" w:rsidR="00DE135B" w:rsidRDefault="00AC4270" w:rsidP="0072547A">
            <w:pPr>
              <w:widowControl w:val="0"/>
              <w:spacing w:line="240" w:lineRule="auto"/>
              <w:jc w:val="center"/>
              <w:rPr>
                <w:b/>
                <w:bCs/>
                <w:highlight w:val="white"/>
              </w:rPr>
            </w:pPr>
            <w:r>
              <w:rPr>
                <w:b/>
                <w:bCs/>
                <w:highlight w:val="white"/>
              </w:rPr>
              <w:t>Item</w:t>
            </w:r>
          </w:p>
        </w:tc>
        <w:tc>
          <w:tcPr>
            <w:tcW w:w="1575" w:type="dxa"/>
            <w:tcBorders>
              <w:left w:val="nil"/>
              <w:bottom w:val="single" w:sz="12" w:space="0" w:color="000000"/>
              <w:right w:val="nil"/>
            </w:tcBorders>
            <w:tcMar>
              <w:top w:w="0" w:type="dxa"/>
              <w:left w:w="100" w:type="dxa"/>
              <w:bottom w:w="0" w:type="dxa"/>
              <w:right w:w="100" w:type="dxa"/>
            </w:tcMar>
          </w:tcPr>
          <w:p w14:paraId="5D9D8B28" w14:textId="77777777" w:rsidR="00DE135B" w:rsidRDefault="00AC4270" w:rsidP="0072547A">
            <w:pPr>
              <w:widowControl w:val="0"/>
              <w:spacing w:line="240" w:lineRule="auto"/>
              <w:jc w:val="center"/>
              <w:rPr>
                <w:b/>
                <w:bCs/>
                <w:highlight w:val="white"/>
              </w:rPr>
            </w:pPr>
            <w:r>
              <w:rPr>
                <w:b/>
                <w:bCs/>
                <w:highlight w:val="white"/>
              </w:rPr>
              <w:t>Number of Items</w:t>
            </w:r>
          </w:p>
        </w:tc>
        <w:tc>
          <w:tcPr>
            <w:tcW w:w="1665" w:type="dxa"/>
            <w:tcBorders>
              <w:left w:val="nil"/>
              <w:bottom w:val="single" w:sz="12" w:space="0" w:color="000000"/>
              <w:right w:val="nil"/>
            </w:tcBorders>
            <w:tcMar>
              <w:top w:w="0" w:type="dxa"/>
              <w:left w:w="100" w:type="dxa"/>
              <w:bottom w:w="0" w:type="dxa"/>
              <w:right w:w="100" w:type="dxa"/>
            </w:tcMar>
          </w:tcPr>
          <w:p w14:paraId="7FF0782F" w14:textId="77777777" w:rsidR="00DE135B" w:rsidRDefault="00AC4270" w:rsidP="0072547A">
            <w:pPr>
              <w:widowControl w:val="0"/>
              <w:spacing w:line="240" w:lineRule="auto"/>
              <w:jc w:val="center"/>
              <w:rPr>
                <w:b/>
                <w:bCs/>
                <w:highlight w:val="white"/>
              </w:rPr>
            </w:pPr>
            <w:r>
              <w:rPr>
                <w:b/>
                <w:bCs/>
                <w:highlight w:val="white"/>
              </w:rPr>
              <w:t>Mean</w:t>
            </w:r>
          </w:p>
        </w:tc>
        <w:tc>
          <w:tcPr>
            <w:tcW w:w="1365" w:type="dxa"/>
            <w:tcBorders>
              <w:left w:val="nil"/>
              <w:bottom w:val="single" w:sz="12" w:space="0" w:color="000000"/>
              <w:right w:val="nil"/>
            </w:tcBorders>
            <w:tcMar>
              <w:top w:w="0" w:type="dxa"/>
              <w:left w:w="100" w:type="dxa"/>
              <w:bottom w:w="0" w:type="dxa"/>
              <w:right w:w="100" w:type="dxa"/>
            </w:tcMar>
          </w:tcPr>
          <w:p w14:paraId="473FB08A" w14:textId="77777777" w:rsidR="00DE135B" w:rsidRDefault="00AC4270" w:rsidP="0072547A">
            <w:pPr>
              <w:widowControl w:val="0"/>
              <w:spacing w:line="240" w:lineRule="auto"/>
              <w:jc w:val="center"/>
              <w:rPr>
                <w:b/>
                <w:bCs/>
                <w:highlight w:val="white"/>
              </w:rPr>
            </w:pPr>
            <w:r>
              <w:rPr>
                <w:b/>
                <w:bCs/>
                <w:highlight w:val="white"/>
              </w:rPr>
              <w:t>SD</w:t>
            </w:r>
          </w:p>
        </w:tc>
        <w:tc>
          <w:tcPr>
            <w:tcW w:w="1965" w:type="dxa"/>
            <w:tcBorders>
              <w:left w:val="nil"/>
              <w:bottom w:val="single" w:sz="12" w:space="0" w:color="000000"/>
              <w:right w:val="nil"/>
            </w:tcBorders>
            <w:tcMar>
              <w:top w:w="0" w:type="dxa"/>
              <w:left w:w="100" w:type="dxa"/>
              <w:bottom w:w="0" w:type="dxa"/>
              <w:right w:w="100" w:type="dxa"/>
            </w:tcMar>
          </w:tcPr>
          <w:p w14:paraId="71647592" w14:textId="77777777" w:rsidR="00DE135B" w:rsidRDefault="00AC4270" w:rsidP="0072547A">
            <w:pPr>
              <w:widowControl w:val="0"/>
              <w:spacing w:line="240" w:lineRule="auto"/>
              <w:jc w:val="center"/>
              <w:rPr>
                <w:b/>
                <w:bCs/>
                <w:highlight w:val="white"/>
              </w:rPr>
            </w:pPr>
            <w:r>
              <w:rPr>
                <w:b/>
                <w:bCs/>
                <w:highlight w:val="white"/>
              </w:rPr>
              <w:t>Interpretation</w:t>
            </w:r>
          </w:p>
        </w:tc>
      </w:tr>
      <w:tr w:rsidR="00DE135B" w14:paraId="348AC41B" w14:textId="77777777">
        <w:trPr>
          <w:trHeight w:val="524"/>
        </w:trPr>
        <w:tc>
          <w:tcPr>
            <w:tcW w:w="1740" w:type="dxa"/>
            <w:tcBorders>
              <w:top w:val="single" w:sz="12" w:space="0" w:color="000000"/>
              <w:left w:val="nil"/>
              <w:bottom w:val="nil"/>
              <w:right w:val="nil"/>
            </w:tcBorders>
            <w:tcMar>
              <w:top w:w="0" w:type="dxa"/>
              <w:left w:w="100" w:type="dxa"/>
              <w:bottom w:w="0" w:type="dxa"/>
              <w:right w:w="100" w:type="dxa"/>
            </w:tcMar>
          </w:tcPr>
          <w:p w14:paraId="21435807" w14:textId="77777777" w:rsidR="00DE135B" w:rsidRDefault="00AC4270" w:rsidP="0072547A">
            <w:pPr>
              <w:widowControl w:val="0"/>
              <w:spacing w:line="240" w:lineRule="auto"/>
              <w:jc w:val="center"/>
              <w:rPr>
                <w:sz w:val="20"/>
                <w:szCs w:val="20"/>
                <w:highlight w:val="white"/>
              </w:rPr>
            </w:pPr>
            <w:r>
              <w:rPr>
                <w:sz w:val="20"/>
                <w:szCs w:val="20"/>
                <w:highlight w:val="white"/>
              </w:rPr>
              <w:t>Perceived Usefulness (PU)</w:t>
            </w:r>
          </w:p>
        </w:tc>
        <w:tc>
          <w:tcPr>
            <w:tcW w:w="1575" w:type="dxa"/>
            <w:tcBorders>
              <w:top w:val="single" w:sz="12" w:space="0" w:color="000000"/>
              <w:left w:val="nil"/>
              <w:bottom w:val="nil"/>
              <w:right w:val="nil"/>
            </w:tcBorders>
            <w:tcMar>
              <w:top w:w="0" w:type="dxa"/>
              <w:left w:w="100" w:type="dxa"/>
              <w:bottom w:w="0" w:type="dxa"/>
              <w:right w:w="100" w:type="dxa"/>
            </w:tcMar>
          </w:tcPr>
          <w:p w14:paraId="2F94D4B8" w14:textId="77777777" w:rsidR="00DE135B" w:rsidRDefault="00AC4270" w:rsidP="0072547A">
            <w:pPr>
              <w:widowControl w:val="0"/>
              <w:spacing w:line="240" w:lineRule="auto"/>
              <w:jc w:val="center"/>
              <w:rPr>
                <w:sz w:val="20"/>
                <w:szCs w:val="20"/>
                <w:highlight w:val="white"/>
              </w:rPr>
            </w:pPr>
            <w:r>
              <w:rPr>
                <w:sz w:val="20"/>
                <w:szCs w:val="20"/>
                <w:highlight w:val="white"/>
              </w:rPr>
              <w:t>5</w:t>
            </w:r>
          </w:p>
        </w:tc>
        <w:tc>
          <w:tcPr>
            <w:tcW w:w="1665" w:type="dxa"/>
            <w:tcBorders>
              <w:top w:val="single" w:sz="12" w:space="0" w:color="000000"/>
              <w:left w:val="nil"/>
              <w:bottom w:val="nil"/>
              <w:right w:val="nil"/>
            </w:tcBorders>
            <w:tcMar>
              <w:top w:w="0" w:type="dxa"/>
              <w:left w:w="100" w:type="dxa"/>
              <w:bottom w:w="0" w:type="dxa"/>
              <w:right w:w="100" w:type="dxa"/>
            </w:tcMar>
          </w:tcPr>
          <w:p w14:paraId="7BB157F4" w14:textId="77777777" w:rsidR="00DE135B" w:rsidRDefault="00AC4270" w:rsidP="0072547A">
            <w:pPr>
              <w:widowControl w:val="0"/>
              <w:spacing w:line="240" w:lineRule="auto"/>
              <w:jc w:val="center"/>
              <w:rPr>
                <w:sz w:val="20"/>
                <w:szCs w:val="20"/>
                <w:highlight w:val="white"/>
              </w:rPr>
            </w:pPr>
            <w:r>
              <w:rPr>
                <w:sz w:val="20"/>
                <w:szCs w:val="20"/>
                <w:highlight w:val="white"/>
              </w:rPr>
              <w:t>3.59</w:t>
            </w:r>
          </w:p>
        </w:tc>
        <w:tc>
          <w:tcPr>
            <w:tcW w:w="1365" w:type="dxa"/>
            <w:tcBorders>
              <w:top w:val="single" w:sz="12" w:space="0" w:color="000000"/>
              <w:left w:val="nil"/>
              <w:bottom w:val="nil"/>
              <w:right w:val="nil"/>
            </w:tcBorders>
            <w:tcMar>
              <w:top w:w="0" w:type="dxa"/>
              <w:left w:w="100" w:type="dxa"/>
              <w:bottom w:w="0" w:type="dxa"/>
              <w:right w:w="100" w:type="dxa"/>
            </w:tcMar>
          </w:tcPr>
          <w:p w14:paraId="5D8825EC" w14:textId="77777777" w:rsidR="00DE135B" w:rsidRDefault="00AC4270" w:rsidP="0072547A">
            <w:pPr>
              <w:widowControl w:val="0"/>
              <w:spacing w:line="240" w:lineRule="auto"/>
              <w:jc w:val="center"/>
              <w:rPr>
                <w:sz w:val="20"/>
                <w:szCs w:val="20"/>
                <w:highlight w:val="white"/>
              </w:rPr>
            </w:pPr>
            <w:r>
              <w:rPr>
                <w:sz w:val="20"/>
                <w:szCs w:val="20"/>
                <w:highlight w:val="white"/>
              </w:rPr>
              <w:t>0.51</w:t>
            </w:r>
          </w:p>
        </w:tc>
        <w:tc>
          <w:tcPr>
            <w:tcW w:w="1965" w:type="dxa"/>
            <w:tcBorders>
              <w:top w:val="single" w:sz="12" w:space="0" w:color="000000"/>
              <w:left w:val="nil"/>
              <w:bottom w:val="nil"/>
              <w:right w:val="nil"/>
            </w:tcBorders>
            <w:tcMar>
              <w:top w:w="0" w:type="dxa"/>
              <w:left w:w="100" w:type="dxa"/>
              <w:bottom w:w="0" w:type="dxa"/>
              <w:right w:w="100" w:type="dxa"/>
            </w:tcMar>
          </w:tcPr>
          <w:p w14:paraId="4B23B95B" w14:textId="77777777" w:rsidR="00DE135B" w:rsidRDefault="00AC4270" w:rsidP="0072547A">
            <w:pPr>
              <w:widowControl w:val="0"/>
              <w:spacing w:line="240" w:lineRule="auto"/>
              <w:jc w:val="center"/>
              <w:rPr>
                <w:sz w:val="20"/>
                <w:szCs w:val="20"/>
                <w:highlight w:val="white"/>
              </w:rPr>
            </w:pPr>
            <w:r>
              <w:rPr>
                <w:sz w:val="20"/>
                <w:szCs w:val="20"/>
              </w:rPr>
              <w:t>Highly Acceptable</w:t>
            </w:r>
          </w:p>
        </w:tc>
      </w:tr>
      <w:tr w:rsidR="00DE135B" w14:paraId="0719AD3E" w14:textId="77777777">
        <w:trPr>
          <w:trHeight w:val="464"/>
        </w:trPr>
        <w:tc>
          <w:tcPr>
            <w:tcW w:w="1740" w:type="dxa"/>
            <w:tcBorders>
              <w:top w:val="nil"/>
              <w:left w:val="nil"/>
              <w:bottom w:val="nil"/>
              <w:right w:val="nil"/>
            </w:tcBorders>
            <w:tcMar>
              <w:top w:w="0" w:type="dxa"/>
              <w:left w:w="100" w:type="dxa"/>
              <w:bottom w:w="0" w:type="dxa"/>
              <w:right w:w="100" w:type="dxa"/>
            </w:tcMar>
          </w:tcPr>
          <w:p w14:paraId="4A9216CD" w14:textId="77777777" w:rsidR="00DE135B" w:rsidRDefault="00AC4270" w:rsidP="0072547A">
            <w:pPr>
              <w:widowControl w:val="0"/>
              <w:spacing w:line="240" w:lineRule="auto"/>
              <w:jc w:val="center"/>
              <w:rPr>
                <w:sz w:val="20"/>
                <w:szCs w:val="20"/>
                <w:highlight w:val="white"/>
              </w:rPr>
            </w:pPr>
            <w:r>
              <w:rPr>
                <w:sz w:val="20"/>
                <w:szCs w:val="20"/>
                <w:highlight w:val="white"/>
              </w:rPr>
              <w:t>Perceived Ease of Use (PEU)</w:t>
            </w:r>
          </w:p>
        </w:tc>
        <w:tc>
          <w:tcPr>
            <w:tcW w:w="1575" w:type="dxa"/>
            <w:tcBorders>
              <w:top w:val="nil"/>
              <w:left w:val="nil"/>
              <w:bottom w:val="nil"/>
              <w:right w:val="nil"/>
            </w:tcBorders>
            <w:tcMar>
              <w:top w:w="0" w:type="dxa"/>
              <w:left w:w="100" w:type="dxa"/>
              <w:bottom w:w="0" w:type="dxa"/>
              <w:right w:w="100" w:type="dxa"/>
            </w:tcMar>
          </w:tcPr>
          <w:p w14:paraId="61818BE4" w14:textId="77777777" w:rsidR="00DE135B" w:rsidRDefault="00AC4270" w:rsidP="0072547A">
            <w:pPr>
              <w:widowControl w:val="0"/>
              <w:spacing w:line="240" w:lineRule="auto"/>
              <w:jc w:val="center"/>
              <w:rPr>
                <w:sz w:val="20"/>
                <w:szCs w:val="20"/>
                <w:highlight w:val="white"/>
              </w:rPr>
            </w:pPr>
            <w:r>
              <w:rPr>
                <w:sz w:val="20"/>
                <w:szCs w:val="20"/>
                <w:highlight w:val="white"/>
              </w:rPr>
              <w:t>5</w:t>
            </w:r>
          </w:p>
        </w:tc>
        <w:tc>
          <w:tcPr>
            <w:tcW w:w="1665" w:type="dxa"/>
            <w:tcBorders>
              <w:top w:val="nil"/>
              <w:left w:val="nil"/>
              <w:bottom w:val="nil"/>
              <w:right w:val="nil"/>
            </w:tcBorders>
            <w:tcMar>
              <w:top w:w="0" w:type="dxa"/>
              <w:left w:w="100" w:type="dxa"/>
              <w:bottom w:w="0" w:type="dxa"/>
              <w:right w:w="100" w:type="dxa"/>
            </w:tcMar>
          </w:tcPr>
          <w:p w14:paraId="41E0865D" w14:textId="77777777" w:rsidR="00DE135B" w:rsidRDefault="00AC4270" w:rsidP="0072547A">
            <w:pPr>
              <w:widowControl w:val="0"/>
              <w:spacing w:line="240" w:lineRule="auto"/>
              <w:jc w:val="center"/>
              <w:rPr>
                <w:sz w:val="20"/>
                <w:szCs w:val="20"/>
                <w:highlight w:val="white"/>
              </w:rPr>
            </w:pPr>
            <w:r>
              <w:rPr>
                <w:sz w:val="20"/>
                <w:szCs w:val="20"/>
                <w:highlight w:val="white"/>
              </w:rPr>
              <w:t>3.56</w:t>
            </w:r>
          </w:p>
        </w:tc>
        <w:tc>
          <w:tcPr>
            <w:tcW w:w="1365" w:type="dxa"/>
            <w:tcBorders>
              <w:top w:val="nil"/>
              <w:left w:val="nil"/>
              <w:bottom w:val="nil"/>
              <w:right w:val="nil"/>
            </w:tcBorders>
            <w:tcMar>
              <w:top w:w="0" w:type="dxa"/>
              <w:left w:w="100" w:type="dxa"/>
              <w:bottom w:w="0" w:type="dxa"/>
              <w:right w:w="100" w:type="dxa"/>
            </w:tcMar>
          </w:tcPr>
          <w:p w14:paraId="5D8F8423" w14:textId="77777777" w:rsidR="00DE135B" w:rsidRDefault="00AC4270" w:rsidP="0072547A">
            <w:pPr>
              <w:widowControl w:val="0"/>
              <w:spacing w:line="240" w:lineRule="auto"/>
              <w:jc w:val="center"/>
              <w:rPr>
                <w:sz w:val="20"/>
                <w:szCs w:val="20"/>
                <w:highlight w:val="white"/>
              </w:rPr>
            </w:pPr>
            <w:r>
              <w:rPr>
                <w:sz w:val="20"/>
                <w:szCs w:val="20"/>
                <w:highlight w:val="white"/>
              </w:rPr>
              <w:t>0.56</w:t>
            </w:r>
          </w:p>
        </w:tc>
        <w:tc>
          <w:tcPr>
            <w:tcW w:w="1965" w:type="dxa"/>
            <w:tcBorders>
              <w:top w:val="nil"/>
              <w:left w:val="nil"/>
              <w:bottom w:val="nil"/>
              <w:right w:val="nil"/>
            </w:tcBorders>
            <w:tcMar>
              <w:top w:w="0" w:type="dxa"/>
              <w:left w:w="100" w:type="dxa"/>
              <w:bottom w:w="0" w:type="dxa"/>
              <w:right w:w="100" w:type="dxa"/>
            </w:tcMar>
          </w:tcPr>
          <w:p w14:paraId="65CD1133" w14:textId="77777777" w:rsidR="00DE135B" w:rsidRDefault="00AC4270" w:rsidP="0072547A">
            <w:pPr>
              <w:widowControl w:val="0"/>
              <w:spacing w:line="240" w:lineRule="auto"/>
              <w:jc w:val="center"/>
              <w:rPr>
                <w:sz w:val="20"/>
                <w:szCs w:val="20"/>
                <w:highlight w:val="white"/>
              </w:rPr>
            </w:pPr>
            <w:r>
              <w:rPr>
                <w:sz w:val="20"/>
                <w:szCs w:val="20"/>
              </w:rPr>
              <w:t>Highly Acceptable</w:t>
            </w:r>
          </w:p>
        </w:tc>
      </w:tr>
      <w:tr w:rsidR="00DE135B" w14:paraId="34069428" w14:textId="77777777">
        <w:trPr>
          <w:trHeight w:val="258"/>
        </w:trPr>
        <w:tc>
          <w:tcPr>
            <w:tcW w:w="1740" w:type="dxa"/>
            <w:tcBorders>
              <w:top w:val="nil"/>
              <w:left w:val="nil"/>
              <w:bottom w:val="single" w:sz="8" w:space="0" w:color="000000"/>
              <w:right w:val="nil"/>
            </w:tcBorders>
            <w:tcMar>
              <w:top w:w="0" w:type="dxa"/>
              <w:left w:w="100" w:type="dxa"/>
              <w:bottom w:w="0" w:type="dxa"/>
              <w:right w:w="100" w:type="dxa"/>
            </w:tcMar>
          </w:tcPr>
          <w:p w14:paraId="7F17E395" w14:textId="77777777" w:rsidR="00DE135B" w:rsidRDefault="00AC4270" w:rsidP="0072547A">
            <w:pPr>
              <w:widowControl w:val="0"/>
              <w:spacing w:line="240" w:lineRule="auto"/>
              <w:jc w:val="center"/>
              <w:rPr>
                <w:sz w:val="20"/>
                <w:szCs w:val="20"/>
                <w:highlight w:val="white"/>
              </w:rPr>
            </w:pPr>
            <w:r>
              <w:rPr>
                <w:sz w:val="20"/>
                <w:szCs w:val="20"/>
                <w:highlight w:val="white"/>
              </w:rPr>
              <w:t>User Satisfaction</w:t>
            </w:r>
          </w:p>
        </w:tc>
        <w:tc>
          <w:tcPr>
            <w:tcW w:w="1575" w:type="dxa"/>
            <w:tcBorders>
              <w:top w:val="nil"/>
              <w:left w:val="nil"/>
              <w:bottom w:val="single" w:sz="8" w:space="0" w:color="000000"/>
              <w:right w:val="nil"/>
            </w:tcBorders>
            <w:tcMar>
              <w:top w:w="0" w:type="dxa"/>
              <w:left w:w="100" w:type="dxa"/>
              <w:bottom w:w="0" w:type="dxa"/>
              <w:right w:w="100" w:type="dxa"/>
            </w:tcMar>
          </w:tcPr>
          <w:p w14:paraId="5282D6F2" w14:textId="77777777" w:rsidR="00DE135B" w:rsidRDefault="00AC4270" w:rsidP="0072547A">
            <w:pPr>
              <w:widowControl w:val="0"/>
              <w:spacing w:line="240" w:lineRule="auto"/>
              <w:jc w:val="center"/>
              <w:rPr>
                <w:sz w:val="20"/>
                <w:szCs w:val="20"/>
                <w:highlight w:val="white"/>
              </w:rPr>
            </w:pPr>
            <w:r>
              <w:rPr>
                <w:sz w:val="20"/>
                <w:szCs w:val="20"/>
                <w:highlight w:val="white"/>
              </w:rPr>
              <w:t>5</w:t>
            </w:r>
          </w:p>
        </w:tc>
        <w:tc>
          <w:tcPr>
            <w:tcW w:w="1665" w:type="dxa"/>
            <w:tcBorders>
              <w:top w:val="nil"/>
              <w:left w:val="nil"/>
              <w:bottom w:val="single" w:sz="8" w:space="0" w:color="000000"/>
              <w:right w:val="nil"/>
            </w:tcBorders>
            <w:tcMar>
              <w:top w:w="0" w:type="dxa"/>
              <w:left w:w="100" w:type="dxa"/>
              <w:bottom w:w="0" w:type="dxa"/>
              <w:right w:w="100" w:type="dxa"/>
            </w:tcMar>
          </w:tcPr>
          <w:p w14:paraId="007CD9A9" w14:textId="77777777" w:rsidR="00DE135B" w:rsidRDefault="00AC4270" w:rsidP="0072547A">
            <w:pPr>
              <w:widowControl w:val="0"/>
              <w:spacing w:line="240" w:lineRule="auto"/>
              <w:jc w:val="center"/>
              <w:rPr>
                <w:sz w:val="20"/>
                <w:szCs w:val="20"/>
                <w:highlight w:val="white"/>
              </w:rPr>
            </w:pPr>
            <w:r>
              <w:rPr>
                <w:sz w:val="20"/>
                <w:szCs w:val="20"/>
                <w:highlight w:val="white"/>
              </w:rPr>
              <w:t>3.59</w:t>
            </w:r>
          </w:p>
        </w:tc>
        <w:tc>
          <w:tcPr>
            <w:tcW w:w="1365" w:type="dxa"/>
            <w:tcBorders>
              <w:top w:val="nil"/>
              <w:left w:val="nil"/>
              <w:bottom w:val="single" w:sz="8" w:space="0" w:color="000000"/>
              <w:right w:val="nil"/>
            </w:tcBorders>
            <w:tcMar>
              <w:top w:w="0" w:type="dxa"/>
              <w:left w:w="100" w:type="dxa"/>
              <w:bottom w:w="0" w:type="dxa"/>
              <w:right w:w="100" w:type="dxa"/>
            </w:tcMar>
          </w:tcPr>
          <w:p w14:paraId="50B6D068" w14:textId="77777777" w:rsidR="00DE135B" w:rsidRDefault="00AC4270" w:rsidP="0072547A">
            <w:pPr>
              <w:widowControl w:val="0"/>
              <w:spacing w:line="240" w:lineRule="auto"/>
              <w:jc w:val="center"/>
              <w:rPr>
                <w:sz w:val="20"/>
                <w:szCs w:val="20"/>
                <w:highlight w:val="white"/>
              </w:rPr>
            </w:pPr>
            <w:r>
              <w:rPr>
                <w:sz w:val="20"/>
                <w:szCs w:val="20"/>
                <w:highlight w:val="white"/>
              </w:rPr>
              <w:t>0.49</w:t>
            </w:r>
          </w:p>
        </w:tc>
        <w:tc>
          <w:tcPr>
            <w:tcW w:w="1965" w:type="dxa"/>
            <w:tcBorders>
              <w:top w:val="nil"/>
              <w:left w:val="nil"/>
              <w:bottom w:val="single" w:sz="8" w:space="0" w:color="000000"/>
              <w:right w:val="nil"/>
            </w:tcBorders>
            <w:tcMar>
              <w:top w:w="0" w:type="dxa"/>
              <w:left w:w="100" w:type="dxa"/>
              <w:bottom w:w="0" w:type="dxa"/>
              <w:right w:w="100" w:type="dxa"/>
            </w:tcMar>
          </w:tcPr>
          <w:p w14:paraId="1065FF7A" w14:textId="77777777" w:rsidR="00DE135B" w:rsidRDefault="00AC4270" w:rsidP="0072547A">
            <w:pPr>
              <w:widowControl w:val="0"/>
              <w:spacing w:line="240" w:lineRule="auto"/>
              <w:jc w:val="center"/>
              <w:rPr>
                <w:sz w:val="20"/>
                <w:szCs w:val="20"/>
                <w:highlight w:val="white"/>
              </w:rPr>
            </w:pPr>
            <w:r>
              <w:rPr>
                <w:sz w:val="20"/>
                <w:szCs w:val="20"/>
              </w:rPr>
              <w:t>Highly Acceptable</w:t>
            </w:r>
          </w:p>
        </w:tc>
      </w:tr>
    </w:tbl>
    <w:p w14:paraId="5D691A92" w14:textId="59D514C6" w:rsidR="00DE135B" w:rsidRPr="0072547A" w:rsidRDefault="00AC4270" w:rsidP="0072547A">
      <w:pPr>
        <w:widowControl w:val="0"/>
        <w:spacing w:line="360" w:lineRule="auto"/>
        <w:jc w:val="both"/>
        <w:rPr>
          <w:b/>
          <w:bCs/>
          <w:i/>
          <w:iCs/>
          <w:sz w:val="18"/>
          <w:szCs w:val="18"/>
          <w:highlight w:val="white"/>
        </w:rPr>
      </w:pPr>
      <w:r>
        <w:rPr>
          <w:b/>
          <w:bCs/>
          <w:i/>
          <w:iCs/>
          <w:sz w:val="18"/>
          <w:szCs w:val="18"/>
        </w:rPr>
        <w:t>Legend:</w:t>
      </w:r>
      <w:r>
        <w:rPr>
          <w:i/>
          <w:iCs/>
          <w:sz w:val="18"/>
          <w:szCs w:val="18"/>
        </w:rPr>
        <w:t xml:space="preserve"> 3.25 – 4.00 = Highly Acceptable, 2.50 – 3.24 =Moderately Acceptable, 1.75 – 2.49 = Slightly Acceptable, 1.0 – 1.74 = Not Acceptable</w:t>
      </w:r>
      <w:r>
        <w:rPr>
          <w:i/>
          <w:iCs/>
          <w:sz w:val="16"/>
          <w:szCs w:val="16"/>
        </w:rPr>
        <w:t xml:space="preserve"> </w:t>
      </w:r>
    </w:p>
    <w:p w14:paraId="5EEC9565" w14:textId="5BF34325" w:rsidR="003C7F80" w:rsidRDefault="003C7F80" w:rsidP="003C7F80">
      <w:pPr>
        <w:widowControl w:val="0"/>
        <w:spacing w:before="212" w:line="480" w:lineRule="auto"/>
        <w:ind w:firstLine="720"/>
        <w:jc w:val="both"/>
        <w:rPr>
          <w:sz w:val="24"/>
          <w:szCs w:val="24"/>
        </w:rPr>
      </w:pPr>
      <w:r w:rsidRPr="003C7F80">
        <w:rPr>
          <w:sz w:val="24"/>
          <w:szCs w:val="24"/>
        </w:rPr>
        <w:t>Table 13 show</w:t>
      </w:r>
      <w:r w:rsidR="00D133D3">
        <w:rPr>
          <w:sz w:val="24"/>
          <w:szCs w:val="24"/>
        </w:rPr>
        <w:t>s</w:t>
      </w:r>
      <w:r w:rsidRPr="003C7F80">
        <w:rPr>
          <w:sz w:val="24"/>
          <w:szCs w:val="24"/>
        </w:rPr>
        <w:t xml:space="preserve"> that Perceived Usefulness (PU), Perceived Ease of Use (PEU), and User Satisfaction (US) all received a “Highly Acceptable” rating, indicating that users find </w:t>
      </w:r>
      <w:proofErr w:type="spellStart"/>
      <w:r w:rsidRPr="003C7F80">
        <w:rPr>
          <w:sz w:val="24"/>
          <w:szCs w:val="24"/>
        </w:rPr>
        <w:t>EduLink</w:t>
      </w:r>
      <w:proofErr w:type="spellEnd"/>
      <w:r w:rsidRPr="003C7F80">
        <w:rPr>
          <w:sz w:val="24"/>
          <w:szCs w:val="24"/>
        </w:rPr>
        <w:t xml:space="preserve"> highly effective for content sharing, storage, and displaying evaluation data.</w:t>
      </w:r>
    </w:p>
    <w:p w14:paraId="75EB70B7" w14:textId="4906746A" w:rsidR="00DE135B" w:rsidRPr="00CF0B07" w:rsidRDefault="003C7F80" w:rsidP="003C7F80">
      <w:pPr>
        <w:widowControl w:val="0"/>
        <w:spacing w:before="212" w:line="480" w:lineRule="auto"/>
        <w:jc w:val="center"/>
        <w:rPr>
          <w:sz w:val="24"/>
          <w:szCs w:val="24"/>
        </w:rPr>
      </w:pPr>
      <w:r w:rsidRPr="00CF0B07">
        <w:rPr>
          <w:sz w:val="24"/>
          <w:szCs w:val="24"/>
        </w:rPr>
        <w:lastRenderedPageBreak/>
        <w:t>Table 13. Evaluation Results of survey answers</w:t>
      </w:r>
    </w:p>
    <w:tbl>
      <w:tblPr>
        <w:tblStyle w:val="afff0"/>
        <w:tblW w:w="8310" w:type="dxa"/>
        <w:tblBorders>
          <w:top w:val="nil"/>
          <w:left w:val="nil"/>
          <w:bottom w:val="nil"/>
          <w:right w:val="nil"/>
          <w:insideH w:val="nil"/>
          <w:insideV w:val="nil"/>
        </w:tblBorders>
        <w:tblLayout w:type="fixed"/>
        <w:tblLook w:val="0600" w:firstRow="0" w:lastRow="0" w:firstColumn="0" w:lastColumn="0" w:noHBand="1" w:noVBand="1"/>
      </w:tblPr>
      <w:tblGrid>
        <w:gridCol w:w="2730"/>
        <w:gridCol w:w="1230"/>
        <w:gridCol w:w="2265"/>
        <w:gridCol w:w="2085"/>
      </w:tblGrid>
      <w:tr w:rsidR="00DE135B" w14:paraId="75DCA322" w14:textId="77777777">
        <w:trPr>
          <w:trHeight w:val="104"/>
        </w:trPr>
        <w:tc>
          <w:tcPr>
            <w:tcW w:w="2730" w:type="dxa"/>
            <w:tcBorders>
              <w:top w:val="single" w:sz="8" w:space="0" w:color="000000"/>
              <w:left w:val="nil"/>
              <w:bottom w:val="single" w:sz="12" w:space="0" w:color="000000"/>
              <w:right w:val="nil"/>
            </w:tcBorders>
            <w:tcMar>
              <w:top w:w="0" w:type="dxa"/>
              <w:left w:w="100" w:type="dxa"/>
              <w:bottom w:w="0" w:type="dxa"/>
              <w:right w:w="100" w:type="dxa"/>
            </w:tcMar>
          </w:tcPr>
          <w:p w14:paraId="6450150A" w14:textId="25776680" w:rsidR="00DE135B" w:rsidRPr="00CF0B07" w:rsidRDefault="00AC4270" w:rsidP="00CF0B07">
            <w:pPr>
              <w:widowControl w:val="0"/>
              <w:spacing w:line="240" w:lineRule="auto"/>
              <w:jc w:val="both"/>
              <w:rPr>
                <w:b/>
                <w:bCs/>
                <w:sz w:val="20"/>
                <w:szCs w:val="20"/>
                <w:highlight w:val="white"/>
              </w:rPr>
            </w:pPr>
            <w:r w:rsidRPr="00CF0B07">
              <w:rPr>
                <w:b/>
                <w:bCs/>
                <w:sz w:val="20"/>
                <w:szCs w:val="20"/>
                <w:highlight w:val="white"/>
              </w:rPr>
              <w:t>Item</w:t>
            </w:r>
          </w:p>
        </w:tc>
        <w:tc>
          <w:tcPr>
            <w:tcW w:w="1230" w:type="dxa"/>
            <w:tcBorders>
              <w:top w:val="single" w:sz="8" w:space="0" w:color="000000"/>
              <w:left w:val="nil"/>
              <w:bottom w:val="single" w:sz="12" w:space="0" w:color="000000"/>
              <w:right w:val="nil"/>
            </w:tcBorders>
            <w:tcMar>
              <w:top w:w="0" w:type="dxa"/>
              <w:left w:w="100" w:type="dxa"/>
              <w:bottom w:w="0" w:type="dxa"/>
              <w:right w:w="100" w:type="dxa"/>
            </w:tcMar>
          </w:tcPr>
          <w:p w14:paraId="6F440482" w14:textId="77777777" w:rsidR="00DE135B" w:rsidRPr="00CF0B07" w:rsidRDefault="00AC4270" w:rsidP="00CF0B07">
            <w:pPr>
              <w:widowControl w:val="0"/>
              <w:spacing w:line="240" w:lineRule="auto"/>
              <w:jc w:val="center"/>
              <w:rPr>
                <w:b/>
                <w:bCs/>
                <w:sz w:val="20"/>
                <w:szCs w:val="20"/>
                <w:highlight w:val="white"/>
              </w:rPr>
            </w:pPr>
            <w:r w:rsidRPr="00CF0B07">
              <w:rPr>
                <w:b/>
                <w:bCs/>
                <w:sz w:val="20"/>
                <w:szCs w:val="20"/>
                <w:highlight w:val="white"/>
              </w:rPr>
              <w:t>Mean</w:t>
            </w:r>
          </w:p>
        </w:tc>
        <w:tc>
          <w:tcPr>
            <w:tcW w:w="2265" w:type="dxa"/>
            <w:tcBorders>
              <w:top w:val="single" w:sz="8" w:space="0" w:color="000000"/>
              <w:left w:val="nil"/>
              <w:bottom w:val="single" w:sz="12" w:space="0" w:color="000000"/>
              <w:right w:val="nil"/>
            </w:tcBorders>
            <w:tcMar>
              <w:top w:w="0" w:type="dxa"/>
              <w:left w:w="100" w:type="dxa"/>
              <w:bottom w:w="0" w:type="dxa"/>
              <w:right w:w="100" w:type="dxa"/>
            </w:tcMar>
          </w:tcPr>
          <w:p w14:paraId="1F6DF44D" w14:textId="77777777" w:rsidR="00DE135B" w:rsidRPr="00CF0B07" w:rsidRDefault="00AC4270" w:rsidP="00CF0B07">
            <w:pPr>
              <w:widowControl w:val="0"/>
              <w:spacing w:line="240" w:lineRule="auto"/>
              <w:jc w:val="center"/>
              <w:rPr>
                <w:b/>
                <w:bCs/>
                <w:sz w:val="20"/>
                <w:szCs w:val="20"/>
                <w:highlight w:val="white"/>
              </w:rPr>
            </w:pPr>
            <w:r w:rsidRPr="00CF0B07">
              <w:rPr>
                <w:b/>
                <w:bCs/>
                <w:sz w:val="20"/>
                <w:szCs w:val="20"/>
                <w:highlight w:val="white"/>
              </w:rPr>
              <w:t>Standard Deviation</w:t>
            </w:r>
          </w:p>
        </w:tc>
        <w:tc>
          <w:tcPr>
            <w:tcW w:w="2085" w:type="dxa"/>
            <w:tcBorders>
              <w:top w:val="single" w:sz="8" w:space="0" w:color="000000"/>
              <w:left w:val="nil"/>
              <w:bottom w:val="single" w:sz="12" w:space="0" w:color="000000"/>
              <w:right w:val="nil"/>
            </w:tcBorders>
            <w:tcMar>
              <w:top w:w="0" w:type="dxa"/>
              <w:left w:w="100" w:type="dxa"/>
              <w:bottom w:w="0" w:type="dxa"/>
              <w:right w:w="100" w:type="dxa"/>
            </w:tcMar>
          </w:tcPr>
          <w:p w14:paraId="5841F83A" w14:textId="77777777" w:rsidR="00DE135B" w:rsidRPr="00CF0B07" w:rsidRDefault="00AC4270" w:rsidP="00CF0B07">
            <w:pPr>
              <w:widowControl w:val="0"/>
              <w:spacing w:line="240" w:lineRule="auto"/>
              <w:jc w:val="center"/>
              <w:rPr>
                <w:b/>
                <w:bCs/>
                <w:sz w:val="20"/>
                <w:szCs w:val="20"/>
                <w:highlight w:val="white"/>
              </w:rPr>
            </w:pPr>
            <w:r w:rsidRPr="00CF0B07">
              <w:rPr>
                <w:b/>
                <w:bCs/>
                <w:sz w:val="20"/>
                <w:szCs w:val="20"/>
                <w:highlight w:val="white"/>
              </w:rPr>
              <w:t>Interpretation</w:t>
            </w:r>
          </w:p>
        </w:tc>
      </w:tr>
      <w:tr w:rsidR="00CF0B07" w:rsidRPr="00CF0B07" w14:paraId="421EFBA2" w14:textId="77777777">
        <w:trPr>
          <w:gridAfter w:val="3"/>
          <w:wAfter w:w="5580" w:type="dxa"/>
          <w:trHeight w:val="144"/>
        </w:trPr>
        <w:tc>
          <w:tcPr>
            <w:tcW w:w="2730" w:type="dxa"/>
            <w:tcBorders>
              <w:top w:val="single" w:sz="12" w:space="0" w:color="000000"/>
              <w:left w:val="nil"/>
              <w:bottom w:val="nil"/>
              <w:right w:val="nil"/>
            </w:tcBorders>
            <w:tcMar>
              <w:top w:w="0" w:type="dxa"/>
              <w:left w:w="100" w:type="dxa"/>
              <w:bottom w:w="0" w:type="dxa"/>
              <w:right w:w="100" w:type="dxa"/>
            </w:tcMar>
          </w:tcPr>
          <w:p w14:paraId="2C6B35EE" w14:textId="77777777" w:rsidR="00CF0B07" w:rsidRPr="00CF0B07" w:rsidRDefault="00CF0B07" w:rsidP="00CF0B07">
            <w:pPr>
              <w:widowControl w:val="0"/>
              <w:spacing w:before="200" w:line="240" w:lineRule="auto"/>
              <w:jc w:val="both"/>
              <w:rPr>
                <w:b/>
                <w:bCs/>
                <w:sz w:val="18"/>
                <w:szCs w:val="18"/>
                <w:highlight w:val="white"/>
              </w:rPr>
            </w:pPr>
            <w:r w:rsidRPr="00CF0B07">
              <w:rPr>
                <w:b/>
                <w:bCs/>
                <w:sz w:val="18"/>
                <w:szCs w:val="18"/>
                <w:highlight w:val="white"/>
              </w:rPr>
              <w:t>Perceived Usefulness</w:t>
            </w:r>
          </w:p>
        </w:tc>
      </w:tr>
      <w:tr w:rsidR="00DE135B" w14:paraId="7A143837" w14:textId="77777777">
        <w:trPr>
          <w:trHeight w:val="144"/>
        </w:trPr>
        <w:tc>
          <w:tcPr>
            <w:tcW w:w="2730" w:type="dxa"/>
            <w:tcBorders>
              <w:top w:val="nil"/>
              <w:left w:val="nil"/>
              <w:bottom w:val="nil"/>
              <w:right w:val="nil"/>
            </w:tcBorders>
            <w:tcMar>
              <w:top w:w="0" w:type="dxa"/>
              <w:left w:w="100" w:type="dxa"/>
              <w:bottom w:w="0" w:type="dxa"/>
              <w:right w:w="100" w:type="dxa"/>
            </w:tcMar>
          </w:tcPr>
          <w:p w14:paraId="39A858D5" w14:textId="77777777" w:rsidR="00DE135B" w:rsidRPr="00CF0B07" w:rsidRDefault="00AC4270" w:rsidP="00CF0B07">
            <w:pPr>
              <w:widowControl w:val="0"/>
              <w:spacing w:line="240" w:lineRule="auto"/>
              <w:jc w:val="both"/>
              <w:rPr>
                <w:sz w:val="18"/>
                <w:szCs w:val="18"/>
                <w:highlight w:val="white"/>
              </w:rPr>
            </w:pPr>
            <w:r w:rsidRPr="00CF0B07">
              <w:rPr>
                <w:sz w:val="18"/>
                <w:szCs w:val="18"/>
                <w:highlight w:val="white"/>
              </w:rPr>
              <w:t>1. The system helps reduce the time needed to conduct and process Beneficiary evaluations.</w:t>
            </w:r>
          </w:p>
        </w:tc>
        <w:tc>
          <w:tcPr>
            <w:tcW w:w="1230" w:type="dxa"/>
            <w:tcBorders>
              <w:top w:val="nil"/>
              <w:left w:val="nil"/>
              <w:right w:val="nil"/>
            </w:tcBorders>
            <w:tcMar>
              <w:top w:w="0" w:type="dxa"/>
              <w:left w:w="100" w:type="dxa"/>
              <w:bottom w:w="0" w:type="dxa"/>
              <w:right w:w="100" w:type="dxa"/>
            </w:tcMar>
          </w:tcPr>
          <w:p w14:paraId="0A64BB33"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3.66</w:t>
            </w:r>
          </w:p>
        </w:tc>
        <w:tc>
          <w:tcPr>
            <w:tcW w:w="2265" w:type="dxa"/>
            <w:tcBorders>
              <w:top w:val="nil"/>
              <w:left w:val="nil"/>
              <w:right w:val="nil"/>
            </w:tcBorders>
            <w:tcMar>
              <w:top w:w="0" w:type="dxa"/>
              <w:left w:w="100" w:type="dxa"/>
              <w:bottom w:w="0" w:type="dxa"/>
              <w:right w:w="100" w:type="dxa"/>
            </w:tcMar>
          </w:tcPr>
          <w:p w14:paraId="556E4282"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0.48</w:t>
            </w:r>
          </w:p>
        </w:tc>
        <w:tc>
          <w:tcPr>
            <w:tcW w:w="2085" w:type="dxa"/>
            <w:tcBorders>
              <w:top w:val="nil"/>
              <w:left w:val="nil"/>
              <w:right w:val="nil"/>
            </w:tcBorders>
            <w:tcMar>
              <w:top w:w="0" w:type="dxa"/>
              <w:left w:w="100" w:type="dxa"/>
              <w:bottom w:w="0" w:type="dxa"/>
              <w:right w:w="100" w:type="dxa"/>
            </w:tcMar>
          </w:tcPr>
          <w:p w14:paraId="01FA4ACC" w14:textId="77777777" w:rsidR="00DE135B" w:rsidRPr="00CF0B07" w:rsidRDefault="00AC4270" w:rsidP="00CF0B07">
            <w:pPr>
              <w:widowControl w:val="0"/>
              <w:spacing w:line="240" w:lineRule="auto"/>
              <w:jc w:val="both"/>
              <w:rPr>
                <w:sz w:val="18"/>
                <w:szCs w:val="18"/>
                <w:highlight w:val="white"/>
              </w:rPr>
            </w:pPr>
            <w:r w:rsidRPr="00CF0B07">
              <w:rPr>
                <w:sz w:val="18"/>
                <w:szCs w:val="18"/>
              </w:rPr>
              <w:t>Highly Acceptable</w:t>
            </w:r>
          </w:p>
        </w:tc>
      </w:tr>
      <w:tr w:rsidR="00DE135B" w14:paraId="5BCFB098" w14:textId="77777777">
        <w:trPr>
          <w:trHeight w:val="144"/>
        </w:trPr>
        <w:tc>
          <w:tcPr>
            <w:tcW w:w="2730" w:type="dxa"/>
            <w:tcBorders>
              <w:top w:val="nil"/>
              <w:left w:val="nil"/>
              <w:bottom w:val="nil"/>
              <w:right w:val="nil"/>
            </w:tcBorders>
            <w:tcMar>
              <w:top w:w="0" w:type="dxa"/>
              <w:left w:w="100" w:type="dxa"/>
              <w:bottom w:w="0" w:type="dxa"/>
              <w:right w:w="100" w:type="dxa"/>
            </w:tcMar>
          </w:tcPr>
          <w:p w14:paraId="74BD9A74" w14:textId="77777777" w:rsidR="00DE135B" w:rsidRPr="00CF0B07" w:rsidRDefault="00AC4270" w:rsidP="00CF0B07">
            <w:pPr>
              <w:widowControl w:val="0"/>
              <w:spacing w:line="240" w:lineRule="auto"/>
              <w:jc w:val="both"/>
              <w:rPr>
                <w:sz w:val="18"/>
                <w:szCs w:val="18"/>
                <w:highlight w:val="white"/>
              </w:rPr>
            </w:pPr>
            <w:r w:rsidRPr="00CF0B07">
              <w:rPr>
                <w:sz w:val="18"/>
                <w:szCs w:val="18"/>
                <w:highlight w:val="white"/>
              </w:rPr>
              <w:t>2. The system provides a well-structured workflow for managing classroom activities, learning materials, and assessments.</w:t>
            </w:r>
          </w:p>
        </w:tc>
        <w:tc>
          <w:tcPr>
            <w:tcW w:w="1230" w:type="dxa"/>
            <w:tcBorders>
              <w:top w:val="nil"/>
              <w:left w:val="nil"/>
              <w:right w:val="nil"/>
            </w:tcBorders>
            <w:tcMar>
              <w:top w:w="0" w:type="dxa"/>
              <w:left w:w="100" w:type="dxa"/>
              <w:bottom w:w="0" w:type="dxa"/>
              <w:right w:w="100" w:type="dxa"/>
            </w:tcMar>
          </w:tcPr>
          <w:p w14:paraId="28DB4A74"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3.57</w:t>
            </w:r>
          </w:p>
        </w:tc>
        <w:tc>
          <w:tcPr>
            <w:tcW w:w="2265" w:type="dxa"/>
            <w:tcBorders>
              <w:top w:val="nil"/>
              <w:left w:val="nil"/>
              <w:right w:val="nil"/>
            </w:tcBorders>
            <w:tcMar>
              <w:top w:w="0" w:type="dxa"/>
              <w:left w:w="100" w:type="dxa"/>
              <w:bottom w:w="0" w:type="dxa"/>
              <w:right w:w="100" w:type="dxa"/>
            </w:tcMar>
          </w:tcPr>
          <w:p w14:paraId="7FC416C8"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0.53</w:t>
            </w:r>
          </w:p>
        </w:tc>
        <w:tc>
          <w:tcPr>
            <w:tcW w:w="2085" w:type="dxa"/>
            <w:tcBorders>
              <w:top w:val="nil"/>
              <w:left w:val="nil"/>
              <w:right w:val="nil"/>
            </w:tcBorders>
            <w:tcMar>
              <w:top w:w="0" w:type="dxa"/>
              <w:left w:w="100" w:type="dxa"/>
              <w:bottom w:w="0" w:type="dxa"/>
              <w:right w:w="100" w:type="dxa"/>
            </w:tcMar>
          </w:tcPr>
          <w:p w14:paraId="20AB0446" w14:textId="77777777" w:rsidR="00DE135B" w:rsidRPr="00CF0B07" w:rsidRDefault="00AC4270" w:rsidP="00CF0B07">
            <w:pPr>
              <w:widowControl w:val="0"/>
              <w:spacing w:line="240" w:lineRule="auto"/>
              <w:jc w:val="both"/>
              <w:rPr>
                <w:sz w:val="18"/>
                <w:szCs w:val="18"/>
                <w:highlight w:val="white"/>
              </w:rPr>
            </w:pPr>
            <w:r w:rsidRPr="00CF0B07">
              <w:rPr>
                <w:sz w:val="18"/>
                <w:szCs w:val="18"/>
              </w:rPr>
              <w:t>Highly Acceptable</w:t>
            </w:r>
          </w:p>
        </w:tc>
      </w:tr>
      <w:tr w:rsidR="00DE135B" w14:paraId="75B2C530" w14:textId="77777777">
        <w:trPr>
          <w:trHeight w:val="144"/>
        </w:trPr>
        <w:tc>
          <w:tcPr>
            <w:tcW w:w="2730" w:type="dxa"/>
            <w:tcBorders>
              <w:top w:val="nil"/>
              <w:left w:val="nil"/>
              <w:bottom w:val="nil"/>
              <w:right w:val="nil"/>
            </w:tcBorders>
            <w:tcMar>
              <w:top w:w="0" w:type="dxa"/>
              <w:left w:w="100" w:type="dxa"/>
              <w:bottom w:w="0" w:type="dxa"/>
              <w:right w:w="100" w:type="dxa"/>
            </w:tcMar>
          </w:tcPr>
          <w:p w14:paraId="49B695C7" w14:textId="77777777" w:rsidR="00DE135B" w:rsidRPr="00CF0B07" w:rsidRDefault="00AC4270" w:rsidP="00CF0B07">
            <w:pPr>
              <w:widowControl w:val="0"/>
              <w:spacing w:line="240" w:lineRule="auto"/>
              <w:jc w:val="both"/>
              <w:rPr>
                <w:sz w:val="18"/>
                <w:szCs w:val="18"/>
                <w:highlight w:val="white"/>
              </w:rPr>
            </w:pPr>
            <w:r w:rsidRPr="00CF0B07">
              <w:rPr>
                <w:sz w:val="18"/>
                <w:szCs w:val="18"/>
                <w:highlight w:val="white"/>
              </w:rPr>
              <w:t>3. It improves the efficiency of monitoring Beneficiary performance after each session.</w:t>
            </w:r>
          </w:p>
        </w:tc>
        <w:tc>
          <w:tcPr>
            <w:tcW w:w="1230" w:type="dxa"/>
            <w:tcBorders>
              <w:top w:val="nil"/>
              <w:left w:val="nil"/>
              <w:right w:val="nil"/>
            </w:tcBorders>
            <w:tcMar>
              <w:top w:w="0" w:type="dxa"/>
              <w:left w:w="100" w:type="dxa"/>
              <w:bottom w:w="0" w:type="dxa"/>
              <w:right w:w="100" w:type="dxa"/>
            </w:tcMar>
          </w:tcPr>
          <w:p w14:paraId="7C9CD5F8"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3.64</w:t>
            </w:r>
          </w:p>
        </w:tc>
        <w:tc>
          <w:tcPr>
            <w:tcW w:w="2265" w:type="dxa"/>
            <w:tcBorders>
              <w:top w:val="nil"/>
              <w:left w:val="nil"/>
              <w:right w:val="nil"/>
            </w:tcBorders>
            <w:tcMar>
              <w:top w:w="0" w:type="dxa"/>
              <w:left w:w="100" w:type="dxa"/>
              <w:bottom w:w="0" w:type="dxa"/>
              <w:right w:w="100" w:type="dxa"/>
            </w:tcMar>
          </w:tcPr>
          <w:p w14:paraId="27C993C4"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0.48</w:t>
            </w:r>
          </w:p>
        </w:tc>
        <w:tc>
          <w:tcPr>
            <w:tcW w:w="2085" w:type="dxa"/>
            <w:tcBorders>
              <w:top w:val="nil"/>
              <w:left w:val="nil"/>
              <w:right w:val="nil"/>
            </w:tcBorders>
            <w:tcMar>
              <w:top w:w="0" w:type="dxa"/>
              <w:left w:w="100" w:type="dxa"/>
              <w:bottom w:w="0" w:type="dxa"/>
              <w:right w:w="100" w:type="dxa"/>
            </w:tcMar>
          </w:tcPr>
          <w:p w14:paraId="7B3685AA" w14:textId="77777777" w:rsidR="00DE135B" w:rsidRPr="00CF0B07" w:rsidRDefault="00AC4270" w:rsidP="00CF0B07">
            <w:pPr>
              <w:widowControl w:val="0"/>
              <w:spacing w:line="240" w:lineRule="auto"/>
              <w:jc w:val="both"/>
              <w:rPr>
                <w:sz w:val="18"/>
                <w:szCs w:val="18"/>
                <w:highlight w:val="white"/>
              </w:rPr>
            </w:pPr>
            <w:r w:rsidRPr="00CF0B07">
              <w:rPr>
                <w:sz w:val="18"/>
                <w:szCs w:val="18"/>
              </w:rPr>
              <w:t>Highly Acceptable</w:t>
            </w:r>
          </w:p>
        </w:tc>
      </w:tr>
      <w:tr w:rsidR="00DE135B" w14:paraId="53EE61E4" w14:textId="77777777">
        <w:trPr>
          <w:trHeight w:val="144"/>
        </w:trPr>
        <w:tc>
          <w:tcPr>
            <w:tcW w:w="2730" w:type="dxa"/>
            <w:tcBorders>
              <w:top w:val="nil"/>
              <w:left w:val="nil"/>
              <w:bottom w:val="nil"/>
              <w:right w:val="nil"/>
            </w:tcBorders>
            <w:tcMar>
              <w:top w:w="0" w:type="dxa"/>
              <w:left w:w="100" w:type="dxa"/>
              <w:bottom w:w="0" w:type="dxa"/>
              <w:right w:w="100" w:type="dxa"/>
            </w:tcMar>
          </w:tcPr>
          <w:p w14:paraId="6643BB25" w14:textId="77777777" w:rsidR="00DE135B" w:rsidRPr="00CF0B07" w:rsidRDefault="00AC4270" w:rsidP="00CF0B07">
            <w:pPr>
              <w:widowControl w:val="0"/>
              <w:spacing w:line="240" w:lineRule="auto"/>
              <w:jc w:val="both"/>
              <w:rPr>
                <w:sz w:val="18"/>
                <w:szCs w:val="18"/>
                <w:highlight w:val="white"/>
              </w:rPr>
            </w:pPr>
            <w:r w:rsidRPr="00CF0B07">
              <w:rPr>
                <w:sz w:val="18"/>
                <w:szCs w:val="18"/>
                <w:highlight w:val="white"/>
              </w:rPr>
              <w:t>4. The system improves the accuracy and reliability of collecting and analyzing Beneficiary feedback through evaluation form</w:t>
            </w:r>
          </w:p>
        </w:tc>
        <w:tc>
          <w:tcPr>
            <w:tcW w:w="1230" w:type="dxa"/>
            <w:tcBorders>
              <w:top w:val="nil"/>
              <w:left w:val="nil"/>
              <w:right w:val="nil"/>
            </w:tcBorders>
            <w:tcMar>
              <w:top w:w="0" w:type="dxa"/>
              <w:left w:w="100" w:type="dxa"/>
              <w:bottom w:w="0" w:type="dxa"/>
              <w:right w:w="100" w:type="dxa"/>
            </w:tcMar>
          </w:tcPr>
          <w:p w14:paraId="4F6F6C42"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3.55</w:t>
            </w:r>
          </w:p>
        </w:tc>
        <w:tc>
          <w:tcPr>
            <w:tcW w:w="2265" w:type="dxa"/>
            <w:tcBorders>
              <w:top w:val="nil"/>
              <w:left w:val="nil"/>
              <w:right w:val="nil"/>
            </w:tcBorders>
            <w:tcMar>
              <w:top w:w="0" w:type="dxa"/>
              <w:left w:w="100" w:type="dxa"/>
              <w:bottom w:w="0" w:type="dxa"/>
              <w:right w:w="100" w:type="dxa"/>
            </w:tcMar>
          </w:tcPr>
          <w:p w14:paraId="0098F673"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0.50</w:t>
            </w:r>
          </w:p>
        </w:tc>
        <w:tc>
          <w:tcPr>
            <w:tcW w:w="2085" w:type="dxa"/>
            <w:tcBorders>
              <w:top w:val="nil"/>
              <w:left w:val="nil"/>
              <w:right w:val="nil"/>
            </w:tcBorders>
            <w:tcMar>
              <w:top w:w="0" w:type="dxa"/>
              <w:left w:w="100" w:type="dxa"/>
              <w:bottom w:w="0" w:type="dxa"/>
              <w:right w:w="100" w:type="dxa"/>
            </w:tcMar>
          </w:tcPr>
          <w:p w14:paraId="07333E6C" w14:textId="77777777" w:rsidR="00DE135B" w:rsidRPr="00CF0B07" w:rsidRDefault="00AC4270" w:rsidP="00CF0B07">
            <w:pPr>
              <w:widowControl w:val="0"/>
              <w:spacing w:line="240" w:lineRule="auto"/>
              <w:jc w:val="both"/>
              <w:rPr>
                <w:sz w:val="18"/>
                <w:szCs w:val="18"/>
                <w:highlight w:val="white"/>
              </w:rPr>
            </w:pPr>
            <w:r w:rsidRPr="00CF0B07">
              <w:rPr>
                <w:sz w:val="18"/>
                <w:szCs w:val="18"/>
              </w:rPr>
              <w:t>Highly Acceptable</w:t>
            </w:r>
          </w:p>
        </w:tc>
      </w:tr>
      <w:tr w:rsidR="00DE135B" w14:paraId="62F6E408" w14:textId="77777777">
        <w:trPr>
          <w:trHeight w:val="144"/>
        </w:trPr>
        <w:tc>
          <w:tcPr>
            <w:tcW w:w="2730" w:type="dxa"/>
            <w:tcBorders>
              <w:top w:val="nil"/>
              <w:left w:val="nil"/>
              <w:bottom w:val="nil"/>
              <w:right w:val="nil"/>
            </w:tcBorders>
            <w:tcMar>
              <w:top w:w="0" w:type="dxa"/>
              <w:left w:w="100" w:type="dxa"/>
              <w:bottom w:w="0" w:type="dxa"/>
              <w:right w:w="100" w:type="dxa"/>
            </w:tcMar>
          </w:tcPr>
          <w:p w14:paraId="7B2E570E" w14:textId="77777777" w:rsidR="00DE135B" w:rsidRPr="00CF0B07" w:rsidRDefault="00AC4270" w:rsidP="00CF0B07">
            <w:pPr>
              <w:widowControl w:val="0"/>
              <w:spacing w:line="240" w:lineRule="auto"/>
              <w:jc w:val="both"/>
              <w:rPr>
                <w:sz w:val="18"/>
                <w:szCs w:val="18"/>
                <w:highlight w:val="white"/>
              </w:rPr>
            </w:pPr>
            <w:r w:rsidRPr="00CF0B07">
              <w:rPr>
                <w:sz w:val="18"/>
                <w:szCs w:val="18"/>
                <w:highlight w:val="white"/>
              </w:rPr>
              <w:t>5. The system can adapt to changes in evaluation forms, class activities, and reporting requirements.</w:t>
            </w:r>
          </w:p>
        </w:tc>
        <w:tc>
          <w:tcPr>
            <w:tcW w:w="1230" w:type="dxa"/>
            <w:tcBorders>
              <w:top w:val="nil"/>
              <w:left w:val="nil"/>
              <w:right w:val="nil"/>
            </w:tcBorders>
            <w:tcMar>
              <w:top w:w="0" w:type="dxa"/>
              <w:left w:w="100" w:type="dxa"/>
              <w:bottom w:w="0" w:type="dxa"/>
              <w:right w:w="100" w:type="dxa"/>
            </w:tcMar>
          </w:tcPr>
          <w:p w14:paraId="3BCEB9E9"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3.54</w:t>
            </w:r>
          </w:p>
        </w:tc>
        <w:tc>
          <w:tcPr>
            <w:tcW w:w="2265" w:type="dxa"/>
            <w:tcBorders>
              <w:top w:val="nil"/>
              <w:left w:val="nil"/>
              <w:right w:val="nil"/>
            </w:tcBorders>
            <w:tcMar>
              <w:top w:w="0" w:type="dxa"/>
              <w:left w:w="100" w:type="dxa"/>
              <w:bottom w:w="0" w:type="dxa"/>
              <w:right w:w="100" w:type="dxa"/>
            </w:tcMar>
          </w:tcPr>
          <w:p w14:paraId="04BEE302"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0.54</w:t>
            </w:r>
          </w:p>
        </w:tc>
        <w:tc>
          <w:tcPr>
            <w:tcW w:w="2085" w:type="dxa"/>
            <w:tcBorders>
              <w:top w:val="nil"/>
              <w:left w:val="nil"/>
              <w:right w:val="nil"/>
            </w:tcBorders>
            <w:tcMar>
              <w:top w:w="0" w:type="dxa"/>
              <w:left w:w="100" w:type="dxa"/>
              <w:bottom w:w="0" w:type="dxa"/>
              <w:right w:w="100" w:type="dxa"/>
            </w:tcMar>
          </w:tcPr>
          <w:p w14:paraId="2A178285" w14:textId="77777777" w:rsidR="00DE135B" w:rsidRPr="00CF0B07" w:rsidRDefault="00AC4270" w:rsidP="00CF0B07">
            <w:pPr>
              <w:widowControl w:val="0"/>
              <w:spacing w:line="240" w:lineRule="auto"/>
              <w:jc w:val="both"/>
              <w:rPr>
                <w:sz w:val="18"/>
                <w:szCs w:val="18"/>
                <w:highlight w:val="white"/>
              </w:rPr>
            </w:pPr>
            <w:r w:rsidRPr="00CF0B07">
              <w:rPr>
                <w:sz w:val="18"/>
                <w:szCs w:val="18"/>
              </w:rPr>
              <w:t>Highly Acceptable</w:t>
            </w:r>
          </w:p>
        </w:tc>
      </w:tr>
      <w:tr w:rsidR="00DE135B" w14:paraId="503943A5" w14:textId="77777777">
        <w:trPr>
          <w:trHeight w:val="144"/>
        </w:trPr>
        <w:tc>
          <w:tcPr>
            <w:tcW w:w="2730" w:type="dxa"/>
            <w:tcBorders>
              <w:top w:val="nil"/>
              <w:left w:val="nil"/>
              <w:bottom w:val="nil"/>
              <w:right w:val="nil"/>
            </w:tcBorders>
            <w:tcMar>
              <w:top w:w="0" w:type="dxa"/>
              <w:left w:w="100" w:type="dxa"/>
              <w:bottom w:w="0" w:type="dxa"/>
              <w:right w:w="100" w:type="dxa"/>
            </w:tcMar>
          </w:tcPr>
          <w:p w14:paraId="3496FE31" w14:textId="77777777" w:rsidR="00DE135B" w:rsidRPr="00CF0B07" w:rsidRDefault="00AC4270" w:rsidP="00CF0B07">
            <w:pPr>
              <w:widowControl w:val="0"/>
              <w:spacing w:before="200" w:line="240" w:lineRule="auto"/>
              <w:jc w:val="both"/>
              <w:rPr>
                <w:b/>
                <w:bCs/>
                <w:sz w:val="18"/>
                <w:szCs w:val="18"/>
                <w:highlight w:val="white"/>
              </w:rPr>
            </w:pPr>
            <w:r w:rsidRPr="00CF0B07">
              <w:rPr>
                <w:b/>
                <w:bCs/>
                <w:sz w:val="18"/>
                <w:szCs w:val="18"/>
                <w:highlight w:val="white"/>
              </w:rPr>
              <w:t xml:space="preserve">Perceived Ease </w:t>
            </w:r>
            <w:proofErr w:type="gramStart"/>
            <w:r w:rsidRPr="00CF0B07">
              <w:rPr>
                <w:b/>
                <w:bCs/>
                <w:sz w:val="18"/>
                <w:szCs w:val="18"/>
                <w:highlight w:val="white"/>
              </w:rPr>
              <w:t>Of</w:t>
            </w:r>
            <w:proofErr w:type="gramEnd"/>
            <w:r w:rsidRPr="00CF0B07">
              <w:rPr>
                <w:b/>
                <w:bCs/>
                <w:sz w:val="18"/>
                <w:szCs w:val="18"/>
                <w:highlight w:val="white"/>
              </w:rPr>
              <w:t xml:space="preserve"> Use</w:t>
            </w:r>
          </w:p>
        </w:tc>
        <w:tc>
          <w:tcPr>
            <w:tcW w:w="1230" w:type="dxa"/>
            <w:tcBorders>
              <w:top w:val="nil"/>
              <w:left w:val="nil"/>
              <w:right w:val="nil"/>
            </w:tcBorders>
            <w:tcMar>
              <w:top w:w="0" w:type="dxa"/>
              <w:left w:w="100" w:type="dxa"/>
              <w:bottom w:w="0" w:type="dxa"/>
              <w:right w:w="100" w:type="dxa"/>
            </w:tcMar>
          </w:tcPr>
          <w:p w14:paraId="1FA27E3C" w14:textId="77777777" w:rsidR="00DE135B" w:rsidRPr="00CF0B07" w:rsidRDefault="00DE135B" w:rsidP="00CF0B07">
            <w:pPr>
              <w:widowControl w:val="0"/>
              <w:spacing w:line="240" w:lineRule="auto"/>
              <w:jc w:val="center"/>
              <w:rPr>
                <w:sz w:val="18"/>
                <w:szCs w:val="18"/>
                <w:highlight w:val="white"/>
              </w:rPr>
            </w:pPr>
          </w:p>
        </w:tc>
        <w:tc>
          <w:tcPr>
            <w:tcW w:w="2265" w:type="dxa"/>
            <w:tcBorders>
              <w:top w:val="nil"/>
              <w:left w:val="nil"/>
              <w:right w:val="nil"/>
            </w:tcBorders>
            <w:tcMar>
              <w:top w:w="0" w:type="dxa"/>
              <w:left w:w="100" w:type="dxa"/>
              <w:bottom w:w="0" w:type="dxa"/>
              <w:right w:w="100" w:type="dxa"/>
            </w:tcMar>
          </w:tcPr>
          <w:p w14:paraId="37D194DF" w14:textId="77777777" w:rsidR="00DE135B" w:rsidRPr="00CF0B07" w:rsidRDefault="00DE135B" w:rsidP="00CF0B07">
            <w:pPr>
              <w:widowControl w:val="0"/>
              <w:spacing w:line="240" w:lineRule="auto"/>
              <w:jc w:val="center"/>
              <w:rPr>
                <w:sz w:val="18"/>
                <w:szCs w:val="18"/>
                <w:highlight w:val="white"/>
              </w:rPr>
            </w:pPr>
          </w:p>
        </w:tc>
        <w:tc>
          <w:tcPr>
            <w:tcW w:w="2085" w:type="dxa"/>
            <w:tcBorders>
              <w:top w:val="nil"/>
              <w:left w:val="nil"/>
              <w:right w:val="nil"/>
            </w:tcBorders>
            <w:tcMar>
              <w:top w:w="0" w:type="dxa"/>
              <w:left w:w="100" w:type="dxa"/>
              <w:bottom w:w="0" w:type="dxa"/>
              <w:right w:w="100" w:type="dxa"/>
            </w:tcMar>
          </w:tcPr>
          <w:p w14:paraId="7E48F704" w14:textId="77777777" w:rsidR="00DE135B" w:rsidRPr="00CF0B07" w:rsidRDefault="00DE135B" w:rsidP="00CF0B07">
            <w:pPr>
              <w:widowControl w:val="0"/>
              <w:spacing w:line="240" w:lineRule="auto"/>
              <w:jc w:val="center"/>
              <w:rPr>
                <w:sz w:val="18"/>
                <w:szCs w:val="18"/>
                <w:highlight w:val="white"/>
              </w:rPr>
            </w:pPr>
          </w:p>
        </w:tc>
      </w:tr>
      <w:tr w:rsidR="00DE135B" w14:paraId="3C1D60C6" w14:textId="77777777">
        <w:trPr>
          <w:trHeight w:val="144"/>
        </w:trPr>
        <w:tc>
          <w:tcPr>
            <w:tcW w:w="2730" w:type="dxa"/>
            <w:tcBorders>
              <w:top w:val="nil"/>
              <w:left w:val="nil"/>
              <w:bottom w:val="nil"/>
              <w:right w:val="nil"/>
            </w:tcBorders>
            <w:tcMar>
              <w:top w:w="0" w:type="dxa"/>
              <w:left w:w="100" w:type="dxa"/>
              <w:bottom w:w="0" w:type="dxa"/>
              <w:right w:w="100" w:type="dxa"/>
            </w:tcMar>
          </w:tcPr>
          <w:p w14:paraId="3FE5000F" w14:textId="77777777" w:rsidR="00DE135B" w:rsidRPr="00CF0B07" w:rsidRDefault="00AC4270" w:rsidP="00CF0B07">
            <w:pPr>
              <w:widowControl w:val="0"/>
              <w:spacing w:line="240" w:lineRule="auto"/>
              <w:jc w:val="both"/>
              <w:rPr>
                <w:sz w:val="18"/>
                <w:szCs w:val="18"/>
                <w:highlight w:val="white"/>
              </w:rPr>
            </w:pPr>
            <w:r w:rsidRPr="00CF0B07">
              <w:rPr>
                <w:sz w:val="18"/>
                <w:szCs w:val="18"/>
                <w:highlight w:val="white"/>
              </w:rPr>
              <w:t>1. The user interface design makes the experience easy and smooth.</w:t>
            </w:r>
          </w:p>
        </w:tc>
        <w:tc>
          <w:tcPr>
            <w:tcW w:w="1230" w:type="dxa"/>
            <w:tcBorders>
              <w:top w:val="nil"/>
              <w:left w:val="nil"/>
              <w:right w:val="nil"/>
            </w:tcBorders>
            <w:tcMar>
              <w:top w:w="0" w:type="dxa"/>
              <w:left w:w="100" w:type="dxa"/>
              <w:bottom w:w="0" w:type="dxa"/>
              <w:right w:w="100" w:type="dxa"/>
            </w:tcMar>
          </w:tcPr>
          <w:p w14:paraId="4F402799"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3.43</w:t>
            </w:r>
          </w:p>
        </w:tc>
        <w:tc>
          <w:tcPr>
            <w:tcW w:w="2265" w:type="dxa"/>
            <w:tcBorders>
              <w:top w:val="nil"/>
              <w:left w:val="nil"/>
              <w:right w:val="nil"/>
            </w:tcBorders>
            <w:tcMar>
              <w:top w:w="0" w:type="dxa"/>
              <w:left w:w="100" w:type="dxa"/>
              <w:bottom w:w="0" w:type="dxa"/>
              <w:right w:w="100" w:type="dxa"/>
            </w:tcMar>
          </w:tcPr>
          <w:p w14:paraId="6B3C04DA"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0.66</w:t>
            </w:r>
          </w:p>
        </w:tc>
        <w:tc>
          <w:tcPr>
            <w:tcW w:w="2085" w:type="dxa"/>
            <w:tcBorders>
              <w:top w:val="nil"/>
              <w:left w:val="nil"/>
              <w:right w:val="nil"/>
            </w:tcBorders>
            <w:tcMar>
              <w:top w:w="0" w:type="dxa"/>
              <w:left w:w="100" w:type="dxa"/>
              <w:bottom w:w="0" w:type="dxa"/>
              <w:right w:w="100" w:type="dxa"/>
            </w:tcMar>
          </w:tcPr>
          <w:p w14:paraId="78930B17" w14:textId="77777777" w:rsidR="00DE135B" w:rsidRPr="00CF0B07" w:rsidRDefault="00AC4270" w:rsidP="00CF0B07">
            <w:pPr>
              <w:widowControl w:val="0"/>
              <w:spacing w:line="240" w:lineRule="auto"/>
              <w:jc w:val="both"/>
              <w:rPr>
                <w:sz w:val="18"/>
                <w:szCs w:val="18"/>
                <w:highlight w:val="white"/>
              </w:rPr>
            </w:pPr>
            <w:r w:rsidRPr="00CF0B07">
              <w:rPr>
                <w:sz w:val="18"/>
                <w:szCs w:val="18"/>
              </w:rPr>
              <w:t>Highly Acceptable</w:t>
            </w:r>
          </w:p>
        </w:tc>
      </w:tr>
      <w:tr w:rsidR="00DE135B" w14:paraId="4F5B66B8" w14:textId="77777777">
        <w:trPr>
          <w:trHeight w:val="144"/>
        </w:trPr>
        <w:tc>
          <w:tcPr>
            <w:tcW w:w="2730" w:type="dxa"/>
            <w:tcBorders>
              <w:top w:val="nil"/>
              <w:left w:val="nil"/>
              <w:bottom w:val="nil"/>
              <w:right w:val="nil"/>
            </w:tcBorders>
            <w:tcMar>
              <w:top w:w="0" w:type="dxa"/>
              <w:left w:w="100" w:type="dxa"/>
              <w:bottom w:w="0" w:type="dxa"/>
              <w:right w:w="100" w:type="dxa"/>
            </w:tcMar>
          </w:tcPr>
          <w:p w14:paraId="4E1669AA" w14:textId="77777777" w:rsidR="00DE135B" w:rsidRPr="00CF0B07" w:rsidRDefault="00AC4270" w:rsidP="00CF0B07">
            <w:pPr>
              <w:widowControl w:val="0"/>
              <w:spacing w:line="240" w:lineRule="auto"/>
              <w:jc w:val="both"/>
              <w:rPr>
                <w:sz w:val="18"/>
                <w:szCs w:val="18"/>
                <w:highlight w:val="white"/>
              </w:rPr>
            </w:pPr>
            <w:r w:rsidRPr="00CF0B07">
              <w:rPr>
                <w:sz w:val="18"/>
                <w:szCs w:val="18"/>
                <w:highlight w:val="white"/>
              </w:rPr>
              <w:t>2. The features of the system are easy to understand and to use.</w:t>
            </w:r>
          </w:p>
        </w:tc>
        <w:tc>
          <w:tcPr>
            <w:tcW w:w="1230" w:type="dxa"/>
            <w:tcBorders>
              <w:top w:val="nil"/>
              <w:left w:val="nil"/>
              <w:right w:val="nil"/>
            </w:tcBorders>
            <w:tcMar>
              <w:top w:w="0" w:type="dxa"/>
              <w:left w:w="100" w:type="dxa"/>
              <w:bottom w:w="0" w:type="dxa"/>
              <w:right w:w="100" w:type="dxa"/>
            </w:tcMar>
          </w:tcPr>
          <w:p w14:paraId="4CE08183"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3.59</w:t>
            </w:r>
          </w:p>
        </w:tc>
        <w:tc>
          <w:tcPr>
            <w:tcW w:w="2265" w:type="dxa"/>
            <w:tcBorders>
              <w:top w:val="nil"/>
              <w:left w:val="nil"/>
              <w:right w:val="nil"/>
            </w:tcBorders>
            <w:tcMar>
              <w:top w:w="0" w:type="dxa"/>
              <w:left w:w="100" w:type="dxa"/>
              <w:bottom w:w="0" w:type="dxa"/>
              <w:right w:w="100" w:type="dxa"/>
            </w:tcMar>
          </w:tcPr>
          <w:p w14:paraId="5BD567DD"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0.50</w:t>
            </w:r>
          </w:p>
        </w:tc>
        <w:tc>
          <w:tcPr>
            <w:tcW w:w="2085" w:type="dxa"/>
            <w:tcBorders>
              <w:top w:val="nil"/>
              <w:left w:val="nil"/>
              <w:right w:val="nil"/>
            </w:tcBorders>
            <w:tcMar>
              <w:top w:w="0" w:type="dxa"/>
              <w:left w:w="100" w:type="dxa"/>
              <w:bottom w:w="0" w:type="dxa"/>
              <w:right w:w="100" w:type="dxa"/>
            </w:tcMar>
          </w:tcPr>
          <w:p w14:paraId="24FE6AFE" w14:textId="77777777" w:rsidR="00DE135B" w:rsidRPr="00CF0B07" w:rsidRDefault="00AC4270" w:rsidP="00CF0B07">
            <w:pPr>
              <w:widowControl w:val="0"/>
              <w:spacing w:line="240" w:lineRule="auto"/>
              <w:jc w:val="both"/>
              <w:rPr>
                <w:sz w:val="18"/>
                <w:szCs w:val="18"/>
                <w:highlight w:val="white"/>
              </w:rPr>
            </w:pPr>
            <w:r w:rsidRPr="00CF0B07">
              <w:rPr>
                <w:sz w:val="18"/>
                <w:szCs w:val="18"/>
              </w:rPr>
              <w:t>Highly Acceptable</w:t>
            </w:r>
          </w:p>
        </w:tc>
      </w:tr>
      <w:tr w:rsidR="00DE135B" w14:paraId="760F52CC" w14:textId="77777777">
        <w:trPr>
          <w:trHeight w:val="144"/>
        </w:trPr>
        <w:tc>
          <w:tcPr>
            <w:tcW w:w="2730" w:type="dxa"/>
            <w:tcBorders>
              <w:top w:val="nil"/>
              <w:left w:val="nil"/>
              <w:bottom w:val="nil"/>
              <w:right w:val="nil"/>
            </w:tcBorders>
            <w:tcMar>
              <w:top w:w="0" w:type="dxa"/>
              <w:left w:w="100" w:type="dxa"/>
              <w:bottom w:w="0" w:type="dxa"/>
              <w:right w:w="100" w:type="dxa"/>
            </w:tcMar>
          </w:tcPr>
          <w:p w14:paraId="00806F86" w14:textId="0EA45708" w:rsidR="00DE135B" w:rsidRPr="00CF0B07" w:rsidRDefault="00AC4270" w:rsidP="00CF0B07">
            <w:pPr>
              <w:widowControl w:val="0"/>
              <w:spacing w:line="240" w:lineRule="auto"/>
              <w:jc w:val="both"/>
              <w:rPr>
                <w:sz w:val="18"/>
                <w:szCs w:val="18"/>
                <w:highlight w:val="white"/>
              </w:rPr>
            </w:pPr>
            <w:r w:rsidRPr="00CF0B07">
              <w:rPr>
                <w:sz w:val="18"/>
                <w:szCs w:val="18"/>
                <w:highlight w:val="white"/>
              </w:rPr>
              <w:t xml:space="preserve">3. The modules make it easy for the user to </w:t>
            </w:r>
            <w:r w:rsidR="00DE78C0" w:rsidRPr="00CF0B07">
              <w:rPr>
                <w:sz w:val="18"/>
                <w:szCs w:val="18"/>
                <w:highlight w:val="white"/>
              </w:rPr>
              <w:t>navigate and</w:t>
            </w:r>
            <w:r w:rsidRPr="00CF0B07">
              <w:rPr>
                <w:sz w:val="18"/>
                <w:szCs w:val="18"/>
                <w:highlight w:val="white"/>
              </w:rPr>
              <w:t xml:space="preserve"> understand information.</w:t>
            </w:r>
          </w:p>
        </w:tc>
        <w:tc>
          <w:tcPr>
            <w:tcW w:w="1230" w:type="dxa"/>
            <w:tcBorders>
              <w:top w:val="nil"/>
              <w:left w:val="nil"/>
              <w:right w:val="nil"/>
            </w:tcBorders>
            <w:tcMar>
              <w:top w:w="0" w:type="dxa"/>
              <w:left w:w="100" w:type="dxa"/>
              <w:bottom w:w="0" w:type="dxa"/>
              <w:right w:w="100" w:type="dxa"/>
            </w:tcMar>
          </w:tcPr>
          <w:p w14:paraId="5A431084"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3.63</w:t>
            </w:r>
          </w:p>
        </w:tc>
        <w:tc>
          <w:tcPr>
            <w:tcW w:w="2265" w:type="dxa"/>
            <w:tcBorders>
              <w:top w:val="nil"/>
              <w:left w:val="nil"/>
              <w:right w:val="nil"/>
            </w:tcBorders>
            <w:tcMar>
              <w:top w:w="0" w:type="dxa"/>
              <w:left w:w="100" w:type="dxa"/>
              <w:bottom w:w="0" w:type="dxa"/>
              <w:right w:w="100" w:type="dxa"/>
            </w:tcMar>
          </w:tcPr>
          <w:p w14:paraId="59DD7191"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0.49</w:t>
            </w:r>
          </w:p>
        </w:tc>
        <w:tc>
          <w:tcPr>
            <w:tcW w:w="2085" w:type="dxa"/>
            <w:tcBorders>
              <w:top w:val="nil"/>
              <w:left w:val="nil"/>
              <w:right w:val="nil"/>
            </w:tcBorders>
            <w:tcMar>
              <w:top w:w="0" w:type="dxa"/>
              <w:left w:w="100" w:type="dxa"/>
              <w:bottom w:w="0" w:type="dxa"/>
              <w:right w:w="100" w:type="dxa"/>
            </w:tcMar>
          </w:tcPr>
          <w:p w14:paraId="1F5AB646" w14:textId="77777777" w:rsidR="00DE135B" w:rsidRPr="00CF0B07" w:rsidRDefault="00AC4270" w:rsidP="00CF0B07">
            <w:pPr>
              <w:widowControl w:val="0"/>
              <w:spacing w:line="240" w:lineRule="auto"/>
              <w:jc w:val="both"/>
              <w:rPr>
                <w:sz w:val="18"/>
                <w:szCs w:val="18"/>
                <w:highlight w:val="white"/>
              </w:rPr>
            </w:pPr>
            <w:r w:rsidRPr="00CF0B07">
              <w:rPr>
                <w:sz w:val="18"/>
                <w:szCs w:val="18"/>
              </w:rPr>
              <w:t>Highly Acceptable</w:t>
            </w:r>
          </w:p>
        </w:tc>
      </w:tr>
      <w:tr w:rsidR="00DE135B" w14:paraId="2C889954" w14:textId="77777777">
        <w:trPr>
          <w:trHeight w:val="144"/>
        </w:trPr>
        <w:tc>
          <w:tcPr>
            <w:tcW w:w="2730" w:type="dxa"/>
            <w:tcBorders>
              <w:top w:val="nil"/>
              <w:left w:val="nil"/>
              <w:bottom w:val="nil"/>
              <w:right w:val="nil"/>
            </w:tcBorders>
            <w:tcMar>
              <w:top w:w="0" w:type="dxa"/>
              <w:left w:w="100" w:type="dxa"/>
              <w:bottom w:w="0" w:type="dxa"/>
              <w:right w:w="100" w:type="dxa"/>
            </w:tcMar>
          </w:tcPr>
          <w:p w14:paraId="44E8653A" w14:textId="77777777" w:rsidR="00DE135B" w:rsidRPr="00CF0B07" w:rsidRDefault="00AC4270" w:rsidP="00CF0B07">
            <w:pPr>
              <w:widowControl w:val="0"/>
              <w:spacing w:line="240" w:lineRule="auto"/>
              <w:jc w:val="both"/>
              <w:rPr>
                <w:sz w:val="18"/>
                <w:szCs w:val="18"/>
                <w:highlight w:val="white"/>
              </w:rPr>
            </w:pPr>
            <w:r w:rsidRPr="00CF0B07">
              <w:rPr>
                <w:sz w:val="18"/>
                <w:szCs w:val="18"/>
                <w:highlight w:val="white"/>
              </w:rPr>
              <w:t>4. The evaluation results are easy to access for both Administrators and for the Instructors.</w:t>
            </w:r>
          </w:p>
        </w:tc>
        <w:tc>
          <w:tcPr>
            <w:tcW w:w="1230" w:type="dxa"/>
            <w:tcBorders>
              <w:top w:val="nil"/>
              <w:left w:val="nil"/>
              <w:right w:val="nil"/>
            </w:tcBorders>
            <w:tcMar>
              <w:top w:w="0" w:type="dxa"/>
              <w:left w:w="100" w:type="dxa"/>
              <w:bottom w:w="0" w:type="dxa"/>
              <w:right w:w="100" w:type="dxa"/>
            </w:tcMar>
          </w:tcPr>
          <w:p w14:paraId="22804B7F"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3.70</w:t>
            </w:r>
          </w:p>
        </w:tc>
        <w:tc>
          <w:tcPr>
            <w:tcW w:w="2265" w:type="dxa"/>
            <w:tcBorders>
              <w:top w:val="nil"/>
              <w:left w:val="nil"/>
              <w:right w:val="nil"/>
            </w:tcBorders>
            <w:tcMar>
              <w:top w:w="0" w:type="dxa"/>
              <w:left w:w="100" w:type="dxa"/>
              <w:bottom w:w="0" w:type="dxa"/>
              <w:right w:w="100" w:type="dxa"/>
            </w:tcMar>
          </w:tcPr>
          <w:p w14:paraId="2EDD106B"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0.46</w:t>
            </w:r>
          </w:p>
        </w:tc>
        <w:tc>
          <w:tcPr>
            <w:tcW w:w="2085" w:type="dxa"/>
            <w:tcBorders>
              <w:top w:val="nil"/>
              <w:left w:val="nil"/>
              <w:right w:val="nil"/>
            </w:tcBorders>
            <w:tcMar>
              <w:top w:w="0" w:type="dxa"/>
              <w:left w:w="100" w:type="dxa"/>
              <w:bottom w:w="0" w:type="dxa"/>
              <w:right w:w="100" w:type="dxa"/>
            </w:tcMar>
          </w:tcPr>
          <w:p w14:paraId="71CBA512" w14:textId="77777777" w:rsidR="00DE135B" w:rsidRPr="00CF0B07" w:rsidRDefault="00AC4270" w:rsidP="00CF0B07">
            <w:pPr>
              <w:widowControl w:val="0"/>
              <w:spacing w:line="240" w:lineRule="auto"/>
              <w:jc w:val="both"/>
              <w:rPr>
                <w:sz w:val="18"/>
                <w:szCs w:val="18"/>
                <w:highlight w:val="white"/>
              </w:rPr>
            </w:pPr>
            <w:r w:rsidRPr="00CF0B07">
              <w:rPr>
                <w:sz w:val="18"/>
                <w:szCs w:val="18"/>
              </w:rPr>
              <w:t>Highly Acceptable</w:t>
            </w:r>
          </w:p>
        </w:tc>
      </w:tr>
      <w:tr w:rsidR="00DE135B" w14:paraId="29B8BFE9" w14:textId="77777777" w:rsidTr="00CF0B07">
        <w:trPr>
          <w:trHeight w:val="423"/>
        </w:trPr>
        <w:tc>
          <w:tcPr>
            <w:tcW w:w="2730" w:type="dxa"/>
            <w:tcBorders>
              <w:top w:val="nil"/>
              <w:left w:val="nil"/>
              <w:bottom w:val="nil"/>
              <w:right w:val="nil"/>
            </w:tcBorders>
            <w:tcMar>
              <w:top w:w="0" w:type="dxa"/>
              <w:left w:w="100" w:type="dxa"/>
              <w:bottom w:w="0" w:type="dxa"/>
              <w:right w:w="100" w:type="dxa"/>
            </w:tcMar>
          </w:tcPr>
          <w:p w14:paraId="0F6EF3AD" w14:textId="234150FB" w:rsidR="00DE135B" w:rsidRPr="00CF0B07" w:rsidRDefault="00AC4270" w:rsidP="00CF0B07">
            <w:pPr>
              <w:widowControl w:val="0"/>
              <w:spacing w:line="240" w:lineRule="auto"/>
              <w:jc w:val="both"/>
              <w:rPr>
                <w:sz w:val="18"/>
                <w:szCs w:val="18"/>
                <w:highlight w:val="white"/>
              </w:rPr>
            </w:pPr>
            <w:r w:rsidRPr="00CF0B07">
              <w:rPr>
                <w:sz w:val="18"/>
                <w:szCs w:val="18"/>
                <w:highlight w:val="white"/>
              </w:rPr>
              <w:t xml:space="preserve">5. Adjusting class </w:t>
            </w:r>
            <w:r w:rsidR="00DE78C0" w:rsidRPr="00CF0B07">
              <w:rPr>
                <w:sz w:val="18"/>
                <w:szCs w:val="18"/>
                <w:highlight w:val="white"/>
              </w:rPr>
              <w:t>details</w:t>
            </w:r>
            <w:r w:rsidRPr="00CF0B07">
              <w:rPr>
                <w:sz w:val="18"/>
                <w:szCs w:val="18"/>
                <w:highlight w:val="white"/>
              </w:rPr>
              <w:t xml:space="preserve"> in the system is simple and manageable.</w:t>
            </w:r>
          </w:p>
        </w:tc>
        <w:tc>
          <w:tcPr>
            <w:tcW w:w="1230" w:type="dxa"/>
            <w:tcBorders>
              <w:top w:val="nil"/>
              <w:left w:val="nil"/>
              <w:right w:val="nil"/>
            </w:tcBorders>
            <w:tcMar>
              <w:top w:w="0" w:type="dxa"/>
              <w:left w:w="100" w:type="dxa"/>
              <w:bottom w:w="0" w:type="dxa"/>
              <w:right w:w="100" w:type="dxa"/>
            </w:tcMar>
          </w:tcPr>
          <w:p w14:paraId="2E86E441"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3.45</w:t>
            </w:r>
          </w:p>
        </w:tc>
        <w:tc>
          <w:tcPr>
            <w:tcW w:w="2265" w:type="dxa"/>
            <w:tcBorders>
              <w:top w:val="nil"/>
              <w:left w:val="nil"/>
              <w:right w:val="nil"/>
            </w:tcBorders>
            <w:tcMar>
              <w:top w:w="0" w:type="dxa"/>
              <w:left w:w="100" w:type="dxa"/>
              <w:bottom w:w="0" w:type="dxa"/>
              <w:right w:w="100" w:type="dxa"/>
            </w:tcMar>
          </w:tcPr>
          <w:p w14:paraId="07EF5221"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0.63</w:t>
            </w:r>
          </w:p>
        </w:tc>
        <w:tc>
          <w:tcPr>
            <w:tcW w:w="2085" w:type="dxa"/>
            <w:tcBorders>
              <w:top w:val="nil"/>
              <w:left w:val="nil"/>
              <w:right w:val="nil"/>
            </w:tcBorders>
            <w:tcMar>
              <w:top w:w="0" w:type="dxa"/>
              <w:left w:w="100" w:type="dxa"/>
              <w:bottom w:w="0" w:type="dxa"/>
              <w:right w:w="100" w:type="dxa"/>
            </w:tcMar>
          </w:tcPr>
          <w:p w14:paraId="032E7E87" w14:textId="77777777" w:rsidR="00DE135B" w:rsidRPr="00CF0B07" w:rsidRDefault="00AC4270" w:rsidP="00CF0B07">
            <w:pPr>
              <w:widowControl w:val="0"/>
              <w:spacing w:line="240" w:lineRule="auto"/>
              <w:jc w:val="both"/>
              <w:rPr>
                <w:sz w:val="18"/>
                <w:szCs w:val="18"/>
                <w:highlight w:val="white"/>
              </w:rPr>
            </w:pPr>
            <w:r w:rsidRPr="00CF0B07">
              <w:rPr>
                <w:sz w:val="18"/>
                <w:szCs w:val="18"/>
              </w:rPr>
              <w:t>Highly Acceptable</w:t>
            </w:r>
          </w:p>
        </w:tc>
      </w:tr>
      <w:tr w:rsidR="00DE135B" w14:paraId="0A8EA851" w14:textId="77777777">
        <w:trPr>
          <w:trHeight w:val="144"/>
        </w:trPr>
        <w:tc>
          <w:tcPr>
            <w:tcW w:w="2730" w:type="dxa"/>
            <w:tcBorders>
              <w:top w:val="nil"/>
              <w:left w:val="nil"/>
              <w:bottom w:val="nil"/>
              <w:right w:val="nil"/>
            </w:tcBorders>
            <w:tcMar>
              <w:top w:w="0" w:type="dxa"/>
              <w:left w:w="100" w:type="dxa"/>
              <w:bottom w:w="0" w:type="dxa"/>
              <w:right w:w="100" w:type="dxa"/>
            </w:tcMar>
          </w:tcPr>
          <w:p w14:paraId="2FA71056" w14:textId="77777777" w:rsidR="00DE135B" w:rsidRPr="00CF0B07" w:rsidRDefault="00AC4270" w:rsidP="00CF0B07">
            <w:pPr>
              <w:widowControl w:val="0"/>
              <w:spacing w:before="200" w:line="240" w:lineRule="auto"/>
              <w:jc w:val="both"/>
              <w:rPr>
                <w:b/>
                <w:bCs/>
                <w:sz w:val="18"/>
                <w:szCs w:val="18"/>
                <w:highlight w:val="white"/>
              </w:rPr>
            </w:pPr>
            <w:r w:rsidRPr="00CF0B07">
              <w:rPr>
                <w:b/>
                <w:bCs/>
                <w:sz w:val="18"/>
                <w:szCs w:val="18"/>
                <w:highlight w:val="white"/>
              </w:rPr>
              <w:t>User Satisfaction</w:t>
            </w:r>
          </w:p>
        </w:tc>
        <w:tc>
          <w:tcPr>
            <w:tcW w:w="1230" w:type="dxa"/>
            <w:tcBorders>
              <w:top w:val="nil"/>
              <w:left w:val="nil"/>
              <w:right w:val="nil"/>
            </w:tcBorders>
            <w:tcMar>
              <w:top w:w="0" w:type="dxa"/>
              <w:left w:w="100" w:type="dxa"/>
              <w:bottom w:w="0" w:type="dxa"/>
              <w:right w:w="100" w:type="dxa"/>
            </w:tcMar>
          </w:tcPr>
          <w:p w14:paraId="372A70AF" w14:textId="77777777" w:rsidR="00DE135B" w:rsidRPr="00CF0B07" w:rsidRDefault="00DE135B" w:rsidP="00CF0B07">
            <w:pPr>
              <w:widowControl w:val="0"/>
              <w:spacing w:line="240" w:lineRule="auto"/>
              <w:jc w:val="center"/>
              <w:rPr>
                <w:sz w:val="18"/>
                <w:szCs w:val="18"/>
                <w:highlight w:val="white"/>
              </w:rPr>
            </w:pPr>
          </w:p>
        </w:tc>
        <w:tc>
          <w:tcPr>
            <w:tcW w:w="2265" w:type="dxa"/>
            <w:tcBorders>
              <w:top w:val="nil"/>
              <w:left w:val="nil"/>
              <w:right w:val="nil"/>
            </w:tcBorders>
            <w:tcMar>
              <w:top w:w="0" w:type="dxa"/>
              <w:left w:w="100" w:type="dxa"/>
              <w:bottom w:w="0" w:type="dxa"/>
              <w:right w:w="100" w:type="dxa"/>
            </w:tcMar>
          </w:tcPr>
          <w:p w14:paraId="7231C150" w14:textId="77777777" w:rsidR="00DE135B" w:rsidRPr="00CF0B07" w:rsidRDefault="00DE135B" w:rsidP="00CF0B07">
            <w:pPr>
              <w:widowControl w:val="0"/>
              <w:spacing w:line="240" w:lineRule="auto"/>
              <w:jc w:val="center"/>
              <w:rPr>
                <w:sz w:val="18"/>
                <w:szCs w:val="18"/>
                <w:highlight w:val="white"/>
              </w:rPr>
            </w:pPr>
          </w:p>
        </w:tc>
        <w:tc>
          <w:tcPr>
            <w:tcW w:w="2085" w:type="dxa"/>
            <w:tcBorders>
              <w:top w:val="nil"/>
              <w:left w:val="nil"/>
              <w:right w:val="nil"/>
            </w:tcBorders>
            <w:tcMar>
              <w:top w:w="0" w:type="dxa"/>
              <w:left w:w="100" w:type="dxa"/>
              <w:bottom w:w="0" w:type="dxa"/>
              <w:right w:w="100" w:type="dxa"/>
            </w:tcMar>
          </w:tcPr>
          <w:p w14:paraId="79D20ECC" w14:textId="77777777" w:rsidR="00DE135B" w:rsidRPr="00CF0B07" w:rsidRDefault="00DE135B" w:rsidP="00CF0B07">
            <w:pPr>
              <w:widowControl w:val="0"/>
              <w:spacing w:line="240" w:lineRule="auto"/>
              <w:jc w:val="center"/>
              <w:rPr>
                <w:sz w:val="18"/>
                <w:szCs w:val="18"/>
                <w:highlight w:val="white"/>
              </w:rPr>
            </w:pPr>
          </w:p>
        </w:tc>
      </w:tr>
      <w:tr w:rsidR="00DE135B" w14:paraId="24095E70" w14:textId="77777777">
        <w:trPr>
          <w:trHeight w:val="144"/>
        </w:trPr>
        <w:tc>
          <w:tcPr>
            <w:tcW w:w="2730" w:type="dxa"/>
            <w:tcBorders>
              <w:top w:val="nil"/>
              <w:left w:val="nil"/>
              <w:bottom w:val="nil"/>
              <w:right w:val="nil"/>
            </w:tcBorders>
            <w:tcMar>
              <w:top w:w="0" w:type="dxa"/>
              <w:left w:w="100" w:type="dxa"/>
              <w:bottom w:w="0" w:type="dxa"/>
              <w:right w:w="100" w:type="dxa"/>
            </w:tcMar>
          </w:tcPr>
          <w:p w14:paraId="1DDBD6D0" w14:textId="77777777" w:rsidR="00DE135B" w:rsidRPr="00CF0B07" w:rsidRDefault="00AC4270" w:rsidP="00CF0B07">
            <w:pPr>
              <w:widowControl w:val="0"/>
              <w:spacing w:line="240" w:lineRule="auto"/>
              <w:jc w:val="both"/>
              <w:rPr>
                <w:sz w:val="18"/>
                <w:szCs w:val="18"/>
                <w:highlight w:val="white"/>
              </w:rPr>
            </w:pPr>
            <w:r w:rsidRPr="00CF0B07">
              <w:rPr>
                <w:sz w:val="18"/>
                <w:szCs w:val="18"/>
                <w:highlight w:val="white"/>
              </w:rPr>
              <w:t>1. The system provides all essential features needed for monitoring and evaluation.</w:t>
            </w:r>
          </w:p>
        </w:tc>
        <w:tc>
          <w:tcPr>
            <w:tcW w:w="1230" w:type="dxa"/>
            <w:tcBorders>
              <w:top w:val="nil"/>
              <w:left w:val="nil"/>
              <w:right w:val="nil"/>
            </w:tcBorders>
            <w:tcMar>
              <w:top w:w="0" w:type="dxa"/>
              <w:left w:w="100" w:type="dxa"/>
              <w:bottom w:w="0" w:type="dxa"/>
              <w:right w:w="100" w:type="dxa"/>
            </w:tcMar>
          </w:tcPr>
          <w:p w14:paraId="15CCA38F"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3.55</w:t>
            </w:r>
          </w:p>
        </w:tc>
        <w:tc>
          <w:tcPr>
            <w:tcW w:w="2265" w:type="dxa"/>
            <w:tcBorders>
              <w:top w:val="nil"/>
              <w:left w:val="nil"/>
              <w:right w:val="nil"/>
            </w:tcBorders>
            <w:tcMar>
              <w:top w:w="0" w:type="dxa"/>
              <w:left w:w="100" w:type="dxa"/>
              <w:bottom w:w="0" w:type="dxa"/>
              <w:right w:w="100" w:type="dxa"/>
            </w:tcMar>
          </w:tcPr>
          <w:p w14:paraId="66AB6F0D"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0.50</w:t>
            </w:r>
          </w:p>
        </w:tc>
        <w:tc>
          <w:tcPr>
            <w:tcW w:w="2085" w:type="dxa"/>
            <w:tcBorders>
              <w:top w:val="nil"/>
              <w:left w:val="nil"/>
              <w:right w:val="nil"/>
            </w:tcBorders>
            <w:tcMar>
              <w:top w:w="0" w:type="dxa"/>
              <w:left w:w="100" w:type="dxa"/>
              <w:bottom w:w="0" w:type="dxa"/>
              <w:right w:w="100" w:type="dxa"/>
            </w:tcMar>
          </w:tcPr>
          <w:p w14:paraId="59D03836" w14:textId="77777777" w:rsidR="00DE135B" w:rsidRPr="00CF0B07" w:rsidRDefault="00AC4270" w:rsidP="00CF0B07">
            <w:pPr>
              <w:widowControl w:val="0"/>
              <w:spacing w:line="240" w:lineRule="auto"/>
              <w:jc w:val="both"/>
              <w:rPr>
                <w:sz w:val="18"/>
                <w:szCs w:val="18"/>
                <w:highlight w:val="white"/>
              </w:rPr>
            </w:pPr>
            <w:r w:rsidRPr="00CF0B07">
              <w:rPr>
                <w:sz w:val="18"/>
                <w:szCs w:val="18"/>
              </w:rPr>
              <w:t>Highly Acceptable</w:t>
            </w:r>
          </w:p>
        </w:tc>
      </w:tr>
      <w:tr w:rsidR="00DE135B" w14:paraId="5E461033" w14:textId="77777777">
        <w:trPr>
          <w:trHeight w:val="144"/>
        </w:trPr>
        <w:tc>
          <w:tcPr>
            <w:tcW w:w="2730" w:type="dxa"/>
            <w:tcBorders>
              <w:top w:val="nil"/>
              <w:left w:val="nil"/>
              <w:bottom w:val="nil"/>
              <w:right w:val="nil"/>
            </w:tcBorders>
            <w:tcMar>
              <w:top w:w="0" w:type="dxa"/>
              <w:left w:w="100" w:type="dxa"/>
              <w:bottom w:w="0" w:type="dxa"/>
              <w:right w:w="100" w:type="dxa"/>
            </w:tcMar>
          </w:tcPr>
          <w:p w14:paraId="1678BAF8" w14:textId="77777777" w:rsidR="00DE135B" w:rsidRPr="00CF0B07" w:rsidRDefault="00AC4270" w:rsidP="00CF0B07">
            <w:pPr>
              <w:widowControl w:val="0"/>
              <w:spacing w:line="240" w:lineRule="auto"/>
              <w:jc w:val="both"/>
              <w:rPr>
                <w:sz w:val="18"/>
                <w:szCs w:val="18"/>
                <w:highlight w:val="white"/>
              </w:rPr>
            </w:pPr>
            <w:r w:rsidRPr="00CF0B07">
              <w:rPr>
                <w:sz w:val="18"/>
                <w:szCs w:val="18"/>
                <w:highlight w:val="white"/>
              </w:rPr>
              <w:t>2. It produces accurate and reliable results.</w:t>
            </w:r>
          </w:p>
        </w:tc>
        <w:tc>
          <w:tcPr>
            <w:tcW w:w="1230" w:type="dxa"/>
            <w:tcBorders>
              <w:top w:val="nil"/>
              <w:left w:val="nil"/>
              <w:right w:val="nil"/>
            </w:tcBorders>
            <w:tcMar>
              <w:top w:w="0" w:type="dxa"/>
              <w:left w:w="100" w:type="dxa"/>
              <w:bottom w:w="0" w:type="dxa"/>
              <w:right w:w="100" w:type="dxa"/>
            </w:tcMar>
          </w:tcPr>
          <w:p w14:paraId="30A96C20"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3.64</w:t>
            </w:r>
          </w:p>
        </w:tc>
        <w:tc>
          <w:tcPr>
            <w:tcW w:w="2265" w:type="dxa"/>
            <w:tcBorders>
              <w:top w:val="nil"/>
              <w:left w:val="nil"/>
              <w:right w:val="nil"/>
            </w:tcBorders>
            <w:tcMar>
              <w:top w:w="0" w:type="dxa"/>
              <w:left w:w="100" w:type="dxa"/>
              <w:bottom w:w="0" w:type="dxa"/>
              <w:right w:w="100" w:type="dxa"/>
            </w:tcMar>
          </w:tcPr>
          <w:p w14:paraId="6EA5CBA8"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0.48</w:t>
            </w:r>
          </w:p>
        </w:tc>
        <w:tc>
          <w:tcPr>
            <w:tcW w:w="2085" w:type="dxa"/>
            <w:tcBorders>
              <w:top w:val="nil"/>
              <w:left w:val="nil"/>
              <w:right w:val="nil"/>
            </w:tcBorders>
            <w:tcMar>
              <w:top w:w="0" w:type="dxa"/>
              <w:left w:w="100" w:type="dxa"/>
              <w:bottom w:w="0" w:type="dxa"/>
              <w:right w:w="100" w:type="dxa"/>
            </w:tcMar>
          </w:tcPr>
          <w:p w14:paraId="6982E989" w14:textId="77777777" w:rsidR="00DE135B" w:rsidRPr="00CF0B07" w:rsidRDefault="00AC4270" w:rsidP="00CF0B07">
            <w:pPr>
              <w:widowControl w:val="0"/>
              <w:spacing w:line="240" w:lineRule="auto"/>
              <w:jc w:val="both"/>
              <w:rPr>
                <w:sz w:val="18"/>
                <w:szCs w:val="18"/>
                <w:highlight w:val="white"/>
              </w:rPr>
            </w:pPr>
            <w:r w:rsidRPr="00CF0B07">
              <w:rPr>
                <w:sz w:val="18"/>
                <w:szCs w:val="18"/>
              </w:rPr>
              <w:t>Highly Acceptable</w:t>
            </w:r>
          </w:p>
        </w:tc>
      </w:tr>
      <w:tr w:rsidR="00DE135B" w14:paraId="5E341773" w14:textId="77777777">
        <w:trPr>
          <w:trHeight w:val="144"/>
        </w:trPr>
        <w:tc>
          <w:tcPr>
            <w:tcW w:w="2730" w:type="dxa"/>
            <w:tcBorders>
              <w:top w:val="nil"/>
              <w:left w:val="nil"/>
              <w:bottom w:val="nil"/>
              <w:right w:val="nil"/>
            </w:tcBorders>
            <w:tcMar>
              <w:top w:w="0" w:type="dxa"/>
              <w:left w:w="100" w:type="dxa"/>
              <w:bottom w:w="0" w:type="dxa"/>
              <w:right w:w="100" w:type="dxa"/>
            </w:tcMar>
          </w:tcPr>
          <w:p w14:paraId="40E84FCA" w14:textId="77777777" w:rsidR="00DE135B" w:rsidRPr="00CF0B07" w:rsidRDefault="00AC4270" w:rsidP="00CF0B07">
            <w:pPr>
              <w:widowControl w:val="0"/>
              <w:spacing w:line="240" w:lineRule="auto"/>
              <w:jc w:val="both"/>
              <w:rPr>
                <w:sz w:val="18"/>
                <w:szCs w:val="18"/>
                <w:highlight w:val="white"/>
              </w:rPr>
            </w:pPr>
            <w:r w:rsidRPr="00CF0B07">
              <w:rPr>
                <w:sz w:val="18"/>
                <w:szCs w:val="18"/>
                <w:highlight w:val="white"/>
              </w:rPr>
              <w:t>3. The system makes it easier for teachers to administer evaluations when needed.</w:t>
            </w:r>
          </w:p>
        </w:tc>
        <w:tc>
          <w:tcPr>
            <w:tcW w:w="1230" w:type="dxa"/>
            <w:tcBorders>
              <w:top w:val="nil"/>
              <w:left w:val="nil"/>
              <w:right w:val="nil"/>
            </w:tcBorders>
            <w:tcMar>
              <w:top w:w="0" w:type="dxa"/>
              <w:left w:w="100" w:type="dxa"/>
              <w:bottom w:w="0" w:type="dxa"/>
              <w:right w:w="100" w:type="dxa"/>
            </w:tcMar>
          </w:tcPr>
          <w:p w14:paraId="2B49DB5D"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3.57</w:t>
            </w:r>
          </w:p>
        </w:tc>
        <w:tc>
          <w:tcPr>
            <w:tcW w:w="2265" w:type="dxa"/>
            <w:tcBorders>
              <w:top w:val="nil"/>
              <w:left w:val="nil"/>
              <w:right w:val="nil"/>
            </w:tcBorders>
            <w:tcMar>
              <w:top w:w="0" w:type="dxa"/>
              <w:left w:w="100" w:type="dxa"/>
              <w:bottom w:w="0" w:type="dxa"/>
              <w:right w:w="100" w:type="dxa"/>
            </w:tcMar>
          </w:tcPr>
          <w:p w14:paraId="4B71569A"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0.50</w:t>
            </w:r>
          </w:p>
        </w:tc>
        <w:tc>
          <w:tcPr>
            <w:tcW w:w="2085" w:type="dxa"/>
            <w:tcBorders>
              <w:top w:val="nil"/>
              <w:left w:val="nil"/>
              <w:right w:val="nil"/>
            </w:tcBorders>
            <w:tcMar>
              <w:top w:w="0" w:type="dxa"/>
              <w:left w:w="100" w:type="dxa"/>
              <w:bottom w:w="0" w:type="dxa"/>
              <w:right w:w="100" w:type="dxa"/>
            </w:tcMar>
          </w:tcPr>
          <w:p w14:paraId="5614274A" w14:textId="77777777" w:rsidR="00DE135B" w:rsidRPr="00CF0B07" w:rsidRDefault="00AC4270" w:rsidP="00CF0B07">
            <w:pPr>
              <w:widowControl w:val="0"/>
              <w:spacing w:line="240" w:lineRule="auto"/>
              <w:jc w:val="both"/>
              <w:rPr>
                <w:sz w:val="18"/>
                <w:szCs w:val="18"/>
                <w:highlight w:val="white"/>
              </w:rPr>
            </w:pPr>
            <w:r w:rsidRPr="00CF0B07">
              <w:rPr>
                <w:sz w:val="18"/>
                <w:szCs w:val="18"/>
              </w:rPr>
              <w:t>Highly Acceptable</w:t>
            </w:r>
          </w:p>
        </w:tc>
      </w:tr>
      <w:tr w:rsidR="00DE135B" w14:paraId="09EE959C" w14:textId="77777777">
        <w:trPr>
          <w:trHeight w:val="144"/>
        </w:trPr>
        <w:tc>
          <w:tcPr>
            <w:tcW w:w="2730" w:type="dxa"/>
            <w:tcBorders>
              <w:top w:val="nil"/>
              <w:left w:val="nil"/>
              <w:bottom w:val="nil"/>
              <w:right w:val="nil"/>
            </w:tcBorders>
            <w:tcMar>
              <w:top w:w="0" w:type="dxa"/>
              <w:left w:w="100" w:type="dxa"/>
              <w:bottom w:w="0" w:type="dxa"/>
              <w:right w:w="100" w:type="dxa"/>
            </w:tcMar>
          </w:tcPr>
          <w:p w14:paraId="0F748141" w14:textId="2E01C44F" w:rsidR="00DE135B" w:rsidRPr="00CF0B07" w:rsidRDefault="00AC4270" w:rsidP="00CF0B07">
            <w:pPr>
              <w:widowControl w:val="0"/>
              <w:spacing w:line="240" w:lineRule="auto"/>
              <w:jc w:val="both"/>
              <w:rPr>
                <w:sz w:val="18"/>
                <w:szCs w:val="18"/>
                <w:highlight w:val="white"/>
              </w:rPr>
            </w:pPr>
            <w:r w:rsidRPr="00CF0B07">
              <w:rPr>
                <w:sz w:val="18"/>
                <w:szCs w:val="18"/>
                <w:highlight w:val="white"/>
              </w:rPr>
              <w:t xml:space="preserve">4. The system delivers meaningful insights and reports for monitoring </w:t>
            </w:r>
            <w:r w:rsidR="00CF0B07" w:rsidRPr="00CF0B07">
              <w:rPr>
                <w:sz w:val="18"/>
                <w:szCs w:val="18"/>
                <w:highlight w:val="white"/>
              </w:rPr>
              <w:t>progress. Through</w:t>
            </w:r>
            <w:r w:rsidRPr="00CF0B07">
              <w:rPr>
                <w:sz w:val="18"/>
                <w:szCs w:val="18"/>
                <w:highlight w:val="white"/>
              </w:rPr>
              <w:t xml:space="preserve"> evaluation form</w:t>
            </w:r>
          </w:p>
        </w:tc>
        <w:tc>
          <w:tcPr>
            <w:tcW w:w="1230" w:type="dxa"/>
            <w:tcBorders>
              <w:top w:val="nil"/>
              <w:left w:val="nil"/>
              <w:right w:val="nil"/>
            </w:tcBorders>
            <w:tcMar>
              <w:top w:w="0" w:type="dxa"/>
              <w:left w:w="100" w:type="dxa"/>
              <w:bottom w:w="0" w:type="dxa"/>
              <w:right w:w="100" w:type="dxa"/>
            </w:tcMar>
          </w:tcPr>
          <w:p w14:paraId="038F525D"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3.57</w:t>
            </w:r>
          </w:p>
        </w:tc>
        <w:tc>
          <w:tcPr>
            <w:tcW w:w="2265" w:type="dxa"/>
            <w:tcBorders>
              <w:top w:val="nil"/>
              <w:left w:val="nil"/>
              <w:right w:val="nil"/>
            </w:tcBorders>
            <w:tcMar>
              <w:top w:w="0" w:type="dxa"/>
              <w:left w:w="100" w:type="dxa"/>
              <w:bottom w:w="0" w:type="dxa"/>
              <w:right w:w="100" w:type="dxa"/>
            </w:tcMar>
          </w:tcPr>
          <w:p w14:paraId="2C5772A8"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0.50</w:t>
            </w:r>
          </w:p>
        </w:tc>
        <w:tc>
          <w:tcPr>
            <w:tcW w:w="2085" w:type="dxa"/>
            <w:tcBorders>
              <w:top w:val="nil"/>
              <w:left w:val="nil"/>
              <w:right w:val="nil"/>
            </w:tcBorders>
            <w:tcMar>
              <w:top w:w="0" w:type="dxa"/>
              <w:left w:w="100" w:type="dxa"/>
              <w:bottom w:w="0" w:type="dxa"/>
              <w:right w:w="100" w:type="dxa"/>
            </w:tcMar>
          </w:tcPr>
          <w:p w14:paraId="31D66BB4" w14:textId="77777777" w:rsidR="00DE135B" w:rsidRPr="00CF0B07" w:rsidRDefault="00AC4270" w:rsidP="00CF0B07">
            <w:pPr>
              <w:widowControl w:val="0"/>
              <w:spacing w:line="240" w:lineRule="auto"/>
              <w:jc w:val="both"/>
              <w:rPr>
                <w:sz w:val="18"/>
                <w:szCs w:val="18"/>
                <w:highlight w:val="white"/>
              </w:rPr>
            </w:pPr>
            <w:r w:rsidRPr="00CF0B07">
              <w:rPr>
                <w:sz w:val="18"/>
                <w:szCs w:val="18"/>
              </w:rPr>
              <w:t>Highly Acceptable</w:t>
            </w:r>
          </w:p>
        </w:tc>
      </w:tr>
      <w:tr w:rsidR="00DE135B" w14:paraId="70C2331B" w14:textId="77777777">
        <w:trPr>
          <w:trHeight w:val="144"/>
        </w:trPr>
        <w:tc>
          <w:tcPr>
            <w:tcW w:w="2730" w:type="dxa"/>
            <w:tcBorders>
              <w:top w:val="nil"/>
              <w:left w:val="nil"/>
              <w:bottom w:val="nil"/>
              <w:right w:val="nil"/>
            </w:tcBorders>
            <w:tcMar>
              <w:top w:w="0" w:type="dxa"/>
              <w:left w:w="100" w:type="dxa"/>
              <w:bottom w:w="0" w:type="dxa"/>
              <w:right w:w="100" w:type="dxa"/>
            </w:tcMar>
          </w:tcPr>
          <w:p w14:paraId="20EE4483" w14:textId="77777777" w:rsidR="00DE135B" w:rsidRPr="00CF0B07" w:rsidRDefault="00AC4270" w:rsidP="00CF0B07">
            <w:pPr>
              <w:widowControl w:val="0"/>
              <w:spacing w:line="240" w:lineRule="auto"/>
              <w:jc w:val="both"/>
              <w:rPr>
                <w:sz w:val="18"/>
                <w:szCs w:val="18"/>
                <w:highlight w:val="white"/>
              </w:rPr>
            </w:pPr>
            <w:r w:rsidRPr="00CF0B07">
              <w:rPr>
                <w:sz w:val="18"/>
                <w:szCs w:val="18"/>
                <w:highlight w:val="white"/>
              </w:rPr>
              <w:t>5. I would recommend this system for full implementation in the extension program.</w:t>
            </w:r>
          </w:p>
        </w:tc>
        <w:tc>
          <w:tcPr>
            <w:tcW w:w="1230" w:type="dxa"/>
            <w:tcBorders>
              <w:top w:val="nil"/>
              <w:left w:val="nil"/>
              <w:right w:val="nil"/>
            </w:tcBorders>
            <w:tcMar>
              <w:top w:w="0" w:type="dxa"/>
              <w:left w:w="100" w:type="dxa"/>
              <w:bottom w:w="0" w:type="dxa"/>
              <w:right w:w="100" w:type="dxa"/>
            </w:tcMar>
          </w:tcPr>
          <w:p w14:paraId="6FC709F6"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3.61</w:t>
            </w:r>
          </w:p>
        </w:tc>
        <w:tc>
          <w:tcPr>
            <w:tcW w:w="2265" w:type="dxa"/>
            <w:tcBorders>
              <w:top w:val="nil"/>
              <w:left w:val="nil"/>
              <w:right w:val="nil"/>
            </w:tcBorders>
            <w:tcMar>
              <w:top w:w="0" w:type="dxa"/>
              <w:left w:w="100" w:type="dxa"/>
              <w:bottom w:w="0" w:type="dxa"/>
              <w:right w:w="100" w:type="dxa"/>
            </w:tcMar>
          </w:tcPr>
          <w:p w14:paraId="41D6214C" w14:textId="77777777" w:rsidR="00DE135B" w:rsidRPr="00CF0B07" w:rsidRDefault="00AC4270" w:rsidP="00CF0B07">
            <w:pPr>
              <w:widowControl w:val="0"/>
              <w:spacing w:line="240" w:lineRule="auto"/>
              <w:jc w:val="center"/>
              <w:rPr>
                <w:sz w:val="18"/>
                <w:szCs w:val="18"/>
                <w:highlight w:val="white"/>
              </w:rPr>
            </w:pPr>
            <w:r w:rsidRPr="00CF0B07">
              <w:rPr>
                <w:sz w:val="18"/>
                <w:szCs w:val="18"/>
                <w:highlight w:val="white"/>
              </w:rPr>
              <w:t>0.49</w:t>
            </w:r>
          </w:p>
        </w:tc>
        <w:tc>
          <w:tcPr>
            <w:tcW w:w="2085" w:type="dxa"/>
            <w:tcBorders>
              <w:top w:val="nil"/>
              <w:left w:val="nil"/>
              <w:right w:val="nil"/>
            </w:tcBorders>
            <w:tcMar>
              <w:top w:w="0" w:type="dxa"/>
              <w:left w:w="100" w:type="dxa"/>
              <w:bottom w:w="0" w:type="dxa"/>
              <w:right w:w="100" w:type="dxa"/>
            </w:tcMar>
          </w:tcPr>
          <w:p w14:paraId="4EC82F0F" w14:textId="77777777" w:rsidR="00DE135B" w:rsidRPr="00CF0B07" w:rsidRDefault="00AC4270" w:rsidP="00CF0B07">
            <w:pPr>
              <w:widowControl w:val="0"/>
              <w:spacing w:line="240" w:lineRule="auto"/>
              <w:jc w:val="both"/>
              <w:rPr>
                <w:sz w:val="18"/>
                <w:szCs w:val="18"/>
                <w:highlight w:val="white"/>
              </w:rPr>
            </w:pPr>
            <w:r w:rsidRPr="00CF0B07">
              <w:rPr>
                <w:sz w:val="18"/>
                <w:szCs w:val="18"/>
              </w:rPr>
              <w:t>Highly Acceptable</w:t>
            </w:r>
          </w:p>
        </w:tc>
      </w:tr>
      <w:tr w:rsidR="00DE135B" w14:paraId="7D976633" w14:textId="77777777">
        <w:trPr>
          <w:trHeight w:val="144"/>
        </w:trPr>
        <w:tc>
          <w:tcPr>
            <w:tcW w:w="2730" w:type="dxa"/>
            <w:tcBorders>
              <w:top w:val="nil"/>
              <w:left w:val="nil"/>
              <w:bottom w:val="single" w:sz="12" w:space="0" w:color="000000"/>
              <w:right w:val="nil"/>
            </w:tcBorders>
            <w:tcMar>
              <w:top w:w="0" w:type="dxa"/>
              <w:left w:w="100" w:type="dxa"/>
              <w:bottom w:w="0" w:type="dxa"/>
              <w:right w:w="100" w:type="dxa"/>
            </w:tcMar>
          </w:tcPr>
          <w:p w14:paraId="652F78C9" w14:textId="77777777" w:rsidR="00DE135B" w:rsidRPr="00CF0B07" w:rsidRDefault="00AC4270" w:rsidP="00CF0B07">
            <w:pPr>
              <w:widowControl w:val="0"/>
              <w:spacing w:line="240" w:lineRule="auto"/>
              <w:jc w:val="both"/>
              <w:rPr>
                <w:b/>
                <w:bCs/>
                <w:sz w:val="18"/>
                <w:szCs w:val="18"/>
                <w:highlight w:val="white"/>
              </w:rPr>
            </w:pPr>
            <w:r w:rsidRPr="00CF0B07">
              <w:rPr>
                <w:b/>
                <w:bCs/>
                <w:sz w:val="18"/>
                <w:szCs w:val="18"/>
                <w:highlight w:val="white"/>
              </w:rPr>
              <w:t>Overall Mean</w:t>
            </w:r>
          </w:p>
        </w:tc>
        <w:tc>
          <w:tcPr>
            <w:tcW w:w="1230" w:type="dxa"/>
            <w:tcBorders>
              <w:top w:val="nil"/>
              <w:left w:val="nil"/>
              <w:bottom w:val="single" w:sz="12" w:space="0" w:color="000000"/>
              <w:right w:val="nil"/>
            </w:tcBorders>
            <w:tcMar>
              <w:top w:w="0" w:type="dxa"/>
              <w:left w:w="100" w:type="dxa"/>
              <w:bottom w:w="0" w:type="dxa"/>
              <w:right w:w="100" w:type="dxa"/>
            </w:tcMar>
          </w:tcPr>
          <w:p w14:paraId="69399919" w14:textId="77777777" w:rsidR="00DE135B" w:rsidRPr="00CF0B07" w:rsidRDefault="00AC4270" w:rsidP="00CF0B07">
            <w:pPr>
              <w:widowControl w:val="0"/>
              <w:spacing w:line="240" w:lineRule="auto"/>
              <w:jc w:val="center"/>
              <w:rPr>
                <w:b/>
                <w:bCs/>
                <w:sz w:val="18"/>
                <w:szCs w:val="18"/>
                <w:highlight w:val="white"/>
              </w:rPr>
            </w:pPr>
            <w:r w:rsidRPr="00CF0B07">
              <w:rPr>
                <w:b/>
                <w:bCs/>
                <w:sz w:val="18"/>
                <w:szCs w:val="18"/>
                <w:highlight w:val="white"/>
              </w:rPr>
              <w:t>3.59</w:t>
            </w:r>
          </w:p>
        </w:tc>
        <w:tc>
          <w:tcPr>
            <w:tcW w:w="2265" w:type="dxa"/>
            <w:tcBorders>
              <w:top w:val="nil"/>
              <w:left w:val="nil"/>
              <w:bottom w:val="single" w:sz="12" w:space="0" w:color="000000"/>
              <w:right w:val="nil"/>
            </w:tcBorders>
            <w:tcMar>
              <w:top w:w="0" w:type="dxa"/>
              <w:left w:w="100" w:type="dxa"/>
              <w:bottom w:w="0" w:type="dxa"/>
              <w:right w:w="100" w:type="dxa"/>
            </w:tcMar>
          </w:tcPr>
          <w:p w14:paraId="61B34B5E" w14:textId="77777777" w:rsidR="00DE135B" w:rsidRPr="00CF0B07" w:rsidRDefault="00AC4270" w:rsidP="00CF0B07">
            <w:pPr>
              <w:widowControl w:val="0"/>
              <w:spacing w:line="240" w:lineRule="auto"/>
              <w:jc w:val="center"/>
              <w:rPr>
                <w:b/>
                <w:bCs/>
                <w:sz w:val="18"/>
                <w:szCs w:val="18"/>
                <w:highlight w:val="white"/>
              </w:rPr>
            </w:pPr>
            <w:r w:rsidRPr="00CF0B07">
              <w:rPr>
                <w:b/>
                <w:bCs/>
                <w:sz w:val="18"/>
                <w:szCs w:val="18"/>
                <w:highlight w:val="white"/>
              </w:rPr>
              <w:t>0.65</w:t>
            </w:r>
          </w:p>
        </w:tc>
        <w:tc>
          <w:tcPr>
            <w:tcW w:w="2085" w:type="dxa"/>
            <w:tcBorders>
              <w:top w:val="nil"/>
              <w:left w:val="nil"/>
              <w:bottom w:val="single" w:sz="12" w:space="0" w:color="000000"/>
              <w:right w:val="nil"/>
            </w:tcBorders>
            <w:tcMar>
              <w:top w:w="0" w:type="dxa"/>
              <w:left w:w="100" w:type="dxa"/>
              <w:bottom w:w="0" w:type="dxa"/>
              <w:right w:w="100" w:type="dxa"/>
            </w:tcMar>
          </w:tcPr>
          <w:p w14:paraId="365F3595" w14:textId="55151946" w:rsidR="00DE135B" w:rsidRPr="00CF0B07" w:rsidRDefault="00AC4270" w:rsidP="00CF0B07">
            <w:pPr>
              <w:widowControl w:val="0"/>
              <w:spacing w:line="240" w:lineRule="auto"/>
              <w:jc w:val="both"/>
              <w:rPr>
                <w:b/>
                <w:bCs/>
                <w:sz w:val="18"/>
                <w:szCs w:val="18"/>
                <w:highlight w:val="white"/>
              </w:rPr>
            </w:pPr>
            <w:r w:rsidRPr="00CF0B07">
              <w:rPr>
                <w:b/>
                <w:bCs/>
                <w:sz w:val="18"/>
                <w:szCs w:val="18"/>
              </w:rPr>
              <w:t>Highly Acceptable</w:t>
            </w:r>
          </w:p>
        </w:tc>
      </w:tr>
    </w:tbl>
    <w:p w14:paraId="70CD5C27" w14:textId="77777777" w:rsidR="002B7C5E" w:rsidRPr="00CF0B07" w:rsidRDefault="00AC4270">
      <w:pPr>
        <w:widowControl w:val="0"/>
        <w:jc w:val="both"/>
        <w:rPr>
          <w:i/>
          <w:iCs/>
          <w:sz w:val="16"/>
          <w:szCs w:val="16"/>
        </w:rPr>
      </w:pPr>
      <w:r w:rsidRPr="00CF0B07">
        <w:rPr>
          <w:b/>
          <w:bCs/>
          <w:i/>
          <w:iCs/>
          <w:sz w:val="16"/>
          <w:szCs w:val="16"/>
        </w:rPr>
        <w:t>Legend:</w:t>
      </w:r>
      <w:r w:rsidRPr="00CF0B07">
        <w:rPr>
          <w:i/>
          <w:iCs/>
          <w:sz w:val="16"/>
          <w:szCs w:val="16"/>
        </w:rPr>
        <w:t xml:space="preserve"> 3.25 – 4.00 = Highly Acceptable, 2.50 – 3.24 =Moderately Acceptable, 1.75 – 2.49 = Slightly Acceptable, 1.0 – 1.74 = Not Acceptable  </w:t>
      </w:r>
    </w:p>
    <w:p w14:paraId="10AB6811" w14:textId="17ACE3CC" w:rsidR="002B7C5E" w:rsidRPr="003C7F80" w:rsidRDefault="00AC4270" w:rsidP="003C7F80">
      <w:pPr>
        <w:widowControl w:val="0"/>
        <w:jc w:val="both"/>
        <w:rPr>
          <w:b/>
          <w:bCs/>
          <w:sz w:val="16"/>
          <w:szCs w:val="16"/>
          <w:highlight w:val="white"/>
        </w:rPr>
      </w:pPr>
      <w:r w:rsidRPr="00CF0B07">
        <w:rPr>
          <w:b/>
          <w:bCs/>
          <w:i/>
          <w:iCs/>
          <w:sz w:val="16"/>
          <w:szCs w:val="16"/>
        </w:rPr>
        <w:t>N=56</w:t>
      </w:r>
    </w:p>
    <w:p w14:paraId="7B816075" w14:textId="041E1229" w:rsidR="00DE135B" w:rsidRDefault="00AC4270">
      <w:pPr>
        <w:spacing w:before="200" w:after="200" w:line="480" w:lineRule="auto"/>
        <w:jc w:val="both"/>
        <w:rPr>
          <w:b/>
          <w:bCs/>
          <w:sz w:val="24"/>
          <w:szCs w:val="24"/>
          <w:highlight w:val="white"/>
        </w:rPr>
      </w:pPr>
      <w:r>
        <w:rPr>
          <w:b/>
          <w:bCs/>
          <w:sz w:val="24"/>
          <w:szCs w:val="24"/>
          <w:highlight w:val="white"/>
        </w:rPr>
        <w:lastRenderedPageBreak/>
        <w:t>Unit Testing</w:t>
      </w:r>
    </w:p>
    <w:p w14:paraId="2D5E5E98" w14:textId="77777777" w:rsidR="00DE135B" w:rsidRDefault="00AC4270">
      <w:pPr>
        <w:spacing w:before="200" w:after="200" w:line="480" w:lineRule="auto"/>
        <w:jc w:val="both"/>
        <w:rPr>
          <w:sz w:val="24"/>
          <w:szCs w:val="24"/>
          <w:highlight w:val="white"/>
        </w:rPr>
      </w:pPr>
      <w:r>
        <w:rPr>
          <w:b/>
          <w:bCs/>
          <w:sz w:val="24"/>
          <w:szCs w:val="24"/>
          <w:highlight w:val="white"/>
        </w:rPr>
        <w:tab/>
      </w:r>
      <w:r>
        <w:rPr>
          <w:sz w:val="24"/>
          <w:szCs w:val="24"/>
          <w:highlight w:val="white"/>
        </w:rPr>
        <w:t>The following findings were derived through analyzing the system's units, representing the functions of each module. The developers tested all modules to ensure the connecting modules were up to standard.</w:t>
      </w:r>
    </w:p>
    <w:p w14:paraId="185FAAE3" w14:textId="6DE859AB" w:rsidR="00DE135B" w:rsidRDefault="00AC4270" w:rsidP="00D133D3">
      <w:pPr>
        <w:spacing w:before="200" w:after="200" w:line="480" w:lineRule="auto"/>
        <w:ind w:firstLine="720"/>
        <w:jc w:val="both"/>
        <w:rPr>
          <w:sz w:val="24"/>
          <w:szCs w:val="24"/>
          <w:highlight w:val="white"/>
        </w:rPr>
      </w:pPr>
      <w:r>
        <w:rPr>
          <w:sz w:val="24"/>
          <w:szCs w:val="24"/>
          <w:highlight w:val="white"/>
        </w:rPr>
        <w:t>The Beneficiary module provides Beneficiaries with access to the program, learning materials, submission of activities, and commenting/replying in the system. The module also supports Beneficiaries in completing the evaluation form</w:t>
      </w:r>
      <w:r w:rsidR="00D133D3">
        <w:rPr>
          <w:sz w:val="24"/>
          <w:szCs w:val="24"/>
          <w:highlight w:val="white"/>
        </w:rPr>
        <w:t>.</w:t>
      </w:r>
    </w:p>
    <w:p w14:paraId="292B8CC0" w14:textId="77777777" w:rsidR="00DE135B" w:rsidRPr="00CF0B07" w:rsidRDefault="00AC4270">
      <w:pPr>
        <w:spacing w:before="200" w:after="200" w:line="480" w:lineRule="auto"/>
        <w:jc w:val="center"/>
        <w:rPr>
          <w:sz w:val="24"/>
          <w:szCs w:val="24"/>
        </w:rPr>
      </w:pPr>
      <w:r w:rsidRPr="00CF0B07">
        <w:rPr>
          <w:sz w:val="24"/>
          <w:szCs w:val="24"/>
          <w:highlight w:val="white"/>
        </w:rPr>
        <w:t>Table 14. Unit Testing for Beneficiary Module</w:t>
      </w:r>
    </w:p>
    <w:tbl>
      <w:tblPr>
        <w:tblStyle w:val="afff1"/>
        <w:tblW w:w="8310" w:type="dxa"/>
        <w:tblBorders>
          <w:top w:val="nil"/>
          <w:left w:val="nil"/>
          <w:bottom w:val="nil"/>
          <w:right w:val="nil"/>
          <w:insideH w:val="nil"/>
          <w:insideV w:val="nil"/>
        </w:tblBorders>
        <w:tblLayout w:type="fixed"/>
        <w:tblLook w:val="0600" w:firstRow="0" w:lastRow="0" w:firstColumn="0" w:lastColumn="0" w:noHBand="1" w:noVBand="1"/>
      </w:tblPr>
      <w:tblGrid>
        <w:gridCol w:w="1725"/>
        <w:gridCol w:w="2865"/>
        <w:gridCol w:w="2265"/>
        <w:gridCol w:w="1455"/>
      </w:tblGrid>
      <w:tr w:rsidR="00DE135B" w14:paraId="773A6EA2" w14:textId="77777777">
        <w:trPr>
          <w:trHeight w:val="144"/>
        </w:trPr>
        <w:tc>
          <w:tcPr>
            <w:tcW w:w="1725" w:type="dxa"/>
            <w:tcBorders>
              <w:top w:val="single" w:sz="8" w:space="0" w:color="000000"/>
              <w:left w:val="nil"/>
              <w:bottom w:val="single" w:sz="12" w:space="0" w:color="000000"/>
              <w:right w:val="nil"/>
            </w:tcBorders>
            <w:tcMar>
              <w:top w:w="0" w:type="dxa"/>
              <w:left w:w="100" w:type="dxa"/>
              <w:bottom w:w="0" w:type="dxa"/>
              <w:right w:w="100" w:type="dxa"/>
            </w:tcMar>
          </w:tcPr>
          <w:p w14:paraId="06C363C4" w14:textId="62AD07D3" w:rsidR="00DE135B" w:rsidRDefault="00AC4270" w:rsidP="00CF0B07">
            <w:pPr>
              <w:widowControl w:val="0"/>
              <w:spacing w:line="240" w:lineRule="auto"/>
              <w:jc w:val="both"/>
              <w:rPr>
                <w:b/>
                <w:bCs/>
                <w:highlight w:val="white"/>
              </w:rPr>
            </w:pPr>
            <w:r>
              <w:rPr>
                <w:b/>
                <w:bCs/>
                <w:highlight w:val="white"/>
              </w:rPr>
              <w:t>Tested Case</w:t>
            </w:r>
          </w:p>
        </w:tc>
        <w:tc>
          <w:tcPr>
            <w:tcW w:w="2865" w:type="dxa"/>
            <w:tcBorders>
              <w:top w:val="single" w:sz="8" w:space="0" w:color="000000"/>
              <w:left w:val="nil"/>
              <w:bottom w:val="single" w:sz="12" w:space="0" w:color="000000"/>
              <w:right w:val="nil"/>
            </w:tcBorders>
            <w:tcMar>
              <w:top w:w="0" w:type="dxa"/>
              <w:left w:w="100" w:type="dxa"/>
              <w:bottom w:w="0" w:type="dxa"/>
              <w:right w:w="100" w:type="dxa"/>
            </w:tcMar>
          </w:tcPr>
          <w:p w14:paraId="10D70AA8" w14:textId="77777777" w:rsidR="00DE135B" w:rsidRDefault="00AC4270" w:rsidP="00CF0B07">
            <w:pPr>
              <w:widowControl w:val="0"/>
              <w:spacing w:line="240" w:lineRule="auto"/>
              <w:jc w:val="both"/>
              <w:rPr>
                <w:b/>
                <w:bCs/>
                <w:highlight w:val="white"/>
              </w:rPr>
            </w:pPr>
            <w:r>
              <w:rPr>
                <w:b/>
                <w:bCs/>
                <w:highlight w:val="white"/>
              </w:rPr>
              <w:t>Expected Output</w:t>
            </w:r>
          </w:p>
        </w:tc>
        <w:tc>
          <w:tcPr>
            <w:tcW w:w="2265" w:type="dxa"/>
            <w:tcBorders>
              <w:top w:val="single" w:sz="8" w:space="0" w:color="000000"/>
              <w:left w:val="nil"/>
              <w:bottom w:val="single" w:sz="12" w:space="0" w:color="000000"/>
              <w:right w:val="nil"/>
            </w:tcBorders>
            <w:tcMar>
              <w:top w:w="0" w:type="dxa"/>
              <w:left w:w="100" w:type="dxa"/>
              <w:bottom w:w="0" w:type="dxa"/>
              <w:right w:w="100" w:type="dxa"/>
            </w:tcMar>
          </w:tcPr>
          <w:p w14:paraId="24C08834" w14:textId="77777777" w:rsidR="00DE135B" w:rsidRDefault="00AC4270" w:rsidP="00CF0B07">
            <w:pPr>
              <w:widowControl w:val="0"/>
              <w:spacing w:line="240" w:lineRule="auto"/>
              <w:jc w:val="both"/>
              <w:rPr>
                <w:b/>
                <w:bCs/>
                <w:highlight w:val="white"/>
              </w:rPr>
            </w:pPr>
            <w:r>
              <w:rPr>
                <w:b/>
                <w:bCs/>
                <w:highlight w:val="white"/>
              </w:rPr>
              <w:t xml:space="preserve">Actual Output </w:t>
            </w:r>
          </w:p>
        </w:tc>
        <w:tc>
          <w:tcPr>
            <w:tcW w:w="1455" w:type="dxa"/>
            <w:tcBorders>
              <w:top w:val="single" w:sz="8" w:space="0" w:color="000000"/>
              <w:left w:val="nil"/>
              <w:bottom w:val="single" w:sz="12" w:space="0" w:color="000000"/>
              <w:right w:val="nil"/>
            </w:tcBorders>
            <w:tcMar>
              <w:top w:w="0" w:type="dxa"/>
              <w:left w:w="100" w:type="dxa"/>
              <w:bottom w:w="0" w:type="dxa"/>
              <w:right w:w="100" w:type="dxa"/>
            </w:tcMar>
          </w:tcPr>
          <w:p w14:paraId="0935FD13" w14:textId="77777777" w:rsidR="00DE135B" w:rsidRDefault="00AC4270" w:rsidP="00CF0B07">
            <w:pPr>
              <w:widowControl w:val="0"/>
              <w:spacing w:line="240" w:lineRule="auto"/>
              <w:jc w:val="both"/>
              <w:rPr>
                <w:b/>
                <w:bCs/>
                <w:highlight w:val="white"/>
              </w:rPr>
            </w:pPr>
            <w:r>
              <w:rPr>
                <w:b/>
                <w:bCs/>
                <w:highlight w:val="white"/>
              </w:rPr>
              <w:t>Remarks</w:t>
            </w:r>
          </w:p>
        </w:tc>
      </w:tr>
      <w:tr w:rsidR="00DE135B" w14:paraId="5203A0B0" w14:textId="77777777">
        <w:trPr>
          <w:trHeight w:val="14"/>
        </w:trPr>
        <w:tc>
          <w:tcPr>
            <w:tcW w:w="1725" w:type="dxa"/>
            <w:tcBorders>
              <w:top w:val="single" w:sz="12" w:space="0" w:color="000000"/>
              <w:left w:val="nil"/>
              <w:bottom w:val="nil"/>
              <w:right w:val="nil"/>
            </w:tcBorders>
            <w:tcMar>
              <w:top w:w="0" w:type="dxa"/>
              <w:left w:w="100" w:type="dxa"/>
              <w:bottom w:w="0" w:type="dxa"/>
              <w:right w:w="100" w:type="dxa"/>
            </w:tcMar>
          </w:tcPr>
          <w:p w14:paraId="17B3278D" w14:textId="77777777" w:rsidR="00DE135B" w:rsidRDefault="00AC4270" w:rsidP="00CF0B07">
            <w:pPr>
              <w:widowControl w:val="0"/>
              <w:spacing w:line="240" w:lineRule="auto"/>
              <w:jc w:val="both"/>
              <w:rPr>
                <w:sz w:val="20"/>
                <w:szCs w:val="20"/>
                <w:highlight w:val="white"/>
              </w:rPr>
            </w:pPr>
            <w:r>
              <w:rPr>
                <w:sz w:val="20"/>
                <w:szCs w:val="20"/>
                <w:highlight w:val="white"/>
              </w:rPr>
              <w:t>View Program</w:t>
            </w:r>
          </w:p>
          <w:p w14:paraId="4F0118E0" w14:textId="77777777" w:rsidR="00DE135B" w:rsidRDefault="00DE135B" w:rsidP="00CF0B07">
            <w:pPr>
              <w:widowControl w:val="0"/>
              <w:spacing w:line="240" w:lineRule="auto"/>
              <w:jc w:val="both"/>
              <w:rPr>
                <w:sz w:val="20"/>
                <w:szCs w:val="20"/>
                <w:highlight w:val="white"/>
              </w:rPr>
            </w:pPr>
          </w:p>
        </w:tc>
        <w:tc>
          <w:tcPr>
            <w:tcW w:w="2865" w:type="dxa"/>
            <w:tcBorders>
              <w:top w:val="single" w:sz="12" w:space="0" w:color="000000"/>
              <w:left w:val="nil"/>
              <w:right w:val="nil"/>
            </w:tcBorders>
            <w:tcMar>
              <w:top w:w="0" w:type="dxa"/>
              <w:left w:w="100" w:type="dxa"/>
              <w:bottom w:w="0" w:type="dxa"/>
              <w:right w:w="100" w:type="dxa"/>
            </w:tcMar>
          </w:tcPr>
          <w:p w14:paraId="78241C3E" w14:textId="3D193F10" w:rsidR="00DE135B" w:rsidRDefault="00AC4270" w:rsidP="00CF0B07">
            <w:pPr>
              <w:widowControl w:val="0"/>
              <w:spacing w:line="240" w:lineRule="auto"/>
              <w:jc w:val="both"/>
              <w:rPr>
                <w:sz w:val="20"/>
                <w:szCs w:val="20"/>
                <w:highlight w:val="white"/>
              </w:rPr>
            </w:pPr>
            <w:r>
              <w:rPr>
                <w:sz w:val="20"/>
                <w:szCs w:val="20"/>
                <w:highlight w:val="white"/>
              </w:rPr>
              <w:t xml:space="preserve">Beneficiaries can view all </w:t>
            </w:r>
            <w:r w:rsidR="00DE78C0">
              <w:rPr>
                <w:sz w:val="20"/>
                <w:szCs w:val="20"/>
                <w:highlight w:val="white"/>
              </w:rPr>
              <w:t>available and</w:t>
            </w:r>
            <w:r>
              <w:rPr>
                <w:sz w:val="20"/>
                <w:szCs w:val="20"/>
                <w:highlight w:val="white"/>
              </w:rPr>
              <w:t xml:space="preserve"> enrolled programs</w:t>
            </w:r>
          </w:p>
        </w:tc>
        <w:tc>
          <w:tcPr>
            <w:tcW w:w="2265" w:type="dxa"/>
            <w:tcBorders>
              <w:top w:val="single" w:sz="12" w:space="0" w:color="000000"/>
              <w:left w:val="nil"/>
              <w:right w:val="nil"/>
            </w:tcBorders>
            <w:tcMar>
              <w:top w:w="0" w:type="dxa"/>
              <w:left w:w="100" w:type="dxa"/>
              <w:bottom w:w="0" w:type="dxa"/>
              <w:right w:w="100" w:type="dxa"/>
            </w:tcMar>
          </w:tcPr>
          <w:p w14:paraId="1C5C72AF" w14:textId="77777777" w:rsidR="00DE135B" w:rsidRDefault="00AC4270" w:rsidP="00CF0B07">
            <w:pPr>
              <w:widowControl w:val="0"/>
              <w:spacing w:line="240" w:lineRule="auto"/>
              <w:jc w:val="both"/>
              <w:rPr>
                <w:sz w:val="20"/>
                <w:szCs w:val="20"/>
                <w:highlight w:val="white"/>
              </w:rPr>
            </w:pPr>
            <w:r>
              <w:rPr>
                <w:sz w:val="20"/>
                <w:szCs w:val="20"/>
                <w:highlight w:val="white"/>
              </w:rPr>
              <w:t>The Beneficiaries can view all the programs and the one they were registered</w:t>
            </w:r>
          </w:p>
        </w:tc>
        <w:tc>
          <w:tcPr>
            <w:tcW w:w="1455" w:type="dxa"/>
            <w:tcBorders>
              <w:top w:val="single" w:sz="12" w:space="0" w:color="000000"/>
              <w:left w:val="nil"/>
              <w:right w:val="nil"/>
            </w:tcBorders>
            <w:tcMar>
              <w:top w:w="0" w:type="dxa"/>
              <w:left w:w="100" w:type="dxa"/>
              <w:bottom w:w="0" w:type="dxa"/>
              <w:right w:w="100" w:type="dxa"/>
            </w:tcMar>
          </w:tcPr>
          <w:p w14:paraId="21A8564E" w14:textId="77777777" w:rsidR="00DE135B" w:rsidRDefault="00AC4270" w:rsidP="00CF0B07">
            <w:pPr>
              <w:widowControl w:val="0"/>
              <w:spacing w:line="240" w:lineRule="auto"/>
              <w:jc w:val="both"/>
              <w:rPr>
                <w:sz w:val="20"/>
                <w:szCs w:val="20"/>
                <w:highlight w:val="white"/>
              </w:rPr>
            </w:pPr>
            <w:r>
              <w:rPr>
                <w:sz w:val="20"/>
                <w:szCs w:val="20"/>
                <w:highlight w:val="white"/>
              </w:rPr>
              <w:t>Passed</w:t>
            </w:r>
          </w:p>
        </w:tc>
      </w:tr>
      <w:tr w:rsidR="00DE135B" w14:paraId="431833A6" w14:textId="77777777">
        <w:trPr>
          <w:trHeight w:val="14"/>
        </w:trPr>
        <w:tc>
          <w:tcPr>
            <w:tcW w:w="1725" w:type="dxa"/>
            <w:tcBorders>
              <w:top w:val="nil"/>
              <w:left w:val="nil"/>
              <w:bottom w:val="nil"/>
              <w:right w:val="nil"/>
            </w:tcBorders>
            <w:tcMar>
              <w:top w:w="0" w:type="dxa"/>
              <w:left w:w="100" w:type="dxa"/>
              <w:bottom w:w="0" w:type="dxa"/>
              <w:right w:w="100" w:type="dxa"/>
            </w:tcMar>
          </w:tcPr>
          <w:p w14:paraId="3D34F4D4" w14:textId="4B74A61A" w:rsidR="00DE135B" w:rsidRDefault="00AC4270" w:rsidP="00CF0B07">
            <w:pPr>
              <w:widowControl w:val="0"/>
              <w:spacing w:line="240" w:lineRule="auto"/>
              <w:jc w:val="both"/>
              <w:rPr>
                <w:sz w:val="20"/>
                <w:szCs w:val="20"/>
                <w:highlight w:val="white"/>
              </w:rPr>
            </w:pPr>
            <w:r>
              <w:rPr>
                <w:sz w:val="20"/>
                <w:szCs w:val="20"/>
                <w:highlight w:val="white"/>
              </w:rPr>
              <w:t>View Learning Materials</w:t>
            </w:r>
          </w:p>
        </w:tc>
        <w:tc>
          <w:tcPr>
            <w:tcW w:w="2865" w:type="dxa"/>
            <w:tcBorders>
              <w:top w:val="nil"/>
              <w:left w:val="nil"/>
              <w:right w:val="nil"/>
            </w:tcBorders>
            <w:tcMar>
              <w:top w:w="0" w:type="dxa"/>
              <w:left w:w="100" w:type="dxa"/>
              <w:bottom w:w="0" w:type="dxa"/>
              <w:right w:w="100" w:type="dxa"/>
            </w:tcMar>
          </w:tcPr>
          <w:p w14:paraId="33A131C6" w14:textId="77777777" w:rsidR="00DE135B" w:rsidRDefault="00AC4270" w:rsidP="00CF0B07">
            <w:pPr>
              <w:widowControl w:val="0"/>
              <w:spacing w:line="240" w:lineRule="auto"/>
              <w:jc w:val="both"/>
              <w:rPr>
                <w:sz w:val="20"/>
                <w:szCs w:val="20"/>
                <w:highlight w:val="white"/>
              </w:rPr>
            </w:pPr>
            <w:r>
              <w:rPr>
                <w:sz w:val="20"/>
                <w:szCs w:val="20"/>
                <w:highlight w:val="white"/>
              </w:rPr>
              <w:t>The Beneficiary can view all uploaded files/videos</w:t>
            </w:r>
          </w:p>
        </w:tc>
        <w:tc>
          <w:tcPr>
            <w:tcW w:w="2265" w:type="dxa"/>
            <w:tcBorders>
              <w:top w:val="nil"/>
              <w:left w:val="nil"/>
              <w:right w:val="nil"/>
            </w:tcBorders>
            <w:tcMar>
              <w:top w:w="0" w:type="dxa"/>
              <w:left w:w="100" w:type="dxa"/>
              <w:bottom w:w="0" w:type="dxa"/>
              <w:right w:w="100" w:type="dxa"/>
            </w:tcMar>
          </w:tcPr>
          <w:p w14:paraId="49FF3AB7" w14:textId="77777777" w:rsidR="00DE135B" w:rsidRDefault="00AC4270" w:rsidP="00CF0B07">
            <w:pPr>
              <w:widowControl w:val="0"/>
              <w:spacing w:line="240" w:lineRule="auto"/>
              <w:jc w:val="both"/>
              <w:rPr>
                <w:sz w:val="20"/>
                <w:szCs w:val="20"/>
                <w:highlight w:val="white"/>
              </w:rPr>
            </w:pPr>
            <w:r>
              <w:rPr>
                <w:sz w:val="20"/>
                <w:szCs w:val="20"/>
                <w:highlight w:val="white"/>
              </w:rPr>
              <w:t>Beneficiary can view all files</w:t>
            </w:r>
          </w:p>
        </w:tc>
        <w:tc>
          <w:tcPr>
            <w:tcW w:w="1455" w:type="dxa"/>
            <w:tcBorders>
              <w:top w:val="nil"/>
              <w:left w:val="nil"/>
              <w:right w:val="nil"/>
            </w:tcBorders>
            <w:tcMar>
              <w:top w:w="0" w:type="dxa"/>
              <w:left w:w="100" w:type="dxa"/>
              <w:bottom w:w="0" w:type="dxa"/>
              <w:right w:w="100" w:type="dxa"/>
            </w:tcMar>
          </w:tcPr>
          <w:p w14:paraId="5F7C6AC0" w14:textId="77777777" w:rsidR="00DE135B" w:rsidRDefault="00AC4270" w:rsidP="00CF0B07">
            <w:pPr>
              <w:widowControl w:val="0"/>
              <w:spacing w:line="240" w:lineRule="auto"/>
              <w:jc w:val="both"/>
              <w:rPr>
                <w:sz w:val="20"/>
                <w:szCs w:val="20"/>
                <w:highlight w:val="white"/>
              </w:rPr>
            </w:pPr>
            <w:r>
              <w:rPr>
                <w:sz w:val="20"/>
                <w:szCs w:val="20"/>
                <w:highlight w:val="white"/>
              </w:rPr>
              <w:t>Passed</w:t>
            </w:r>
          </w:p>
        </w:tc>
      </w:tr>
      <w:tr w:rsidR="00DE135B" w14:paraId="7A74E537" w14:textId="77777777" w:rsidTr="00CF0B07">
        <w:trPr>
          <w:trHeight w:val="423"/>
        </w:trPr>
        <w:tc>
          <w:tcPr>
            <w:tcW w:w="1725" w:type="dxa"/>
            <w:tcBorders>
              <w:top w:val="nil"/>
              <w:left w:val="nil"/>
              <w:bottom w:val="nil"/>
              <w:right w:val="nil"/>
            </w:tcBorders>
            <w:tcMar>
              <w:top w:w="0" w:type="dxa"/>
              <w:left w:w="100" w:type="dxa"/>
              <w:bottom w:w="0" w:type="dxa"/>
              <w:right w:w="100" w:type="dxa"/>
            </w:tcMar>
          </w:tcPr>
          <w:p w14:paraId="1282305D" w14:textId="77777777" w:rsidR="00DE135B" w:rsidRDefault="00AC4270" w:rsidP="00CF0B07">
            <w:pPr>
              <w:widowControl w:val="0"/>
              <w:spacing w:line="240" w:lineRule="auto"/>
              <w:jc w:val="both"/>
              <w:rPr>
                <w:sz w:val="20"/>
                <w:szCs w:val="20"/>
                <w:highlight w:val="white"/>
              </w:rPr>
            </w:pPr>
            <w:r>
              <w:rPr>
                <w:sz w:val="20"/>
                <w:szCs w:val="20"/>
                <w:highlight w:val="white"/>
              </w:rPr>
              <w:t>Submit Assignment</w:t>
            </w:r>
          </w:p>
          <w:p w14:paraId="27861716" w14:textId="77777777" w:rsidR="00DE135B" w:rsidRDefault="00DE135B" w:rsidP="00CF0B07">
            <w:pPr>
              <w:widowControl w:val="0"/>
              <w:spacing w:line="240" w:lineRule="auto"/>
              <w:jc w:val="both"/>
              <w:rPr>
                <w:sz w:val="20"/>
                <w:szCs w:val="20"/>
                <w:highlight w:val="white"/>
              </w:rPr>
            </w:pPr>
          </w:p>
        </w:tc>
        <w:tc>
          <w:tcPr>
            <w:tcW w:w="2865" w:type="dxa"/>
            <w:tcBorders>
              <w:top w:val="nil"/>
              <w:left w:val="nil"/>
              <w:right w:val="nil"/>
            </w:tcBorders>
            <w:tcMar>
              <w:top w:w="0" w:type="dxa"/>
              <w:left w:w="100" w:type="dxa"/>
              <w:bottom w:w="0" w:type="dxa"/>
              <w:right w:w="100" w:type="dxa"/>
            </w:tcMar>
          </w:tcPr>
          <w:p w14:paraId="5E305C6A" w14:textId="77777777" w:rsidR="00DE135B" w:rsidRDefault="00AC4270" w:rsidP="00CF0B07">
            <w:pPr>
              <w:widowControl w:val="0"/>
              <w:spacing w:line="240" w:lineRule="auto"/>
              <w:jc w:val="both"/>
              <w:rPr>
                <w:sz w:val="20"/>
                <w:szCs w:val="20"/>
                <w:highlight w:val="white"/>
              </w:rPr>
            </w:pPr>
            <w:r>
              <w:rPr>
                <w:sz w:val="20"/>
                <w:szCs w:val="20"/>
                <w:highlight w:val="white"/>
              </w:rPr>
              <w:t xml:space="preserve">Beneficiary can upload assignment </w:t>
            </w:r>
          </w:p>
        </w:tc>
        <w:tc>
          <w:tcPr>
            <w:tcW w:w="2265" w:type="dxa"/>
            <w:tcBorders>
              <w:top w:val="nil"/>
              <w:left w:val="nil"/>
              <w:right w:val="nil"/>
            </w:tcBorders>
            <w:tcMar>
              <w:top w:w="0" w:type="dxa"/>
              <w:left w:w="100" w:type="dxa"/>
              <w:bottom w:w="0" w:type="dxa"/>
              <w:right w:w="100" w:type="dxa"/>
            </w:tcMar>
          </w:tcPr>
          <w:p w14:paraId="00563BE8" w14:textId="77777777" w:rsidR="00DE135B" w:rsidRDefault="00AC4270" w:rsidP="00CF0B07">
            <w:pPr>
              <w:widowControl w:val="0"/>
              <w:spacing w:line="240" w:lineRule="auto"/>
              <w:jc w:val="both"/>
              <w:rPr>
                <w:sz w:val="20"/>
                <w:szCs w:val="20"/>
                <w:highlight w:val="white"/>
              </w:rPr>
            </w:pPr>
            <w:r>
              <w:rPr>
                <w:sz w:val="20"/>
                <w:szCs w:val="20"/>
                <w:highlight w:val="white"/>
              </w:rPr>
              <w:t xml:space="preserve">Beneficiary successfully upload their assignment </w:t>
            </w:r>
          </w:p>
        </w:tc>
        <w:tc>
          <w:tcPr>
            <w:tcW w:w="1455" w:type="dxa"/>
            <w:tcBorders>
              <w:top w:val="nil"/>
              <w:left w:val="nil"/>
              <w:right w:val="nil"/>
            </w:tcBorders>
            <w:tcMar>
              <w:top w:w="0" w:type="dxa"/>
              <w:left w:w="100" w:type="dxa"/>
              <w:bottom w:w="0" w:type="dxa"/>
              <w:right w:w="100" w:type="dxa"/>
            </w:tcMar>
          </w:tcPr>
          <w:p w14:paraId="0744EE41" w14:textId="77777777" w:rsidR="00DE135B" w:rsidRDefault="00AC4270" w:rsidP="00CF0B07">
            <w:pPr>
              <w:widowControl w:val="0"/>
              <w:spacing w:line="240" w:lineRule="auto"/>
              <w:jc w:val="both"/>
              <w:rPr>
                <w:sz w:val="20"/>
                <w:szCs w:val="20"/>
                <w:highlight w:val="white"/>
              </w:rPr>
            </w:pPr>
            <w:r>
              <w:rPr>
                <w:sz w:val="20"/>
                <w:szCs w:val="20"/>
                <w:highlight w:val="white"/>
              </w:rPr>
              <w:t>Passed</w:t>
            </w:r>
          </w:p>
        </w:tc>
      </w:tr>
      <w:tr w:rsidR="00DE135B" w14:paraId="0602C21E" w14:textId="77777777">
        <w:trPr>
          <w:trHeight w:val="14"/>
        </w:trPr>
        <w:tc>
          <w:tcPr>
            <w:tcW w:w="1725" w:type="dxa"/>
            <w:tcBorders>
              <w:top w:val="nil"/>
              <w:left w:val="nil"/>
              <w:bottom w:val="nil"/>
              <w:right w:val="nil"/>
            </w:tcBorders>
            <w:tcMar>
              <w:top w:w="0" w:type="dxa"/>
              <w:left w:w="100" w:type="dxa"/>
              <w:bottom w:w="0" w:type="dxa"/>
              <w:right w:w="100" w:type="dxa"/>
            </w:tcMar>
          </w:tcPr>
          <w:p w14:paraId="718A60A2" w14:textId="77777777" w:rsidR="00DE135B" w:rsidRDefault="00AC4270" w:rsidP="00CF0B07">
            <w:pPr>
              <w:widowControl w:val="0"/>
              <w:spacing w:line="240" w:lineRule="auto"/>
              <w:jc w:val="both"/>
              <w:rPr>
                <w:sz w:val="20"/>
                <w:szCs w:val="20"/>
                <w:highlight w:val="white"/>
              </w:rPr>
            </w:pPr>
            <w:r>
              <w:rPr>
                <w:sz w:val="20"/>
                <w:szCs w:val="20"/>
                <w:highlight w:val="white"/>
              </w:rPr>
              <w:t>Take Evaluation</w:t>
            </w:r>
          </w:p>
          <w:p w14:paraId="64AA2CE5" w14:textId="77777777" w:rsidR="00DE135B" w:rsidRDefault="00DE135B" w:rsidP="00CF0B07">
            <w:pPr>
              <w:widowControl w:val="0"/>
              <w:spacing w:line="240" w:lineRule="auto"/>
              <w:jc w:val="both"/>
              <w:rPr>
                <w:sz w:val="20"/>
                <w:szCs w:val="20"/>
                <w:highlight w:val="white"/>
              </w:rPr>
            </w:pPr>
          </w:p>
        </w:tc>
        <w:tc>
          <w:tcPr>
            <w:tcW w:w="2865" w:type="dxa"/>
            <w:tcBorders>
              <w:top w:val="nil"/>
              <w:left w:val="nil"/>
              <w:right w:val="nil"/>
            </w:tcBorders>
            <w:tcMar>
              <w:top w:w="0" w:type="dxa"/>
              <w:left w:w="100" w:type="dxa"/>
              <w:bottom w:w="0" w:type="dxa"/>
              <w:right w:w="100" w:type="dxa"/>
            </w:tcMar>
          </w:tcPr>
          <w:p w14:paraId="6F894BBE" w14:textId="77777777" w:rsidR="00DE135B" w:rsidRDefault="00AC4270" w:rsidP="00CF0B07">
            <w:pPr>
              <w:widowControl w:val="0"/>
              <w:spacing w:line="240" w:lineRule="auto"/>
              <w:jc w:val="both"/>
              <w:rPr>
                <w:sz w:val="20"/>
                <w:szCs w:val="20"/>
                <w:highlight w:val="white"/>
              </w:rPr>
            </w:pPr>
            <w:r>
              <w:rPr>
                <w:sz w:val="20"/>
                <w:szCs w:val="20"/>
                <w:highlight w:val="white"/>
              </w:rPr>
              <w:t>The Beneficiary can answer the evaluation survey after session</w:t>
            </w:r>
          </w:p>
        </w:tc>
        <w:tc>
          <w:tcPr>
            <w:tcW w:w="2265" w:type="dxa"/>
            <w:tcBorders>
              <w:top w:val="nil"/>
              <w:left w:val="nil"/>
              <w:right w:val="nil"/>
            </w:tcBorders>
            <w:tcMar>
              <w:top w:w="0" w:type="dxa"/>
              <w:left w:w="100" w:type="dxa"/>
              <w:bottom w:w="0" w:type="dxa"/>
              <w:right w:w="100" w:type="dxa"/>
            </w:tcMar>
          </w:tcPr>
          <w:p w14:paraId="012BB036" w14:textId="77777777" w:rsidR="00DE135B" w:rsidRDefault="00AC4270" w:rsidP="00CF0B07">
            <w:pPr>
              <w:widowControl w:val="0"/>
              <w:spacing w:line="240" w:lineRule="auto"/>
              <w:jc w:val="both"/>
              <w:rPr>
                <w:sz w:val="20"/>
                <w:szCs w:val="20"/>
                <w:highlight w:val="white"/>
              </w:rPr>
            </w:pPr>
            <w:r>
              <w:rPr>
                <w:sz w:val="20"/>
                <w:szCs w:val="20"/>
                <w:highlight w:val="white"/>
              </w:rPr>
              <w:t>Beneficiary answers evaluation survey after every face-to-face session</w:t>
            </w:r>
          </w:p>
        </w:tc>
        <w:tc>
          <w:tcPr>
            <w:tcW w:w="1455" w:type="dxa"/>
            <w:tcBorders>
              <w:top w:val="nil"/>
              <w:left w:val="nil"/>
              <w:right w:val="nil"/>
            </w:tcBorders>
            <w:tcMar>
              <w:top w:w="0" w:type="dxa"/>
              <w:left w:w="100" w:type="dxa"/>
              <w:bottom w:w="0" w:type="dxa"/>
              <w:right w:w="100" w:type="dxa"/>
            </w:tcMar>
          </w:tcPr>
          <w:p w14:paraId="0413C896" w14:textId="77777777" w:rsidR="00DE135B" w:rsidRDefault="00AC4270" w:rsidP="00CF0B07">
            <w:pPr>
              <w:widowControl w:val="0"/>
              <w:spacing w:line="240" w:lineRule="auto"/>
              <w:jc w:val="both"/>
              <w:rPr>
                <w:sz w:val="20"/>
                <w:szCs w:val="20"/>
                <w:highlight w:val="white"/>
              </w:rPr>
            </w:pPr>
            <w:r>
              <w:rPr>
                <w:sz w:val="20"/>
                <w:szCs w:val="20"/>
                <w:highlight w:val="white"/>
              </w:rPr>
              <w:t>Passed</w:t>
            </w:r>
          </w:p>
        </w:tc>
      </w:tr>
      <w:tr w:rsidR="00DE135B" w14:paraId="47BE65B1" w14:textId="77777777">
        <w:trPr>
          <w:trHeight w:val="14"/>
        </w:trPr>
        <w:tc>
          <w:tcPr>
            <w:tcW w:w="1725" w:type="dxa"/>
            <w:tcBorders>
              <w:top w:val="nil"/>
              <w:left w:val="nil"/>
              <w:bottom w:val="single" w:sz="8" w:space="0" w:color="000000"/>
              <w:right w:val="nil"/>
            </w:tcBorders>
            <w:tcMar>
              <w:top w:w="0" w:type="dxa"/>
              <w:left w:w="100" w:type="dxa"/>
              <w:bottom w:w="0" w:type="dxa"/>
              <w:right w:w="100" w:type="dxa"/>
            </w:tcMar>
          </w:tcPr>
          <w:p w14:paraId="32DDAA89" w14:textId="77777777" w:rsidR="00DE135B" w:rsidRDefault="00AC4270" w:rsidP="00CF0B07">
            <w:pPr>
              <w:widowControl w:val="0"/>
              <w:spacing w:line="240" w:lineRule="auto"/>
              <w:jc w:val="both"/>
              <w:rPr>
                <w:sz w:val="20"/>
                <w:szCs w:val="20"/>
                <w:highlight w:val="white"/>
              </w:rPr>
            </w:pPr>
            <w:r>
              <w:rPr>
                <w:sz w:val="20"/>
                <w:szCs w:val="20"/>
                <w:highlight w:val="white"/>
              </w:rPr>
              <w:t>Comment/Reply</w:t>
            </w:r>
          </w:p>
        </w:tc>
        <w:tc>
          <w:tcPr>
            <w:tcW w:w="2865" w:type="dxa"/>
            <w:tcBorders>
              <w:top w:val="nil"/>
              <w:left w:val="nil"/>
              <w:bottom w:val="single" w:sz="8" w:space="0" w:color="000000"/>
              <w:right w:val="nil"/>
            </w:tcBorders>
            <w:tcMar>
              <w:top w:w="0" w:type="dxa"/>
              <w:left w:w="100" w:type="dxa"/>
              <w:bottom w:w="0" w:type="dxa"/>
              <w:right w:w="100" w:type="dxa"/>
            </w:tcMar>
          </w:tcPr>
          <w:p w14:paraId="7CE415B8" w14:textId="77777777" w:rsidR="00DE135B" w:rsidRDefault="00AC4270" w:rsidP="00CF0B07">
            <w:pPr>
              <w:widowControl w:val="0"/>
              <w:spacing w:line="240" w:lineRule="auto"/>
              <w:jc w:val="both"/>
              <w:rPr>
                <w:sz w:val="20"/>
                <w:szCs w:val="20"/>
                <w:highlight w:val="white"/>
              </w:rPr>
            </w:pPr>
            <w:r>
              <w:rPr>
                <w:sz w:val="20"/>
                <w:szCs w:val="20"/>
                <w:highlight w:val="white"/>
              </w:rPr>
              <w:t>The Beneficiary can comment and reply in the posts</w:t>
            </w:r>
          </w:p>
        </w:tc>
        <w:tc>
          <w:tcPr>
            <w:tcW w:w="2265" w:type="dxa"/>
            <w:tcBorders>
              <w:top w:val="nil"/>
              <w:left w:val="nil"/>
              <w:bottom w:val="single" w:sz="8" w:space="0" w:color="000000"/>
              <w:right w:val="nil"/>
            </w:tcBorders>
            <w:tcMar>
              <w:top w:w="0" w:type="dxa"/>
              <w:left w:w="100" w:type="dxa"/>
              <w:bottom w:w="0" w:type="dxa"/>
              <w:right w:w="100" w:type="dxa"/>
            </w:tcMar>
          </w:tcPr>
          <w:p w14:paraId="55223B50" w14:textId="77777777" w:rsidR="00DE135B" w:rsidRDefault="00AC4270" w:rsidP="00CF0B07">
            <w:pPr>
              <w:widowControl w:val="0"/>
              <w:spacing w:line="240" w:lineRule="auto"/>
              <w:jc w:val="both"/>
              <w:rPr>
                <w:sz w:val="20"/>
                <w:szCs w:val="20"/>
                <w:highlight w:val="white"/>
              </w:rPr>
            </w:pPr>
            <w:r>
              <w:rPr>
                <w:sz w:val="20"/>
                <w:szCs w:val="20"/>
                <w:highlight w:val="white"/>
              </w:rPr>
              <w:t>Beneficiary can comment and reply in every post</w:t>
            </w:r>
          </w:p>
        </w:tc>
        <w:tc>
          <w:tcPr>
            <w:tcW w:w="1455" w:type="dxa"/>
            <w:tcBorders>
              <w:top w:val="nil"/>
              <w:left w:val="nil"/>
              <w:bottom w:val="single" w:sz="8" w:space="0" w:color="000000"/>
              <w:right w:val="nil"/>
            </w:tcBorders>
            <w:tcMar>
              <w:top w:w="0" w:type="dxa"/>
              <w:left w:w="100" w:type="dxa"/>
              <w:bottom w:w="0" w:type="dxa"/>
              <w:right w:w="100" w:type="dxa"/>
            </w:tcMar>
          </w:tcPr>
          <w:p w14:paraId="1D4A557D" w14:textId="7D23D4F0" w:rsidR="00DE135B" w:rsidRDefault="00AC4270" w:rsidP="00CF0B07">
            <w:pPr>
              <w:widowControl w:val="0"/>
              <w:spacing w:line="240" w:lineRule="auto"/>
              <w:jc w:val="both"/>
              <w:rPr>
                <w:sz w:val="20"/>
                <w:szCs w:val="20"/>
                <w:highlight w:val="white"/>
              </w:rPr>
            </w:pPr>
            <w:r>
              <w:rPr>
                <w:sz w:val="20"/>
                <w:szCs w:val="20"/>
                <w:highlight w:val="white"/>
              </w:rPr>
              <w:t>Passed</w:t>
            </w:r>
          </w:p>
        </w:tc>
      </w:tr>
    </w:tbl>
    <w:p w14:paraId="6E500380" w14:textId="77777777" w:rsidR="00DE135B" w:rsidRDefault="00DE135B">
      <w:pPr>
        <w:widowControl w:val="0"/>
        <w:spacing w:after="240"/>
        <w:jc w:val="both"/>
        <w:rPr>
          <w:b/>
          <w:bCs/>
          <w:sz w:val="24"/>
          <w:szCs w:val="24"/>
          <w:highlight w:val="white"/>
        </w:rPr>
      </w:pPr>
    </w:p>
    <w:p w14:paraId="7E406EB8" w14:textId="265D7D26" w:rsidR="003C7F80" w:rsidRDefault="00AC4270">
      <w:pPr>
        <w:spacing w:before="240" w:after="200" w:line="480" w:lineRule="auto"/>
        <w:jc w:val="both"/>
        <w:rPr>
          <w:sz w:val="24"/>
          <w:szCs w:val="24"/>
          <w:highlight w:val="white"/>
        </w:rPr>
      </w:pPr>
      <w:r>
        <w:rPr>
          <w:b/>
          <w:bCs/>
          <w:sz w:val="24"/>
          <w:szCs w:val="24"/>
          <w:highlight w:val="white"/>
        </w:rPr>
        <w:tab/>
      </w:r>
      <w:r w:rsidR="003C7F80" w:rsidRPr="003C7F80">
        <w:rPr>
          <w:sz w:val="24"/>
          <w:szCs w:val="24"/>
        </w:rPr>
        <w:t>Table 15 displays the result of unit testing for the Instructor module. Each component is tested to ensure every feature is working as intended, such as managing program-related activities, including posting updates, uploading learning materials, creating assignments, conducting evaluations, and handling learner requests. This also confirms that the system meets its requirements. The successful completion of these tests validates that the module is stable and ready for integration into the broader system architecture.</w:t>
      </w:r>
    </w:p>
    <w:p w14:paraId="27264E0A" w14:textId="77777777" w:rsidR="00DE135B" w:rsidRPr="00CF0B07" w:rsidRDefault="00AC4270">
      <w:pPr>
        <w:spacing w:before="200" w:after="200" w:line="480" w:lineRule="auto"/>
        <w:jc w:val="center"/>
        <w:rPr>
          <w:sz w:val="24"/>
          <w:szCs w:val="24"/>
        </w:rPr>
      </w:pPr>
      <w:r w:rsidRPr="00CF0B07">
        <w:rPr>
          <w:sz w:val="24"/>
          <w:szCs w:val="24"/>
          <w:highlight w:val="white"/>
        </w:rPr>
        <w:lastRenderedPageBreak/>
        <w:t>Table 15. Unit Testing for Instructor Module</w:t>
      </w:r>
    </w:p>
    <w:tbl>
      <w:tblPr>
        <w:tblStyle w:val="afff2"/>
        <w:tblW w:w="8310" w:type="dxa"/>
        <w:tblBorders>
          <w:top w:val="nil"/>
          <w:left w:val="nil"/>
          <w:bottom w:val="nil"/>
          <w:right w:val="nil"/>
          <w:insideH w:val="nil"/>
          <w:insideV w:val="nil"/>
        </w:tblBorders>
        <w:tblLayout w:type="fixed"/>
        <w:tblLook w:val="0600" w:firstRow="0" w:lastRow="0" w:firstColumn="0" w:lastColumn="0" w:noHBand="1" w:noVBand="1"/>
      </w:tblPr>
      <w:tblGrid>
        <w:gridCol w:w="1725"/>
        <w:gridCol w:w="2865"/>
        <w:gridCol w:w="2265"/>
        <w:gridCol w:w="1455"/>
      </w:tblGrid>
      <w:tr w:rsidR="00DE135B" w14:paraId="14A6C15B" w14:textId="77777777">
        <w:trPr>
          <w:trHeight w:val="144"/>
        </w:trPr>
        <w:tc>
          <w:tcPr>
            <w:tcW w:w="1725" w:type="dxa"/>
            <w:tcBorders>
              <w:top w:val="single" w:sz="8" w:space="0" w:color="000000"/>
              <w:left w:val="nil"/>
              <w:bottom w:val="single" w:sz="12" w:space="0" w:color="000000"/>
              <w:right w:val="nil"/>
            </w:tcBorders>
            <w:tcMar>
              <w:top w:w="0" w:type="dxa"/>
              <w:left w:w="100" w:type="dxa"/>
              <w:bottom w:w="0" w:type="dxa"/>
              <w:right w:w="100" w:type="dxa"/>
            </w:tcMar>
          </w:tcPr>
          <w:p w14:paraId="038CAC67" w14:textId="05608C59" w:rsidR="00DE135B" w:rsidRDefault="00AC4270" w:rsidP="00CF0B07">
            <w:pPr>
              <w:widowControl w:val="0"/>
              <w:spacing w:line="240" w:lineRule="auto"/>
              <w:jc w:val="both"/>
              <w:rPr>
                <w:b/>
                <w:bCs/>
                <w:sz w:val="20"/>
                <w:szCs w:val="20"/>
                <w:highlight w:val="white"/>
              </w:rPr>
            </w:pPr>
            <w:r>
              <w:rPr>
                <w:b/>
                <w:bCs/>
                <w:sz w:val="20"/>
                <w:szCs w:val="20"/>
                <w:highlight w:val="white"/>
              </w:rPr>
              <w:t>Tested Case</w:t>
            </w:r>
          </w:p>
        </w:tc>
        <w:tc>
          <w:tcPr>
            <w:tcW w:w="2865" w:type="dxa"/>
            <w:tcBorders>
              <w:top w:val="single" w:sz="8" w:space="0" w:color="000000"/>
              <w:left w:val="nil"/>
              <w:bottom w:val="single" w:sz="12" w:space="0" w:color="000000"/>
              <w:right w:val="nil"/>
            </w:tcBorders>
            <w:tcMar>
              <w:top w:w="0" w:type="dxa"/>
              <w:left w:w="100" w:type="dxa"/>
              <w:bottom w:w="0" w:type="dxa"/>
              <w:right w:w="100" w:type="dxa"/>
            </w:tcMar>
          </w:tcPr>
          <w:p w14:paraId="46BEABEE" w14:textId="77777777" w:rsidR="00DE135B" w:rsidRDefault="00AC4270" w:rsidP="00CF0B07">
            <w:pPr>
              <w:widowControl w:val="0"/>
              <w:spacing w:line="240" w:lineRule="auto"/>
              <w:jc w:val="both"/>
              <w:rPr>
                <w:b/>
                <w:bCs/>
                <w:sz w:val="20"/>
                <w:szCs w:val="20"/>
                <w:highlight w:val="white"/>
              </w:rPr>
            </w:pPr>
            <w:r>
              <w:rPr>
                <w:b/>
                <w:bCs/>
                <w:sz w:val="20"/>
                <w:szCs w:val="20"/>
                <w:highlight w:val="white"/>
              </w:rPr>
              <w:t>Expected Output</w:t>
            </w:r>
          </w:p>
        </w:tc>
        <w:tc>
          <w:tcPr>
            <w:tcW w:w="2265" w:type="dxa"/>
            <w:tcBorders>
              <w:top w:val="single" w:sz="8" w:space="0" w:color="000000"/>
              <w:left w:val="nil"/>
              <w:bottom w:val="single" w:sz="12" w:space="0" w:color="000000"/>
              <w:right w:val="nil"/>
            </w:tcBorders>
            <w:tcMar>
              <w:top w:w="0" w:type="dxa"/>
              <w:left w:w="100" w:type="dxa"/>
              <w:bottom w:w="0" w:type="dxa"/>
              <w:right w:w="100" w:type="dxa"/>
            </w:tcMar>
          </w:tcPr>
          <w:p w14:paraId="1BD6B25D" w14:textId="77777777" w:rsidR="00DE135B" w:rsidRDefault="00AC4270" w:rsidP="00CF0B07">
            <w:pPr>
              <w:widowControl w:val="0"/>
              <w:spacing w:line="240" w:lineRule="auto"/>
              <w:jc w:val="both"/>
              <w:rPr>
                <w:b/>
                <w:bCs/>
                <w:sz w:val="20"/>
                <w:szCs w:val="20"/>
                <w:highlight w:val="white"/>
              </w:rPr>
            </w:pPr>
            <w:r>
              <w:rPr>
                <w:b/>
                <w:bCs/>
                <w:sz w:val="20"/>
                <w:szCs w:val="20"/>
                <w:highlight w:val="white"/>
              </w:rPr>
              <w:t xml:space="preserve">Actual Output </w:t>
            </w:r>
          </w:p>
        </w:tc>
        <w:tc>
          <w:tcPr>
            <w:tcW w:w="1455" w:type="dxa"/>
            <w:tcBorders>
              <w:top w:val="single" w:sz="8" w:space="0" w:color="000000"/>
              <w:left w:val="nil"/>
              <w:bottom w:val="single" w:sz="12" w:space="0" w:color="000000"/>
              <w:right w:val="nil"/>
            </w:tcBorders>
            <w:tcMar>
              <w:top w:w="0" w:type="dxa"/>
              <w:left w:w="100" w:type="dxa"/>
              <w:bottom w:w="0" w:type="dxa"/>
              <w:right w:w="100" w:type="dxa"/>
            </w:tcMar>
          </w:tcPr>
          <w:p w14:paraId="168558A7" w14:textId="77777777" w:rsidR="00DE135B" w:rsidRDefault="00AC4270" w:rsidP="00CF0B07">
            <w:pPr>
              <w:widowControl w:val="0"/>
              <w:spacing w:line="240" w:lineRule="auto"/>
              <w:jc w:val="both"/>
              <w:rPr>
                <w:b/>
                <w:bCs/>
                <w:sz w:val="20"/>
                <w:szCs w:val="20"/>
                <w:highlight w:val="white"/>
              </w:rPr>
            </w:pPr>
            <w:r>
              <w:rPr>
                <w:b/>
                <w:bCs/>
                <w:sz w:val="20"/>
                <w:szCs w:val="20"/>
                <w:highlight w:val="white"/>
              </w:rPr>
              <w:t>Remarks</w:t>
            </w:r>
          </w:p>
        </w:tc>
      </w:tr>
      <w:tr w:rsidR="00DE135B" w14:paraId="4385DD37" w14:textId="77777777">
        <w:trPr>
          <w:trHeight w:val="14"/>
        </w:trPr>
        <w:tc>
          <w:tcPr>
            <w:tcW w:w="1725" w:type="dxa"/>
            <w:tcBorders>
              <w:top w:val="single" w:sz="12" w:space="0" w:color="000000"/>
              <w:left w:val="nil"/>
              <w:bottom w:val="nil"/>
              <w:right w:val="nil"/>
            </w:tcBorders>
            <w:tcMar>
              <w:top w:w="0" w:type="dxa"/>
              <w:left w:w="100" w:type="dxa"/>
              <w:bottom w:w="0" w:type="dxa"/>
              <w:right w:w="100" w:type="dxa"/>
            </w:tcMar>
          </w:tcPr>
          <w:p w14:paraId="5C548CDC" w14:textId="77777777" w:rsidR="00DE135B" w:rsidRDefault="00AC4270" w:rsidP="00CF0B07">
            <w:pPr>
              <w:widowControl w:val="0"/>
              <w:spacing w:line="240" w:lineRule="auto"/>
              <w:jc w:val="both"/>
              <w:rPr>
                <w:sz w:val="20"/>
                <w:szCs w:val="20"/>
                <w:highlight w:val="white"/>
              </w:rPr>
            </w:pPr>
            <w:r>
              <w:rPr>
                <w:sz w:val="20"/>
                <w:szCs w:val="20"/>
                <w:highlight w:val="white"/>
              </w:rPr>
              <w:t>Post Updates</w:t>
            </w:r>
          </w:p>
          <w:p w14:paraId="32ACB4BB" w14:textId="77777777" w:rsidR="00DE135B" w:rsidRDefault="00DE135B" w:rsidP="00CF0B07">
            <w:pPr>
              <w:widowControl w:val="0"/>
              <w:spacing w:line="240" w:lineRule="auto"/>
              <w:jc w:val="both"/>
              <w:rPr>
                <w:sz w:val="20"/>
                <w:szCs w:val="20"/>
                <w:highlight w:val="white"/>
              </w:rPr>
            </w:pPr>
          </w:p>
        </w:tc>
        <w:tc>
          <w:tcPr>
            <w:tcW w:w="2865" w:type="dxa"/>
            <w:tcBorders>
              <w:top w:val="single" w:sz="12" w:space="0" w:color="000000"/>
              <w:left w:val="nil"/>
              <w:right w:val="nil"/>
            </w:tcBorders>
            <w:tcMar>
              <w:top w:w="0" w:type="dxa"/>
              <w:left w:w="100" w:type="dxa"/>
              <w:bottom w:w="0" w:type="dxa"/>
              <w:right w:w="100" w:type="dxa"/>
            </w:tcMar>
          </w:tcPr>
          <w:p w14:paraId="269E377C" w14:textId="77777777" w:rsidR="00DE135B" w:rsidRDefault="00AC4270" w:rsidP="00CF0B07">
            <w:pPr>
              <w:widowControl w:val="0"/>
              <w:spacing w:line="240" w:lineRule="auto"/>
              <w:jc w:val="both"/>
              <w:rPr>
                <w:sz w:val="20"/>
                <w:szCs w:val="20"/>
                <w:highlight w:val="white"/>
              </w:rPr>
            </w:pPr>
            <w:r>
              <w:rPr>
                <w:sz w:val="20"/>
                <w:szCs w:val="20"/>
                <w:highlight w:val="white"/>
              </w:rPr>
              <w:t>Instructor can publish updates of the program</w:t>
            </w:r>
          </w:p>
        </w:tc>
        <w:tc>
          <w:tcPr>
            <w:tcW w:w="2265" w:type="dxa"/>
            <w:tcBorders>
              <w:top w:val="single" w:sz="12" w:space="0" w:color="000000"/>
              <w:left w:val="nil"/>
              <w:right w:val="nil"/>
            </w:tcBorders>
            <w:tcMar>
              <w:top w:w="0" w:type="dxa"/>
              <w:left w:w="100" w:type="dxa"/>
              <w:bottom w:w="0" w:type="dxa"/>
              <w:right w:w="100" w:type="dxa"/>
            </w:tcMar>
          </w:tcPr>
          <w:p w14:paraId="1EC369D0" w14:textId="77777777" w:rsidR="00DE135B" w:rsidRDefault="00AC4270" w:rsidP="00CF0B07">
            <w:pPr>
              <w:widowControl w:val="0"/>
              <w:spacing w:line="240" w:lineRule="auto"/>
              <w:jc w:val="both"/>
              <w:rPr>
                <w:sz w:val="20"/>
                <w:szCs w:val="20"/>
                <w:highlight w:val="white"/>
              </w:rPr>
            </w:pPr>
            <w:r>
              <w:rPr>
                <w:sz w:val="20"/>
                <w:szCs w:val="20"/>
                <w:highlight w:val="white"/>
              </w:rPr>
              <w:t>Instructors can post updates about the program</w:t>
            </w:r>
          </w:p>
        </w:tc>
        <w:tc>
          <w:tcPr>
            <w:tcW w:w="1455" w:type="dxa"/>
            <w:tcBorders>
              <w:top w:val="single" w:sz="12" w:space="0" w:color="000000"/>
              <w:left w:val="nil"/>
              <w:right w:val="nil"/>
            </w:tcBorders>
            <w:tcMar>
              <w:top w:w="0" w:type="dxa"/>
              <w:left w:w="100" w:type="dxa"/>
              <w:bottom w:w="0" w:type="dxa"/>
              <w:right w:w="100" w:type="dxa"/>
            </w:tcMar>
          </w:tcPr>
          <w:p w14:paraId="49BF1B44" w14:textId="77777777" w:rsidR="00DE135B" w:rsidRDefault="00AC4270" w:rsidP="00CF0B07">
            <w:pPr>
              <w:widowControl w:val="0"/>
              <w:spacing w:line="240" w:lineRule="auto"/>
              <w:jc w:val="both"/>
              <w:rPr>
                <w:sz w:val="20"/>
                <w:szCs w:val="20"/>
                <w:highlight w:val="white"/>
              </w:rPr>
            </w:pPr>
            <w:r>
              <w:rPr>
                <w:sz w:val="20"/>
                <w:szCs w:val="20"/>
                <w:highlight w:val="white"/>
              </w:rPr>
              <w:t>Passed</w:t>
            </w:r>
          </w:p>
        </w:tc>
      </w:tr>
      <w:tr w:rsidR="00DE135B" w14:paraId="44EB47A9" w14:textId="77777777" w:rsidTr="00CF0B07">
        <w:trPr>
          <w:trHeight w:val="468"/>
        </w:trPr>
        <w:tc>
          <w:tcPr>
            <w:tcW w:w="1725" w:type="dxa"/>
            <w:tcBorders>
              <w:top w:val="nil"/>
              <w:left w:val="nil"/>
              <w:bottom w:val="nil"/>
              <w:right w:val="nil"/>
            </w:tcBorders>
            <w:tcMar>
              <w:top w:w="0" w:type="dxa"/>
              <w:left w:w="100" w:type="dxa"/>
              <w:bottom w:w="0" w:type="dxa"/>
              <w:right w:w="100" w:type="dxa"/>
            </w:tcMar>
          </w:tcPr>
          <w:p w14:paraId="4CB73EA7" w14:textId="72B6D7BD" w:rsidR="00DE135B" w:rsidRDefault="00AC4270" w:rsidP="00CF0B07">
            <w:pPr>
              <w:widowControl w:val="0"/>
              <w:spacing w:line="240" w:lineRule="auto"/>
              <w:jc w:val="both"/>
              <w:rPr>
                <w:sz w:val="20"/>
                <w:szCs w:val="20"/>
                <w:highlight w:val="white"/>
              </w:rPr>
            </w:pPr>
            <w:r>
              <w:rPr>
                <w:sz w:val="20"/>
                <w:szCs w:val="20"/>
                <w:highlight w:val="white"/>
              </w:rPr>
              <w:t>Upload Learning Materials</w:t>
            </w:r>
          </w:p>
        </w:tc>
        <w:tc>
          <w:tcPr>
            <w:tcW w:w="2865" w:type="dxa"/>
            <w:tcBorders>
              <w:top w:val="nil"/>
              <w:left w:val="nil"/>
              <w:right w:val="nil"/>
            </w:tcBorders>
            <w:tcMar>
              <w:top w:w="0" w:type="dxa"/>
              <w:left w:w="100" w:type="dxa"/>
              <w:bottom w:w="0" w:type="dxa"/>
              <w:right w:w="100" w:type="dxa"/>
            </w:tcMar>
          </w:tcPr>
          <w:p w14:paraId="2CEB6D41" w14:textId="77777777" w:rsidR="00DE135B" w:rsidRDefault="00AC4270" w:rsidP="00CF0B07">
            <w:pPr>
              <w:widowControl w:val="0"/>
              <w:spacing w:line="240" w:lineRule="auto"/>
              <w:jc w:val="both"/>
              <w:rPr>
                <w:sz w:val="20"/>
                <w:szCs w:val="20"/>
                <w:highlight w:val="white"/>
              </w:rPr>
            </w:pPr>
            <w:r>
              <w:rPr>
                <w:sz w:val="20"/>
                <w:szCs w:val="20"/>
                <w:highlight w:val="white"/>
              </w:rPr>
              <w:t>Instructor can upload files for the program</w:t>
            </w:r>
          </w:p>
        </w:tc>
        <w:tc>
          <w:tcPr>
            <w:tcW w:w="2265" w:type="dxa"/>
            <w:tcBorders>
              <w:top w:val="nil"/>
              <w:left w:val="nil"/>
              <w:right w:val="nil"/>
            </w:tcBorders>
            <w:tcMar>
              <w:top w:w="0" w:type="dxa"/>
              <w:left w:w="100" w:type="dxa"/>
              <w:bottom w:w="0" w:type="dxa"/>
              <w:right w:w="100" w:type="dxa"/>
            </w:tcMar>
          </w:tcPr>
          <w:p w14:paraId="5ECB1AB9" w14:textId="7DAE8E0A" w:rsidR="00DE135B" w:rsidRDefault="00AC4270" w:rsidP="00CF0B07">
            <w:pPr>
              <w:widowControl w:val="0"/>
              <w:spacing w:line="240" w:lineRule="auto"/>
              <w:jc w:val="both"/>
              <w:rPr>
                <w:sz w:val="20"/>
                <w:szCs w:val="20"/>
                <w:highlight w:val="white"/>
              </w:rPr>
            </w:pPr>
            <w:r>
              <w:rPr>
                <w:sz w:val="20"/>
                <w:szCs w:val="20"/>
                <w:highlight w:val="white"/>
              </w:rPr>
              <w:t xml:space="preserve">The </w:t>
            </w:r>
            <w:r w:rsidR="00DE78C0">
              <w:rPr>
                <w:sz w:val="20"/>
                <w:szCs w:val="20"/>
                <w:highlight w:val="white"/>
              </w:rPr>
              <w:t>Instructors</w:t>
            </w:r>
            <w:r>
              <w:rPr>
                <w:sz w:val="20"/>
                <w:szCs w:val="20"/>
                <w:highlight w:val="white"/>
              </w:rPr>
              <w:t xml:space="preserve"> can upload files for the Beneficiaries to view</w:t>
            </w:r>
          </w:p>
        </w:tc>
        <w:tc>
          <w:tcPr>
            <w:tcW w:w="1455" w:type="dxa"/>
            <w:tcBorders>
              <w:top w:val="nil"/>
              <w:left w:val="nil"/>
              <w:right w:val="nil"/>
            </w:tcBorders>
            <w:tcMar>
              <w:top w:w="0" w:type="dxa"/>
              <w:left w:w="100" w:type="dxa"/>
              <w:bottom w:w="0" w:type="dxa"/>
              <w:right w:w="100" w:type="dxa"/>
            </w:tcMar>
          </w:tcPr>
          <w:p w14:paraId="30CD0951" w14:textId="77777777" w:rsidR="00DE135B" w:rsidRDefault="00AC4270" w:rsidP="00CF0B07">
            <w:pPr>
              <w:widowControl w:val="0"/>
              <w:spacing w:line="240" w:lineRule="auto"/>
              <w:jc w:val="both"/>
              <w:rPr>
                <w:sz w:val="20"/>
                <w:szCs w:val="20"/>
                <w:highlight w:val="white"/>
              </w:rPr>
            </w:pPr>
            <w:r>
              <w:rPr>
                <w:sz w:val="20"/>
                <w:szCs w:val="20"/>
                <w:highlight w:val="white"/>
              </w:rPr>
              <w:t>Passed</w:t>
            </w:r>
          </w:p>
        </w:tc>
      </w:tr>
      <w:tr w:rsidR="00DE135B" w14:paraId="47CDCC02" w14:textId="77777777" w:rsidTr="00CF0B07">
        <w:trPr>
          <w:trHeight w:val="594"/>
        </w:trPr>
        <w:tc>
          <w:tcPr>
            <w:tcW w:w="1725" w:type="dxa"/>
            <w:tcBorders>
              <w:top w:val="nil"/>
              <w:left w:val="nil"/>
              <w:bottom w:val="nil"/>
              <w:right w:val="nil"/>
            </w:tcBorders>
            <w:tcMar>
              <w:top w:w="0" w:type="dxa"/>
              <w:left w:w="100" w:type="dxa"/>
              <w:bottom w:w="0" w:type="dxa"/>
              <w:right w:w="100" w:type="dxa"/>
            </w:tcMar>
          </w:tcPr>
          <w:p w14:paraId="6B019064" w14:textId="762AC527" w:rsidR="00DE135B" w:rsidRDefault="00AC4270" w:rsidP="00CF0B07">
            <w:pPr>
              <w:widowControl w:val="0"/>
              <w:spacing w:line="240" w:lineRule="auto"/>
              <w:jc w:val="both"/>
              <w:rPr>
                <w:sz w:val="20"/>
                <w:szCs w:val="20"/>
                <w:highlight w:val="white"/>
              </w:rPr>
            </w:pPr>
            <w:r>
              <w:rPr>
                <w:sz w:val="20"/>
                <w:szCs w:val="20"/>
                <w:highlight w:val="white"/>
              </w:rPr>
              <w:t>Create and Grade Assignment</w:t>
            </w:r>
          </w:p>
        </w:tc>
        <w:tc>
          <w:tcPr>
            <w:tcW w:w="2865" w:type="dxa"/>
            <w:tcBorders>
              <w:top w:val="nil"/>
              <w:left w:val="nil"/>
              <w:right w:val="nil"/>
            </w:tcBorders>
            <w:tcMar>
              <w:top w:w="0" w:type="dxa"/>
              <w:left w:w="100" w:type="dxa"/>
              <w:bottom w:w="0" w:type="dxa"/>
              <w:right w:w="100" w:type="dxa"/>
            </w:tcMar>
          </w:tcPr>
          <w:p w14:paraId="360D3587" w14:textId="77777777" w:rsidR="00DE135B" w:rsidRDefault="00AC4270" w:rsidP="00CF0B07">
            <w:pPr>
              <w:widowControl w:val="0"/>
              <w:spacing w:line="240" w:lineRule="auto"/>
              <w:jc w:val="both"/>
              <w:rPr>
                <w:sz w:val="20"/>
                <w:szCs w:val="20"/>
                <w:highlight w:val="white"/>
              </w:rPr>
            </w:pPr>
            <w:r>
              <w:rPr>
                <w:sz w:val="20"/>
                <w:szCs w:val="20"/>
                <w:highlight w:val="white"/>
              </w:rPr>
              <w:t xml:space="preserve">Instructor can add activity with deadline and grade it </w:t>
            </w:r>
          </w:p>
        </w:tc>
        <w:tc>
          <w:tcPr>
            <w:tcW w:w="2265" w:type="dxa"/>
            <w:tcBorders>
              <w:top w:val="nil"/>
              <w:left w:val="nil"/>
              <w:right w:val="nil"/>
            </w:tcBorders>
            <w:tcMar>
              <w:top w:w="0" w:type="dxa"/>
              <w:left w:w="100" w:type="dxa"/>
              <w:bottom w:w="0" w:type="dxa"/>
              <w:right w:w="100" w:type="dxa"/>
            </w:tcMar>
          </w:tcPr>
          <w:p w14:paraId="33CB56C8" w14:textId="029C6A11" w:rsidR="00DE135B" w:rsidRDefault="00AC4270" w:rsidP="00CF0B07">
            <w:pPr>
              <w:widowControl w:val="0"/>
              <w:spacing w:line="240" w:lineRule="auto"/>
              <w:jc w:val="both"/>
              <w:rPr>
                <w:sz w:val="20"/>
                <w:szCs w:val="20"/>
                <w:highlight w:val="white"/>
              </w:rPr>
            </w:pPr>
            <w:r>
              <w:rPr>
                <w:sz w:val="20"/>
                <w:szCs w:val="20"/>
                <w:highlight w:val="white"/>
              </w:rPr>
              <w:t xml:space="preserve">Instructors can give activity with </w:t>
            </w:r>
            <w:r w:rsidR="00DE78C0">
              <w:rPr>
                <w:sz w:val="20"/>
                <w:szCs w:val="20"/>
                <w:highlight w:val="white"/>
              </w:rPr>
              <w:t>deadlines</w:t>
            </w:r>
            <w:r>
              <w:rPr>
                <w:sz w:val="20"/>
                <w:szCs w:val="20"/>
                <w:highlight w:val="white"/>
              </w:rPr>
              <w:t xml:space="preserve"> and also grade it</w:t>
            </w:r>
          </w:p>
        </w:tc>
        <w:tc>
          <w:tcPr>
            <w:tcW w:w="1455" w:type="dxa"/>
            <w:tcBorders>
              <w:top w:val="nil"/>
              <w:left w:val="nil"/>
              <w:right w:val="nil"/>
            </w:tcBorders>
            <w:tcMar>
              <w:top w:w="0" w:type="dxa"/>
              <w:left w:w="100" w:type="dxa"/>
              <w:bottom w:w="0" w:type="dxa"/>
              <w:right w:w="100" w:type="dxa"/>
            </w:tcMar>
          </w:tcPr>
          <w:p w14:paraId="1ACD0F39" w14:textId="77777777" w:rsidR="00DE135B" w:rsidRDefault="00AC4270" w:rsidP="00CF0B07">
            <w:pPr>
              <w:widowControl w:val="0"/>
              <w:spacing w:line="240" w:lineRule="auto"/>
              <w:jc w:val="both"/>
              <w:rPr>
                <w:sz w:val="20"/>
                <w:szCs w:val="20"/>
                <w:highlight w:val="white"/>
              </w:rPr>
            </w:pPr>
            <w:r>
              <w:rPr>
                <w:sz w:val="20"/>
                <w:szCs w:val="20"/>
                <w:highlight w:val="white"/>
              </w:rPr>
              <w:t>Passed</w:t>
            </w:r>
          </w:p>
        </w:tc>
      </w:tr>
      <w:tr w:rsidR="00DE135B" w14:paraId="6F4F3D21" w14:textId="77777777">
        <w:trPr>
          <w:trHeight w:val="14"/>
        </w:trPr>
        <w:tc>
          <w:tcPr>
            <w:tcW w:w="1725" w:type="dxa"/>
            <w:tcBorders>
              <w:top w:val="nil"/>
              <w:left w:val="nil"/>
              <w:bottom w:val="nil"/>
              <w:right w:val="nil"/>
            </w:tcBorders>
            <w:tcMar>
              <w:top w:w="0" w:type="dxa"/>
              <w:left w:w="100" w:type="dxa"/>
              <w:bottom w:w="0" w:type="dxa"/>
              <w:right w:w="100" w:type="dxa"/>
            </w:tcMar>
          </w:tcPr>
          <w:p w14:paraId="3D183B73" w14:textId="77777777" w:rsidR="00DE135B" w:rsidRDefault="00AC4270" w:rsidP="00CF0B07">
            <w:pPr>
              <w:widowControl w:val="0"/>
              <w:spacing w:line="240" w:lineRule="auto"/>
              <w:jc w:val="both"/>
              <w:rPr>
                <w:sz w:val="20"/>
                <w:szCs w:val="20"/>
                <w:highlight w:val="white"/>
              </w:rPr>
            </w:pPr>
            <w:r>
              <w:rPr>
                <w:sz w:val="20"/>
                <w:szCs w:val="20"/>
                <w:highlight w:val="white"/>
              </w:rPr>
              <w:t>Conduct Evaluation</w:t>
            </w:r>
          </w:p>
          <w:p w14:paraId="65AD72A2" w14:textId="77777777" w:rsidR="00DE135B" w:rsidRDefault="00DE135B" w:rsidP="00CF0B07">
            <w:pPr>
              <w:widowControl w:val="0"/>
              <w:spacing w:line="240" w:lineRule="auto"/>
              <w:jc w:val="both"/>
              <w:rPr>
                <w:sz w:val="20"/>
                <w:szCs w:val="20"/>
                <w:highlight w:val="white"/>
              </w:rPr>
            </w:pPr>
          </w:p>
        </w:tc>
        <w:tc>
          <w:tcPr>
            <w:tcW w:w="2865" w:type="dxa"/>
            <w:tcBorders>
              <w:top w:val="nil"/>
              <w:left w:val="nil"/>
              <w:right w:val="nil"/>
            </w:tcBorders>
            <w:tcMar>
              <w:top w:w="0" w:type="dxa"/>
              <w:left w:w="100" w:type="dxa"/>
              <w:bottom w:w="0" w:type="dxa"/>
              <w:right w:w="100" w:type="dxa"/>
            </w:tcMar>
          </w:tcPr>
          <w:p w14:paraId="4A13921C" w14:textId="77777777" w:rsidR="00DE135B" w:rsidRDefault="00AC4270" w:rsidP="00CF0B07">
            <w:pPr>
              <w:widowControl w:val="0"/>
              <w:spacing w:line="240" w:lineRule="auto"/>
              <w:jc w:val="both"/>
              <w:rPr>
                <w:sz w:val="20"/>
                <w:szCs w:val="20"/>
                <w:highlight w:val="white"/>
              </w:rPr>
            </w:pPr>
            <w:r>
              <w:rPr>
                <w:sz w:val="20"/>
                <w:szCs w:val="20"/>
                <w:highlight w:val="white"/>
              </w:rPr>
              <w:t>Instructors will tell Beneficiaries to answer the evaluation form.</w:t>
            </w:r>
          </w:p>
        </w:tc>
        <w:tc>
          <w:tcPr>
            <w:tcW w:w="2265" w:type="dxa"/>
            <w:tcBorders>
              <w:top w:val="nil"/>
              <w:left w:val="nil"/>
              <w:right w:val="nil"/>
            </w:tcBorders>
            <w:tcMar>
              <w:top w:w="0" w:type="dxa"/>
              <w:left w:w="100" w:type="dxa"/>
              <w:bottom w:w="0" w:type="dxa"/>
              <w:right w:w="100" w:type="dxa"/>
            </w:tcMar>
          </w:tcPr>
          <w:p w14:paraId="6BD90D2B" w14:textId="0AEE16DA" w:rsidR="00DE135B" w:rsidRDefault="00AC4270" w:rsidP="00CF0B07">
            <w:pPr>
              <w:widowControl w:val="0"/>
              <w:spacing w:line="240" w:lineRule="auto"/>
              <w:jc w:val="both"/>
              <w:rPr>
                <w:sz w:val="20"/>
                <w:szCs w:val="20"/>
                <w:highlight w:val="white"/>
              </w:rPr>
            </w:pPr>
            <w:r>
              <w:rPr>
                <w:sz w:val="20"/>
                <w:szCs w:val="20"/>
                <w:highlight w:val="white"/>
              </w:rPr>
              <w:t xml:space="preserve">Instructors can remind Beneficiaries to </w:t>
            </w:r>
            <w:r w:rsidR="00DE78C0">
              <w:rPr>
                <w:sz w:val="20"/>
                <w:szCs w:val="20"/>
                <w:highlight w:val="white"/>
              </w:rPr>
              <w:t>fill in</w:t>
            </w:r>
            <w:r>
              <w:rPr>
                <w:sz w:val="20"/>
                <w:szCs w:val="20"/>
                <w:highlight w:val="white"/>
              </w:rPr>
              <w:t xml:space="preserve"> the evaluation form</w:t>
            </w:r>
          </w:p>
        </w:tc>
        <w:tc>
          <w:tcPr>
            <w:tcW w:w="1455" w:type="dxa"/>
            <w:tcBorders>
              <w:top w:val="nil"/>
              <w:left w:val="nil"/>
              <w:right w:val="nil"/>
            </w:tcBorders>
            <w:tcMar>
              <w:top w:w="0" w:type="dxa"/>
              <w:left w:w="100" w:type="dxa"/>
              <w:bottom w:w="0" w:type="dxa"/>
              <w:right w:w="100" w:type="dxa"/>
            </w:tcMar>
          </w:tcPr>
          <w:p w14:paraId="00DB1207" w14:textId="77777777" w:rsidR="00DE135B" w:rsidRDefault="00AC4270" w:rsidP="00CF0B07">
            <w:pPr>
              <w:widowControl w:val="0"/>
              <w:spacing w:line="240" w:lineRule="auto"/>
              <w:jc w:val="both"/>
              <w:rPr>
                <w:sz w:val="20"/>
                <w:szCs w:val="20"/>
                <w:highlight w:val="white"/>
              </w:rPr>
            </w:pPr>
            <w:r>
              <w:rPr>
                <w:sz w:val="20"/>
                <w:szCs w:val="20"/>
                <w:highlight w:val="white"/>
              </w:rPr>
              <w:t>Passed</w:t>
            </w:r>
          </w:p>
        </w:tc>
      </w:tr>
      <w:tr w:rsidR="00DE135B" w14:paraId="34498E09" w14:textId="77777777">
        <w:trPr>
          <w:trHeight w:val="14"/>
        </w:trPr>
        <w:tc>
          <w:tcPr>
            <w:tcW w:w="1725" w:type="dxa"/>
            <w:tcBorders>
              <w:top w:val="nil"/>
              <w:left w:val="nil"/>
              <w:bottom w:val="nil"/>
              <w:right w:val="nil"/>
            </w:tcBorders>
            <w:tcMar>
              <w:top w:w="0" w:type="dxa"/>
              <w:left w:w="100" w:type="dxa"/>
              <w:bottom w:w="0" w:type="dxa"/>
              <w:right w:w="100" w:type="dxa"/>
            </w:tcMar>
          </w:tcPr>
          <w:p w14:paraId="00274226" w14:textId="2A710708" w:rsidR="00DE135B" w:rsidRDefault="00AC4270" w:rsidP="00CF0B07">
            <w:pPr>
              <w:widowControl w:val="0"/>
              <w:spacing w:line="240" w:lineRule="auto"/>
              <w:jc w:val="both"/>
              <w:rPr>
                <w:sz w:val="20"/>
                <w:szCs w:val="20"/>
                <w:highlight w:val="white"/>
              </w:rPr>
            </w:pPr>
            <w:r>
              <w:rPr>
                <w:sz w:val="20"/>
                <w:szCs w:val="20"/>
                <w:highlight w:val="white"/>
              </w:rPr>
              <w:t>View Evaluation Results</w:t>
            </w:r>
          </w:p>
        </w:tc>
        <w:tc>
          <w:tcPr>
            <w:tcW w:w="2865" w:type="dxa"/>
            <w:tcBorders>
              <w:top w:val="nil"/>
              <w:left w:val="nil"/>
              <w:right w:val="nil"/>
            </w:tcBorders>
            <w:tcMar>
              <w:top w:w="0" w:type="dxa"/>
              <w:left w:w="100" w:type="dxa"/>
              <w:bottom w:w="0" w:type="dxa"/>
              <w:right w:w="100" w:type="dxa"/>
            </w:tcMar>
          </w:tcPr>
          <w:p w14:paraId="7D215EE7" w14:textId="77777777" w:rsidR="00DE135B" w:rsidRDefault="00AC4270" w:rsidP="00CF0B07">
            <w:pPr>
              <w:widowControl w:val="0"/>
              <w:spacing w:line="240" w:lineRule="auto"/>
              <w:jc w:val="both"/>
              <w:rPr>
                <w:sz w:val="20"/>
                <w:szCs w:val="20"/>
                <w:highlight w:val="white"/>
              </w:rPr>
            </w:pPr>
            <w:r>
              <w:rPr>
                <w:sz w:val="20"/>
                <w:szCs w:val="20"/>
                <w:highlight w:val="white"/>
              </w:rPr>
              <w:t>Instructor can view EDA chart</w:t>
            </w:r>
          </w:p>
        </w:tc>
        <w:tc>
          <w:tcPr>
            <w:tcW w:w="2265" w:type="dxa"/>
            <w:tcBorders>
              <w:top w:val="nil"/>
              <w:left w:val="nil"/>
              <w:right w:val="nil"/>
            </w:tcBorders>
            <w:tcMar>
              <w:top w:w="0" w:type="dxa"/>
              <w:left w:w="100" w:type="dxa"/>
              <w:bottom w:w="0" w:type="dxa"/>
              <w:right w:w="100" w:type="dxa"/>
            </w:tcMar>
          </w:tcPr>
          <w:p w14:paraId="0442BF7B" w14:textId="77777777" w:rsidR="00DE135B" w:rsidRDefault="00AC4270" w:rsidP="00CF0B07">
            <w:pPr>
              <w:widowControl w:val="0"/>
              <w:spacing w:line="240" w:lineRule="auto"/>
              <w:jc w:val="both"/>
              <w:rPr>
                <w:sz w:val="20"/>
                <w:szCs w:val="20"/>
                <w:highlight w:val="white"/>
              </w:rPr>
            </w:pPr>
            <w:r>
              <w:rPr>
                <w:sz w:val="20"/>
                <w:szCs w:val="20"/>
                <w:highlight w:val="white"/>
              </w:rPr>
              <w:t>Instructor can view all data</w:t>
            </w:r>
          </w:p>
        </w:tc>
        <w:tc>
          <w:tcPr>
            <w:tcW w:w="1455" w:type="dxa"/>
            <w:tcBorders>
              <w:top w:val="nil"/>
              <w:left w:val="nil"/>
              <w:right w:val="nil"/>
            </w:tcBorders>
            <w:tcMar>
              <w:top w:w="0" w:type="dxa"/>
              <w:left w:w="100" w:type="dxa"/>
              <w:bottom w:w="0" w:type="dxa"/>
              <w:right w:w="100" w:type="dxa"/>
            </w:tcMar>
          </w:tcPr>
          <w:p w14:paraId="0FB8816B" w14:textId="77777777" w:rsidR="00DE135B" w:rsidRDefault="00AC4270" w:rsidP="00CF0B07">
            <w:pPr>
              <w:widowControl w:val="0"/>
              <w:spacing w:line="240" w:lineRule="auto"/>
              <w:jc w:val="both"/>
              <w:rPr>
                <w:sz w:val="20"/>
                <w:szCs w:val="20"/>
                <w:highlight w:val="white"/>
              </w:rPr>
            </w:pPr>
            <w:r>
              <w:rPr>
                <w:sz w:val="20"/>
                <w:szCs w:val="20"/>
                <w:highlight w:val="white"/>
              </w:rPr>
              <w:t>Passed</w:t>
            </w:r>
          </w:p>
        </w:tc>
      </w:tr>
      <w:tr w:rsidR="00DE135B" w14:paraId="7148D186" w14:textId="77777777">
        <w:trPr>
          <w:trHeight w:val="14"/>
        </w:trPr>
        <w:tc>
          <w:tcPr>
            <w:tcW w:w="1725" w:type="dxa"/>
            <w:tcBorders>
              <w:top w:val="nil"/>
              <w:left w:val="nil"/>
              <w:bottom w:val="single" w:sz="8" w:space="0" w:color="000000"/>
              <w:right w:val="nil"/>
            </w:tcBorders>
            <w:tcMar>
              <w:top w:w="0" w:type="dxa"/>
              <w:left w:w="100" w:type="dxa"/>
              <w:bottom w:w="0" w:type="dxa"/>
              <w:right w:w="100" w:type="dxa"/>
            </w:tcMar>
          </w:tcPr>
          <w:p w14:paraId="04DAB089" w14:textId="77777777" w:rsidR="00DE135B" w:rsidRDefault="00AC4270" w:rsidP="00CF0B07">
            <w:pPr>
              <w:widowControl w:val="0"/>
              <w:spacing w:line="240" w:lineRule="auto"/>
              <w:jc w:val="both"/>
              <w:rPr>
                <w:sz w:val="20"/>
                <w:szCs w:val="20"/>
                <w:highlight w:val="white"/>
              </w:rPr>
            </w:pPr>
            <w:r>
              <w:rPr>
                <w:sz w:val="20"/>
                <w:szCs w:val="20"/>
                <w:highlight w:val="white"/>
              </w:rPr>
              <w:t>Approve/Reject join request</w:t>
            </w:r>
          </w:p>
        </w:tc>
        <w:tc>
          <w:tcPr>
            <w:tcW w:w="2865" w:type="dxa"/>
            <w:tcBorders>
              <w:top w:val="nil"/>
              <w:left w:val="nil"/>
              <w:bottom w:val="single" w:sz="8" w:space="0" w:color="000000"/>
              <w:right w:val="nil"/>
            </w:tcBorders>
            <w:tcMar>
              <w:top w:w="0" w:type="dxa"/>
              <w:left w:w="100" w:type="dxa"/>
              <w:bottom w:w="0" w:type="dxa"/>
              <w:right w:w="100" w:type="dxa"/>
            </w:tcMar>
          </w:tcPr>
          <w:p w14:paraId="54B33343" w14:textId="77777777" w:rsidR="00DE135B" w:rsidRDefault="00AC4270" w:rsidP="00CF0B07">
            <w:pPr>
              <w:widowControl w:val="0"/>
              <w:spacing w:line="240" w:lineRule="auto"/>
              <w:jc w:val="both"/>
              <w:rPr>
                <w:sz w:val="20"/>
                <w:szCs w:val="20"/>
                <w:highlight w:val="white"/>
              </w:rPr>
            </w:pPr>
            <w:r>
              <w:rPr>
                <w:sz w:val="20"/>
                <w:szCs w:val="20"/>
                <w:highlight w:val="white"/>
              </w:rPr>
              <w:t>Instructor can approve/rejects Beneficiaries who wish to access the program</w:t>
            </w:r>
          </w:p>
        </w:tc>
        <w:tc>
          <w:tcPr>
            <w:tcW w:w="2265" w:type="dxa"/>
            <w:tcBorders>
              <w:top w:val="nil"/>
              <w:left w:val="nil"/>
              <w:bottom w:val="single" w:sz="8" w:space="0" w:color="000000"/>
              <w:right w:val="nil"/>
            </w:tcBorders>
            <w:tcMar>
              <w:top w:w="0" w:type="dxa"/>
              <w:left w:w="100" w:type="dxa"/>
              <w:bottom w:w="0" w:type="dxa"/>
              <w:right w:w="100" w:type="dxa"/>
            </w:tcMar>
          </w:tcPr>
          <w:p w14:paraId="79C273B8" w14:textId="77777777" w:rsidR="00DE135B" w:rsidRDefault="00AC4270" w:rsidP="00CF0B07">
            <w:pPr>
              <w:widowControl w:val="0"/>
              <w:spacing w:line="240" w:lineRule="auto"/>
              <w:jc w:val="both"/>
              <w:rPr>
                <w:sz w:val="20"/>
                <w:szCs w:val="20"/>
                <w:highlight w:val="white"/>
              </w:rPr>
            </w:pPr>
            <w:r>
              <w:rPr>
                <w:sz w:val="20"/>
                <w:szCs w:val="20"/>
                <w:highlight w:val="white"/>
              </w:rPr>
              <w:t>Instructors can accept and rejects Beneficiaries to join the program</w:t>
            </w:r>
          </w:p>
        </w:tc>
        <w:tc>
          <w:tcPr>
            <w:tcW w:w="1455" w:type="dxa"/>
            <w:tcBorders>
              <w:top w:val="nil"/>
              <w:left w:val="nil"/>
              <w:bottom w:val="single" w:sz="8" w:space="0" w:color="000000"/>
              <w:right w:val="nil"/>
            </w:tcBorders>
            <w:tcMar>
              <w:top w:w="0" w:type="dxa"/>
              <w:left w:w="100" w:type="dxa"/>
              <w:bottom w:w="0" w:type="dxa"/>
              <w:right w:w="100" w:type="dxa"/>
            </w:tcMar>
          </w:tcPr>
          <w:p w14:paraId="33DE46A4" w14:textId="3DBC8C56" w:rsidR="00DE135B" w:rsidRDefault="00AC4270" w:rsidP="00CF0B07">
            <w:pPr>
              <w:widowControl w:val="0"/>
              <w:spacing w:line="240" w:lineRule="auto"/>
              <w:jc w:val="both"/>
              <w:rPr>
                <w:sz w:val="20"/>
                <w:szCs w:val="20"/>
                <w:highlight w:val="white"/>
              </w:rPr>
            </w:pPr>
            <w:r>
              <w:rPr>
                <w:sz w:val="20"/>
                <w:szCs w:val="20"/>
                <w:highlight w:val="white"/>
              </w:rPr>
              <w:t>Passed</w:t>
            </w:r>
          </w:p>
        </w:tc>
      </w:tr>
    </w:tbl>
    <w:p w14:paraId="119AFA9E" w14:textId="77777777" w:rsidR="00DE135B" w:rsidRDefault="00DE135B">
      <w:pPr>
        <w:widowControl w:val="0"/>
        <w:spacing w:after="240"/>
        <w:jc w:val="both"/>
        <w:rPr>
          <w:sz w:val="24"/>
          <w:szCs w:val="24"/>
          <w:highlight w:val="white"/>
        </w:rPr>
      </w:pPr>
    </w:p>
    <w:p w14:paraId="41B712CA" w14:textId="2E3CA284" w:rsidR="003C7F80" w:rsidRDefault="003C7F80" w:rsidP="003C7F80">
      <w:pPr>
        <w:spacing w:before="120" w:after="120" w:line="480" w:lineRule="auto"/>
        <w:ind w:firstLine="720"/>
        <w:jc w:val="both"/>
        <w:rPr>
          <w:sz w:val="24"/>
          <w:szCs w:val="24"/>
          <w:highlight w:val="white"/>
        </w:rPr>
      </w:pPr>
      <w:r w:rsidRPr="003C7F80">
        <w:rPr>
          <w:sz w:val="24"/>
          <w:szCs w:val="24"/>
        </w:rPr>
        <w:t>Table 16 shows that all functions are operating correctly. The features responsible for managing user accounts, overseeing programs, and reviewing system feedback performed exactly as expected during testing. By rigorously verifying these administrative capabilities, the testing process ensures that high-level management tools are both reliable and secure. These results confirm the Administrator module’s full control, ensuring smooth oversight of system activities and program content.</w:t>
      </w:r>
    </w:p>
    <w:p w14:paraId="21E281AB" w14:textId="77777777" w:rsidR="00DE135B" w:rsidRPr="00CF0B07" w:rsidRDefault="00AC4270">
      <w:pPr>
        <w:spacing w:before="200" w:after="200" w:line="480" w:lineRule="auto"/>
        <w:jc w:val="center"/>
        <w:rPr>
          <w:sz w:val="24"/>
          <w:szCs w:val="24"/>
        </w:rPr>
      </w:pPr>
      <w:r w:rsidRPr="00CF0B07">
        <w:rPr>
          <w:sz w:val="24"/>
          <w:szCs w:val="24"/>
          <w:highlight w:val="white"/>
        </w:rPr>
        <w:t xml:space="preserve">Table 16. Unit Testing for </w:t>
      </w:r>
      <w:r w:rsidRPr="00CF0B07">
        <w:rPr>
          <w:sz w:val="24"/>
          <w:szCs w:val="24"/>
        </w:rPr>
        <w:t xml:space="preserve">Administrator </w:t>
      </w:r>
      <w:r w:rsidRPr="00CF0B07">
        <w:rPr>
          <w:sz w:val="24"/>
          <w:szCs w:val="24"/>
          <w:highlight w:val="white"/>
        </w:rPr>
        <w:t>Module</w:t>
      </w:r>
    </w:p>
    <w:tbl>
      <w:tblPr>
        <w:tblStyle w:val="afff3"/>
        <w:tblW w:w="8310" w:type="dxa"/>
        <w:tblBorders>
          <w:top w:val="nil"/>
          <w:left w:val="nil"/>
          <w:bottom w:val="nil"/>
          <w:right w:val="nil"/>
          <w:insideH w:val="nil"/>
          <w:insideV w:val="nil"/>
        </w:tblBorders>
        <w:tblLayout w:type="fixed"/>
        <w:tblLook w:val="0600" w:firstRow="0" w:lastRow="0" w:firstColumn="0" w:lastColumn="0" w:noHBand="1" w:noVBand="1"/>
      </w:tblPr>
      <w:tblGrid>
        <w:gridCol w:w="1620"/>
        <w:gridCol w:w="2790"/>
        <w:gridCol w:w="2445"/>
        <w:gridCol w:w="1455"/>
      </w:tblGrid>
      <w:tr w:rsidR="00DE135B" w14:paraId="4C44C30F" w14:textId="77777777" w:rsidTr="00DE78C0">
        <w:trPr>
          <w:trHeight w:val="144"/>
        </w:trPr>
        <w:tc>
          <w:tcPr>
            <w:tcW w:w="1620" w:type="dxa"/>
            <w:tcBorders>
              <w:top w:val="single" w:sz="8" w:space="0" w:color="auto"/>
              <w:left w:val="nil"/>
              <w:bottom w:val="single" w:sz="12" w:space="0" w:color="auto"/>
              <w:right w:val="nil"/>
            </w:tcBorders>
            <w:tcMar>
              <w:top w:w="0" w:type="dxa"/>
              <w:left w:w="100" w:type="dxa"/>
              <w:bottom w:w="0" w:type="dxa"/>
              <w:right w:w="100" w:type="dxa"/>
            </w:tcMar>
          </w:tcPr>
          <w:p w14:paraId="5B30432C" w14:textId="77777777" w:rsidR="00DE135B" w:rsidRDefault="00AC4270">
            <w:pPr>
              <w:widowControl w:val="0"/>
              <w:spacing w:line="360" w:lineRule="auto"/>
              <w:jc w:val="both"/>
              <w:rPr>
                <w:b/>
                <w:bCs/>
                <w:sz w:val="20"/>
                <w:szCs w:val="20"/>
                <w:highlight w:val="white"/>
              </w:rPr>
            </w:pPr>
            <w:r>
              <w:rPr>
                <w:b/>
                <w:bCs/>
                <w:sz w:val="20"/>
                <w:szCs w:val="20"/>
                <w:highlight w:val="white"/>
              </w:rPr>
              <w:t>Tested Case</w:t>
            </w:r>
          </w:p>
        </w:tc>
        <w:tc>
          <w:tcPr>
            <w:tcW w:w="2790" w:type="dxa"/>
            <w:tcBorders>
              <w:top w:val="single" w:sz="8" w:space="0" w:color="auto"/>
              <w:left w:val="nil"/>
              <w:bottom w:val="single" w:sz="12" w:space="0" w:color="auto"/>
              <w:right w:val="nil"/>
            </w:tcBorders>
            <w:tcMar>
              <w:top w:w="0" w:type="dxa"/>
              <w:left w:w="100" w:type="dxa"/>
              <w:bottom w:w="0" w:type="dxa"/>
              <w:right w:w="100" w:type="dxa"/>
            </w:tcMar>
          </w:tcPr>
          <w:p w14:paraId="658DE79E" w14:textId="77777777" w:rsidR="00DE135B" w:rsidRDefault="00AC4270">
            <w:pPr>
              <w:widowControl w:val="0"/>
              <w:spacing w:line="360" w:lineRule="auto"/>
              <w:jc w:val="both"/>
              <w:rPr>
                <w:b/>
                <w:bCs/>
                <w:sz w:val="20"/>
                <w:szCs w:val="20"/>
                <w:highlight w:val="white"/>
              </w:rPr>
            </w:pPr>
            <w:r>
              <w:rPr>
                <w:b/>
                <w:bCs/>
                <w:sz w:val="20"/>
                <w:szCs w:val="20"/>
                <w:highlight w:val="white"/>
              </w:rPr>
              <w:t>Expected Output</w:t>
            </w:r>
          </w:p>
        </w:tc>
        <w:tc>
          <w:tcPr>
            <w:tcW w:w="2445" w:type="dxa"/>
            <w:tcBorders>
              <w:top w:val="single" w:sz="8" w:space="0" w:color="auto"/>
              <w:left w:val="nil"/>
              <w:bottom w:val="single" w:sz="12" w:space="0" w:color="auto"/>
              <w:right w:val="nil"/>
            </w:tcBorders>
            <w:tcMar>
              <w:top w:w="0" w:type="dxa"/>
              <w:left w:w="100" w:type="dxa"/>
              <w:bottom w:w="0" w:type="dxa"/>
              <w:right w:w="100" w:type="dxa"/>
            </w:tcMar>
          </w:tcPr>
          <w:p w14:paraId="0FFB832D" w14:textId="77777777" w:rsidR="00DE135B" w:rsidRDefault="00AC4270">
            <w:pPr>
              <w:widowControl w:val="0"/>
              <w:spacing w:line="360" w:lineRule="auto"/>
              <w:jc w:val="both"/>
              <w:rPr>
                <w:b/>
                <w:bCs/>
                <w:sz w:val="20"/>
                <w:szCs w:val="20"/>
                <w:highlight w:val="white"/>
              </w:rPr>
            </w:pPr>
            <w:r>
              <w:rPr>
                <w:b/>
                <w:bCs/>
                <w:sz w:val="20"/>
                <w:szCs w:val="20"/>
                <w:highlight w:val="white"/>
              </w:rPr>
              <w:t xml:space="preserve">Actual Output </w:t>
            </w:r>
          </w:p>
        </w:tc>
        <w:tc>
          <w:tcPr>
            <w:tcW w:w="1455" w:type="dxa"/>
            <w:tcBorders>
              <w:top w:val="single" w:sz="8" w:space="0" w:color="auto"/>
              <w:left w:val="nil"/>
              <w:bottom w:val="single" w:sz="12" w:space="0" w:color="auto"/>
              <w:right w:val="nil"/>
            </w:tcBorders>
            <w:tcMar>
              <w:top w:w="0" w:type="dxa"/>
              <w:left w:w="100" w:type="dxa"/>
              <w:bottom w:w="0" w:type="dxa"/>
              <w:right w:w="100" w:type="dxa"/>
            </w:tcMar>
          </w:tcPr>
          <w:p w14:paraId="3EE4029B" w14:textId="77777777" w:rsidR="00DE135B" w:rsidRDefault="00AC4270">
            <w:pPr>
              <w:widowControl w:val="0"/>
              <w:spacing w:line="360" w:lineRule="auto"/>
              <w:jc w:val="both"/>
              <w:rPr>
                <w:b/>
                <w:bCs/>
                <w:sz w:val="20"/>
                <w:szCs w:val="20"/>
                <w:highlight w:val="white"/>
              </w:rPr>
            </w:pPr>
            <w:r>
              <w:rPr>
                <w:b/>
                <w:bCs/>
                <w:sz w:val="20"/>
                <w:szCs w:val="20"/>
                <w:highlight w:val="white"/>
              </w:rPr>
              <w:t>Remarks</w:t>
            </w:r>
          </w:p>
        </w:tc>
      </w:tr>
      <w:tr w:rsidR="00DE135B" w14:paraId="3FC8F319" w14:textId="77777777" w:rsidTr="00DE78C0">
        <w:trPr>
          <w:trHeight w:val="14"/>
        </w:trPr>
        <w:tc>
          <w:tcPr>
            <w:tcW w:w="1620" w:type="dxa"/>
            <w:tcBorders>
              <w:top w:val="single" w:sz="12" w:space="0" w:color="auto"/>
              <w:left w:val="nil"/>
              <w:bottom w:val="nil"/>
              <w:right w:val="nil"/>
            </w:tcBorders>
            <w:tcMar>
              <w:top w:w="0" w:type="dxa"/>
              <w:left w:w="100" w:type="dxa"/>
              <w:bottom w:w="0" w:type="dxa"/>
              <w:right w:w="100" w:type="dxa"/>
            </w:tcMar>
          </w:tcPr>
          <w:p w14:paraId="04FBEC9F" w14:textId="77777777" w:rsidR="00DE135B" w:rsidRDefault="00AC4270">
            <w:pPr>
              <w:widowControl w:val="0"/>
              <w:spacing w:line="360" w:lineRule="auto"/>
              <w:jc w:val="both"/>
              <w:rPr>
                <w:sz w:val="20"/>
                <w:szCs w:val="20"/>
                <w:highlight w:val="white"/>
              </w:rPr>
            </w:pPr>
            <w:r>
              <w:rPr>
                <w:sz w:val="20"/>
                <w:szCs w:val="20"/>
                <w:highlight w:val="white"/>
              </w:rPr>
              <w:t>Manage Users</w:t>
            </w:r>
          </w:p>
          <w:p w14:paraId="4FB13EE4" w14:textId="77777777" w:rsidR="00DE135B" w:rsidRDefault="00DE135B">
            <w:pPr>
              <w:widowControl w:val="0"/>
              <w:spacing w:line="360" w:lineRule="auto"/>
              <w:jc w:val="both"/>
              <w:rPr>
                <w:sz w:val="20"/>
                <w:szCs w:val="20"/>
                <w:highlight w:val="white"/>
              </w:rPr>
            </w:pPr>
          </w:p>
        </w:tc>
        <w:tc>
          <w:tcPr>
            <w:tcW w:w="2790" w:type="dxa"/>
            <w:tcBorders>
              <w:top w:val="single" w:sz="12" w:space="0" w:color="auto"/>
              <w:left w:val="nil"/>
              <w:right w:val="nil"/>
            </w:tcBorders>
            <w:tcMar>
              <w:top w:w="0" w:type="dxa"/>
              <w:left w:w="100" w:type="dxa"/>
              <w:bottom w:w="0" w:type="dxa"/>
              <w:right w:w="100" w:type="dxa"/>
            </w:tcMar>
          </w:tcPr>
          <w:p w14:paraId="5DC69455" w14:textId="06E435E1" w:rsidR="00DE135B" w:rsidRDefault="00DE78C0">
            <w:pPr>
              <w:widowControl w:val="0"/>
              <w:spacing w:line="360" w:lineRule="auto"/>
              <w:jc w:val="both"/>
              <w:rPr>
                <w:sz w:val="20"/>
                <w:szCs w:val="20"/>
                <w:highlight w:val="white"/>
              </w:rPr>
            </w:pPr>
            <w:r>
              <w:rPr>
                <w:sz w:val="20"/>
                <w:szCs w:val="20"/>
                <w:highlight w:val="white"/>
              </w:rPr>
              <w:t>Administrators can add, edit, or remove user accounts.</w:t>
            </w:r>
          </w:p>
        </w:tc>
        <w:tc>
          <w:tcPr>
            <w:tcW w:w="2445" w:type="dxa"/>
            <w:tcBorders>
              <w:top w:val="single" w:sz="12" w:space="0" w:color="auto"/>
              <w:left w:val="nil"/>
              <w:right w:val="nil"/>
            </w:tcBorders>
            <w:tcMar>
              <w:top w:w="0" w:type="dxa"/>
              <w:left w:w="100" w:type="dxa"/>
              <w:bottom w:w="0" w:type="dxa"/>
              <w:right w:w="100" w:type="dxa"/>
            </w:tcMar>
          </w:tcPr>
          <w:p w14:paraId="2635631D" w14:textId="41A86E3F" w:rsidR="00DE135B" w:rsidRDefault="00DE78C0">
            <w:pPr>
              <w:widowControl w:val="0"/>
              <w:spacing w:line="360" w:lineRule="auto"/>
              <w:jc w:val="both"/>
              <w:rPr>
                <w:sz w:val="20"/>
                <w:szCs w:val="20"/>
                <w:highlight w:val="white"/>
              </w:rPr>
            </w:pPr>
            <w:r>
              <w:rPr>
                <w:sz w:val="20"/>
                <w:szCs w:val="20"/>
                <w:highlight w:val="white"/>
              </w:rPr>
              <w:t>Administrators can add, edit and remove user.</w:t>
            </w:r>
          </w:p>
        </w:tc>
        <w:tc>
          <w:tcPr>
            <w:tcW w:w="1455" w:type="dxa"/>
            <w:tcBorders>
              <w:top w:val="single" w:sz="12" w:space="0" w:color="auto"/>
              <w:left w:val="nil"/>
              <w:right w:val="nil"/>
            </w:tcBorders>
            <w:tcMar>
              <w:top w:w="0" w:type="dxa"/>
              <w:left w:w="100" w:type="dxa"/>
              <w:bottom w:w="0" w:type="dxa"/>
              <w:right w:w="100" w:type="dxa"/>
            </w:tcMar>
          </w:tcPr>
          <w:p w14:paraId="69280807" w14:textId="77777777" w:rsidR="00DE135B" w:rsidRDefault="00AC4270">
            <w:pPr>
              <w:widowControl w:val="0"/>
              <w:spacing w:line="360" w:lineRule="auto"/>
              <w:jc w:val="both"/>
              <w:rPr>
                <w:sz w:val="20"/>
                <w:szCs w:val="20"/>
                <w:highlight w:val="white"/>
              </w:rPr>
            </w:pPr>
            <w:r>
              <w:rPr>
                <w:sz w:val="20"/>
                <w:szCs w:val="20"/>
                <w:highlight w:val="white"/>
              </w:rPr>
              <w:t>Passed</w:t>
            </w:r>
          </w:p>
        </w:tc>
      </w:tr>
      <w:tr w:rsidR="00DE135B" w14:paraId="74C37B5E" w14:textId="77777777" w:rsidTr="00DE78C0">
        <w:trPr>
          <w:trHeight w:val="14"/>
        </w:trPr>
        <w:tc>
          <w:tcPr>
            <w:tcW w:w="1620" w:type="dxa"/>
            <w:tcBorders>
              <w:top w:val="nil"/>
              <w:left w:val="nil"/>
              <w:bottom w:val="nil"/>
              <w:right w:val="nil"/>
            </w:tcBorders>
            <w:tcMar>
              <w:top w:w="0" w:type="dxa"/>
              <w:left w:w="100" w:type="dxa"/>
              <w:bottom w:w="0" w:type="dxa"/>
              <w:right w:w="100" w:type="dxa"/>
            </w:tcMar>
          </w:tcPr>
          <w:p w14:paraId="1B22D7E8" w14:textId="77777777" w:rsidR="00DE135B" w:rsidRDefault="00AC4270">
            <w:pPr>
              <w:widowControl w:val="0"/>
              <w:spacing w:line="360" w:lineRule="auto"/>
              <w:jc w:val="both"/>
              <w:rPr>
                <w:sz w:val="20"/>
                <w:szCs w:val="20"/>
                <w:highlight w:val="white"/>
              </w:rPr>
            </w:pPr>
            <w:r>
              <w:rPr>
                <w:sz w:val="20"/>
                <w:szCs w:val="20"/>
                <w:highlight w:val="white"/>
              </w:rPr>
              <w:t>Manage Programs</w:t>
            </w:r>
          </w:p>
          <w:p w14:paraId="22C1A03F" w14:textId="77777777" w:rsidR="00DE135B" w:rsidRDefault="00DE135B">
            <w:pPr>
              <w:widowControl w:val="0"/>
              <w:spacing w:line="360" w:lineRule="auto"/>
              <w:jc w:val="both"/>
              <w:rPr>
                <w:sz w:val="20"/>
                <w:szCs w:val="20"/>
                <w:highlight w:val="white"/>
              </w:rPr>
            </w:pPr>
          </w:p>
        </w:tc>
        <w:tc>
          <w:tcPr>
            <w:tcW w:w="2790" w:type="dxa"/>
            <w:tcBorders>
              <w:top w:val="nil"/>
              <w:left w:val="nil"/>
              <w:right w:val="nil"/>
            </w:tcBorders>
            <w:tcMar>
              <w:top w:w="0" w:type="dxa"/>
              <w:left w:w="100" w:type="dxa"/>
              <w:bottom w:w="0" w:type="dxa"/>
              <w:right w:w="100" w:type="dxa"/>
            </w:tcMar>
          </w:tcPr>
          <w:p w14:paraId="792D56DE" w14:textId="77777777" w:rsidR="00DE135B" w:rsidRDefault="00AC4270">
            <w:pPr>
              <w:widowControl w:val="0"/>
              <w:spacing w:line="360" w:lineRule="auto"/>
              <w:jc w:val="both"/>
              <w:rPr>
                <w:sz w:val="20"/>
                <w:szCs w:val="20"/>
                <w:highlight w:val="white"/>
              </w:rPr>
            </w:pPr>
            <w:r>
              <w:rPr>
                <w:sz w:val="20"/>
                <w:szCs w:val="20"/>
                <w:highlight w:val="white"/>
              </w:rPr>
              <w:t>Administrator can add, edit and delete program</w:t>
            </w:r>
          </w:p>
        </w:tc>
        <w:tc>
          <w:tcPr>
            <w:tcW w:w="2445" w:type="dxa"/>
            <w:tcBorders>
              <w:top w:val="nil"/>
              <w:left w:val="nil"/>
              <w:right w:val="nil"/>
            </w:tcBorders>
            <w:tcMar>
              <w:top w:w="0" w:type="dxa"/>
              <w:left w:w="100" w:type="dxa"/>
              <w:bottom w:w="0" w:type="dxa"/>
              <w:right w:w="100" w:type="dxa"/>
            </w:tcMar>
          </w:tcPr>
          <w:p w14:paraId="5B6A7583" w14:textId="69438F4E" w:rsidR="00DE135B" w:rsidRDefault="00DE78C0">
            <w:pPr>
              <w:widowControl w:val="0"/>
              <w:spacing w:line="360" w:lineRule="auto"/>
              <w:jc w:val="both"/>
              <w:rPr>
                <w:sz w:val="20"/>
                <w:szCs w:val="20"/>
                <w:highlight w:val="white"/>
              </w:rPr>
            </w:pPr>
            <w:r>
              <w:rPr>
                <w:sz w:val="20"/>
                <w:szCs w:val="20"/>
                <w:highlight w:val="white"/>
              </w:rPr>
              <w:t>Administrators can create, edit and delete program.</w:t>
            </w:r>
          </w:p>
        </w:tc>
        <w:tc>
          <w:tcPr>
            <w:tcW w:w="1455" w:type="dxa"/>
            <w:tcBorders>
              <w:top w:val="nil"/>
              <w:left w:val="nil"/>
              <w:right w:val="nil"/>
            </w:tcBorders>
            <w:tcMar>
              <w:top w:w="0" w:type="dxa"/>
              <w:left w:w="100" w:type="dxa"/>
              <w:bottom w:w="0" w:type="dxa"/>
              <w:right w:w="100" w:type="dxa"/>
            </w:tcMar>
          </w:tcPr>
          <w:p w14:paraId="1E2B0DF7" w14:textId="77777777" w:rsidR="00DE135B" w:rsidRDefault="00AC4270">
            <w:pPr>
              <w:widowControl w:val="0"/>
              <w:spacing w:line="360" w:lineRule="auto"/>
              <w:jc w:val="both"/>
              <w:rPr>
                <w:sz w:val="20"/>
                <w:szCs w:val="20"/>
                <w:highlight w:val="white"/>
              </w:rPr>
            </w:pPr>
            <w:r>
              <w:rPr>
                <w:sz w:val="20"/>
                <w:szCs w:val="20"/>
                <w:highlight w:val="white"/>
              </w:rPr>
              <w:t>Passed</w:t>
            </w:r>
          </w:p>
        </w:tc>
      </w:tr>
      <w:tr w:rsidR="00DE135B" w14:paraId="5C890355" w14:textId="77777777" w:rsidTr="00DE78C0">
        <w:trPr>
          <w:trHeight w:val="14"/>
        </w:trPr>
        <w:tc>
          <w:tcPr>
            <w:tcW w:w="1620" w:type="dxa"/>
            <w:tcBorders>
              <w:top w:val="nil"/>
              <w:left w:val="nil"/>
              <w:bottom w:val="single" w:sz="8" w:space="0" w:color="000000"/>
              <w:right w:val="nil"/>
            </w:tcBorders>
            <w:tcMar>
              <w:top w:w="0" w:type="dxa"/>
              <w:left w:w="100" w:type="dxa"/>
              <w:bottom w:w="0" w:type="dxa"/>
              <w:right w:w="100" w:type="dxa"/>
            </w:tcMar>
          </w:tcPr>
          <w:p w14:paraId="0A60BFA9" w14:textId="77777777" w:rsidR="00DE135B" w:rsidRDefault="00AC4270">
            <w:pPr>
              <w:widowControl w:val="0"/>
              <w:spacing w:line="360" w:lineRule="auto"/>
              <w:jc w:val="both"/>
              <w:rPr>
                <w:sz w:val="20"/>
                <w:szCs w:val="20"/>
                <w:highlight w:val="white"/>
              </w:rPr>
            </w:pPr>
            <w:r>
              <w:rPr>
                <w:sz w:val="20"/>
                <w:szCs w:val="20"/>
                <w:highlight w:val="white"/>
              </w:rPr>
              <w:t>Feedback Management</w:t>
            </w:r>
          </w:p>
        </w:tc>
        <w:tc>
          <w:tcPr>
            <w:tcW w:w="2790" w:type="dxa"/>
            <w:tcBorders>
              <w:top w:val="nil"/>
              <w:left w:val="nil"/>
              <w:bottom w:val="single" w:sz="8" w:space="0" w:color="000000"/>
              <w:right w:val="nil"/>
            </w:tcBorders>
            <w:tcMar>
              <w:top w:w="0" w:type="dxa"/>
              <w:left w:w="100" w:type="dxa"/>
              <w:bottom w:w="0" w:type="dxa"/>
              <w:right w:w="100" w:type="dxa"/>
            </w:tcMar>
          </w:tcPr>
          <w:p w14:paraId="3CA56945" w14:textId="77777777" w:rsidR="00DE135B" w:rsidRDefault="00AC4270">
            <w:pPr>
              <w:widowControl w:val="0"/>
              <w:spacing w:line="360" w:lineRule="auto"/>
              <w:jc w:val="both"/>
              <w:rPr>
                <w:sz w:val="20"/>
                <w:szCs w:val="20"/>
                <w:highlight w:val="white"/>
              </w:rPr>
            </w:pPr>
            <w:r>
              <w:rPr>
                <w:sz w:val="20"/>
                <w:szCs w:val="20"/>
                <w:highlight w:val="white"/>
              </w:rPr>
              <w:t>Administrator can view user feedback to the system</w:t>
            </w:r>
          </w:p>
        </w:tc>
        <w:tc>
          <w:tcPr>
            <w:tcW w:w="2445" w:type="dxa"/>
            <w:tcBorders>
              <w:top w:val="nil"/>
              <w:left w:val="nil"/>
              <w:bottom w:val="single" w:sz="8" w:space="0" w:color="000000"/>
              <w:right w:val="nil"/>
            </w:tcBorders>
            <w:tcMar>
              <w:top w:w="0" w:type="dxa"/>
              <w:left w:w="100" w:type="dxa"/>
              <w:bottom w:w="0" w:type="dxa"/>
              <w:right w:w="100" w:type="dxa"/>
            </w:tcMar>
          </w:tcPr>
          <w:p w14:paraId="30C462B8" w14:textId="30922249" w:rsidR="00DE135B" w:rsidRDefault="003C7F80">
            <w:pPr>
              <w:widowControl w:val="0"/>
              <w:spacing w:line="360" w:lineRule="auto"/>
              <w:jc w:val="both"/>
              <w:rPr>
                <w:sz w:val="20"/>
                <w:szCs w:val="20"/>
                <w:highlight w:val="white"/>
              </w:rPr>
            </w:pPr>
            <w:r w:rsidRPr="003C7F80">
              <w:rPr>
                <w:sz w:val="20"/>
                <w:szCs w:val="20"/>
              </w:rPr>
              <w:t>Administrators can review all user feedback.</w:t>
            </w:r>
          </w:p>
        </w:tc>
        <w:tc>
          <w:tcPr>
            <w:tcW w:w="1455" w:type="dxa"/>
            <w:tcBorders>
              <w:top w:val="nil"/>
              <w:left w:val="nil"/>
              <w:bottom w:val="single" w:sz="8" w:space="0" w:color="000000"/>
              <w:right w:val="nil"/>
            </w:tcBorders>
            <w:tcMar>
              <w:top w:w="0" w:type="dxa"/>
              <w:left w:w="100" w:type="dxa"/>
              <w:bottom w:w="0" w:type="dxa"/>
              <w:right w:w="100" w:type="dxa"/>
            </w:tcMar>
          </w:tcPr>
          <w:p w14:paraId="790C00D6" w14:textId="15FDC068" w:rsidR="00DE135B" w:rsidRDefault="00AC4270">
            <w:pPr>
              <w:widowControl w:val="0"/>
              <w:spacing w:line="360" w:lineRule="auto"/>
              <w:jc w:val="both"/>
              <w:rPr>
                <w:sz w:val="20"/>
                <w:szCs w:val="20"/>
                <w:highlight w:val="white"/>
              </w:rPr>
            </w:pPr>
            <w:r>
              <w:rPr>
                <w:sz w:val="20"/>
                <w:szCs w:val="20"/>
                <w:highlight w:val="white"/>
              </w:rPr>
              <w:t>Passed</w:t>
            </w:r>
          </w:p>
        </w:tc>
      </w:tr>
    </w:tbl>
    <w:p w14:paraId="1EDEA6C3" w14:textId="77777777" w:rsidR="00540C6E" w:rsidRDefault="00540C6E" w:rsidP="00540C6E">
      <w:pPr>
        <w:spacing w:before="200" w:after="200" w:line="480" w:lineRule="auto"/>
        <w:ind w:firstLine="720"/>
        <w:jc w:val="both"/>
        <w:rPr>
          <w:sz w:val="24"/>
          <w:szCs w:val="24"/>
          <w:highlight w:val="white"/>
        </w:rPr>
      </w:pPr>
      <w:r w:rsidRPr="00540C6E">
        <w:rPr>
          <w:sz w:val="24"/>
          <w:szCs w:val="24"/>
        </w:rPr>
        <w:lastRenderedPageBreak/>
        <w:t>Table 17 shows the unit tests for the notification module, including the expected and actual outputs. The results show that the notification module is functional and has passed the unit testing. The test specifically verifies that automated alerts are successfully dispatched to both Beneficiaries and Instructors across various interaction types, such as posts, replies, and assignment submissions. Furthermore, the alignment between the expected and actual outputs demonstrates that the integration with Gmail is configured correctly, ensuring timely communication within the platform.</w:t>
      </w:r>
      <w:r w:rsidRPr="00CF0B07">
        <w:rPr>
          <w:sz w:val="24"/>
          <w:szCs w:val="24"/>
          <w:highlight w:val="white"/>
        </w:rPr>
        <w:t xml:space="preserve"> </w:t>
      </w:r>
    </w:p>
    <w:p w14:paraId="5A348DC9" w14:textId="085E25D9" w:rsidR="00DE135B" w:rsidRPr="00CF0B07" w:rsidRDefault="00540C6E" w:rsidP="00540C6E">
      <w:pPr>
        <w:spacing w:before="200" w:after="200" w:line="480" w:lineRule="auto"/>
        <w:jc w:val="center"/>
        <w:rPr>
          <w:sz w:val="24"/>
          <w:szCs w:val="24"/>
        </w:rPr>
      </w:pPr>
      <w:r w:rsidRPr="00CF0B07">
        <w:rPr>
          <w:sz w:val="24"/>
          <w:szCs w:val="24"/>
          <w:highlight w:val="white"/>
        </w:rPr>
        <w:t>Table 17. Unit Testing for Notification Module</w:t>
      </w:r>
    </w:p>
    <w:tbl>
      <w:tblPr>
        <w:tblStyle w:val="afff4"/>
        <w:tblW w:w="8310" w:type="dxa"/>
        <w:tblBorders>
          <w:top w:val="nil"/>
          <w:left w:val="nil"/>
          <w:bottom w:val="nil"/>
          <w:right w:val="nil"/>
          <w:insideH w:val="nil"/>
          <w:insideV w:val="nil"/>
        </w:tblBorders>
        <w:tblLayout w:type="fixed"/>
        <w:tblLook w:val="0600" w:firstRow="0" w:lastRow="0" w:firstColumn="0" w:lastColumn="0" w:noHBand="1" w:noVBand="1"/>
      </w:tblPr>
      <w:tblGrid>
        <w:gridCol w:w="1725"/>
        <w:gridCol w:w="2865"/>
        <w:gridCol w:w="2265"/>
        <w:gridCol w:w="1455"/>
      </w:tblGrid>
      <w:tr w:rsidR="00DE135B" w14:paraId="67809DCA" w14:textId="77777777" w:rsidTr="00CF0B07">
        <w:trPr>
          <w:trHeight w:val="144"/>
        </w:trPr>
        <w:tc>
          <w:tcPr>
            <w:tcW w:w="1725" w:type="dxa"/>
            <w:tcBorders>
              <w:top w:val="single" w:sz="8" w:space="0" w:color="auto"/>
              <w:left w:val="nil"/>
              <w:bottom w:val="single" w:sz="12" w:space="0" w:color="auto"/>
              <w:right w:val="nil"/>
            </w:tcBorders>
            <w:tcMar>
              <w:top w:w="0" w:type="dxa"/>
              <w:left w:w="100" w:type="dxa"/>
              <w:bottom w:w="0" w:type="dxa"/>
              <w:right w:w="100" w:type="dxa"/>
            </w:tcMar>
          </w:tcPr>
          <w:p w14:paraId="0C2FE702" w14:textId="77777777" w:rsidR="00DE135B" w:rsidRDefault="00AC4270">
            <w:pPr>
              <w:widowControl w:val="0"/>
              <w:spacing w:line="360" w:lineRule="auto"/>
              <w:jc w:val="both"/>
              <w:rPr>
                <w:b/>
                <w:bCs/>
                <w:sz w:val="20"/>
                <w:szCs w:val="20"/>
                <w:highlight w:val="white"/>
              </w:rPr>
            </w:pPr>
            <w:r>
              <w:rPr>
                <w:b/>
                <w:bCs/>
                <w:sz w:val="20"/>
                <w:szCs w:val="20"/>
                <w:highlight w:val="white"/>
              </w:rPr>
              <w:t>Tested Case</w:t>
            </w:r>
          </w:p>
        </w:tc>
        <w:tc>
          <w:tcPr>
            <w:tcW w:w="2865" w:type="dxa"/>
            <w:tcBorders>
              <w:top w:val="single" w:sz="8" w:space="0" w:color="auto"/>
              <w:left w:val="nil"/>
              <w:bottom w:val="single" w:sz="12" w:space="0" w:color="auto"/>
              <w:right w:val="nil"/>
            </w:tcBorders>
            <w:tcMar>
              <w:top w:w="0" w:type="dxa"/>
              <w:left w:w="100" w:type="dxa"/>
              <w:bottom w:w="0" w:type="dxa"/>
              <w:right w:w="100" w:type="dxa"/>
            </w:tcMar>
          </w:tcPr>
          <w:p w14:paraId="24BDFACA" w14:textId="77777777" w:rsidR="00DE135B" w:rsidRDefault="00AC4270">
            <w:pPr>
              <w:widowControl w:val="0"/>
              <w:spacing w:line="360" w:lineRule="auto"/>
              <w:jc w:val="both"/>
              <w:rPr>
                <w:b/>
                <w:bCs/>
                <w:sz w:val="20"/>
                <w:szCs w:val="20"/>
                <w:highlight w:val="white"/>
              </w:rPr>
            </w:pPr>
            <w:r>
              <w:rPr>
                <w:b/>
                <w:bCs/>
                <w:sz w:val="20"/>
                <w:szCs w:val="20"/>
                <w:highlight w:val="white"/>
              </w:rPr>
              <w:t>Expected Output</w:t>
            </w:r>
          </w:p>
        </w:tc>
        <w:tc>
          <w:tcPr>
            <w:tcW w:w="2265" w:type="dxa"/>
            <w:tcBorders>
              <w:top w:val="single" w:sz="8" w:space="0" w:color="auto"/>
              <w:left w:val="nil"/>
              <w:bottom w:val="single" w:sz="12" w:space="0" w:color="auto"/>
              <w:right w:val="nil"/>
            </w:tcBorders>
            <w:tcMar>
              <w:top w:w="0" w:type="dxa"/>
              <w:left w:w="100" w:type="dxa"/>
              <w:bottom w:w="0" w:type="dxa"/>
              <w:right w:w="100" w:type="dxa"/>
            </w:tcMar>
          </w:tcPr>
          <w:p w14:paraId="274AE0AA" w14:textId="77777777" w:rsidR="00DE135B" w:rsidRDefault="00AC4270">
            <w:pPr>
              <w:widowControl w:val="0"/>
              <w:spacing w:line="360" w:lineRule="auto"/>
              <w:jc w:val="both"/>
              <w:rPr>
                <w:b/>
                <w:bCs/>
                <w:sz w:val="20"/>
                <w:szCs w:val="20"/>
                <w:highlight w:val="white"/>
              </w:rPr>
            </w:pPr>
            <w:r>
              <w:rPr>
                <w:b/>
                <w:bCs/>
                <w:sz w:val="20"/>
                <w:szCs w:val="20"/>
                <w:highlight w:val="white"/>
              </w:rPr>
              <w:t xml:space="preserve">Actual Output </w:t>
            </w:r>
          </w:p>
        </w:tc>
        <w:tc>
          <w:tcPr>
            <w:tcW w:w="1455" w:type="dxa"/>
            <w:tcBorders>
              <w:top w:val="single" w:sz="8" w:space="0" w:color="auto"/>
              <w:left w:val="nil"/>
              <w:bottom w:val="single" w:sz="12" w:space="0" w:color="auto"/>
              <w:right w:val="nil"/>
            </w:tcBorders>
            <w:tcMar>
              <w:top w:w="0" w:type="dxa"/>
              <w:left w:w="100" w:type="dxa"/>
              <w:bottom w:w="0" w:type="dxa"/>
              <w:right w:w="100" w:type="dxa"/>
            </w:tcMar>
          </w:tcPr>
          <w:p w14:paraId="7E99A5F5" w14:textId="77777777" w:rsidR="00DE135B" w:rsidRDefault="00AC4270">
            <w:pPr>
              <w:widowControl w:val="0"/>
              <w:spacing w:line="360" w:lineRule="auto"/>
              <w:jc w:val="both"/>
              <w:rPr>
                <w:b/>
                <w:bCs/>
                <w:sz w:val="20"/>
                <w:szCs w:val="20"/>
                <w:highlight w:val="white"/>
              </w:rPr>
            </w:pPr>
            <w:r>
              <w:rPr>
                <w:b/>
                <w:bCs/>
                <w:sz w:val="20"/>
                <w:szCs w:val="20"/>
                <w:highlight w:val="white"/>
              </w:rPr>
              <w:t>Remarks</w:t>
            </w:r>
          </w:p>
        </w:tc>
      </w:tr>
      <w:tr w:rsidR="00DE135B" w14:paraId="247E4614" w14:textId="77777777" w:rsidTr="00CF0B07">
        <w:trPr>
          <w:trHeight w:val="14"/>
        </w:trPr>
        <w:tc>
          <w:tcPr>
            <w:tcW w:w="1725" w:type="dxa"/>
            <w:tcBorders>
              <w:top w:val="single" w:sz="12" w:space="0" w:color="auto"/>
              <w:left w:val="nil"/>
              <w:bottom w:val="single" w:sz="8" w:space="0" w:color="000000"/>
              <w:right w:val="nil"/>
            </w:tcBorders>
            <w:tcMar>
              <w:top w:w="0" w:type="dxa"/>
              <w:left w:w="100" w:type="dxa"/>
              <w:bottom w:w="0" w:type="dxa"/>
              <w:right w:w="100" w:type="dxa"/>
            </w:tcMar>
          </w:tcPr>
          <w:p w14:paraId="4C323CE7" w14:textId="77777777" w:rsidR="00DE135B" w:rsidRDefault="00AC4270">
            <w:pPr>
              <w:widowControl w:val="0"/>
              <w:spacing w:line="360" w:lineRule="auto"/>
              <w:jc w:val="both"/>
              <w:rPr>
                <w:sz w:val="20"/>
                <w:szCs w:val="20"/>
                <w:highlight w:val="white"/>
              </w:rPr>
            </w:pPr>
            <w:r>
              <w:rPr>
                <w:sz w:val="20"/>
                <w:szCs w:val="20"/>
                <w:highlight w:val="white"/>
              </w:rPr>
              <w:t>Notification</w:t>
            </w:r>
          </w:p>
        </w:tc>
        <w:tc>
          <w:tcPr>
            <w:tcW w:w="2865" w:type="dxa"/>
            <w:tcBorders>
              <w:top w:val="single" w:sz="12" w:space="0" w:color="auto"/>
              <w:left w:val="nil"/>
              <w:bottom w:val="single" w:sz="8" w:space="0" w:color="000000"/>
              <w:right w:val="nil"/>
            </w:tcBorders>
            <w:tcMar>
              <w:top w:w="0" w:type="dxa"/>
              <w:left w:w="100" w:type="dxa"/>
              <w:bottom w:w="0" w:type="dxa"/>
              <w:right w:w="100" w:type="dxa"/>
            </w:tcMar>
          </w:tcPr>
          <w:p w14:paraId="3E5740AF" w14:textId="700FAB77" w:rsidR="00DE135B" w:rsidRDefault="00DE78C0">
            <w:pPr>
              <w:widowControl w:val="0"/>
              <w:spacing w:line="360" w:lineRule="auto"/>
              <w:jc w:val="both"/>
              <w:rPr>
                <w:sz w:val="20"/>
                <w:szCs w:val="20"/>
                <w:highlight w:val="white"/>
              </w:rPr>
            </w:pPr>
            <w:r>
              <w:rPr>
                <w:sz w:val="20"/>
                <w:szCs w:val="20"/>
                <w:highlight w:val="white"/>
              </w:rPr>
              <w:t xml:space="preserve">Beneficiaries and Instructors are notified via </w:t>
            </w:r>
            <w:r w:rsidR="00540C6E">
              <w:rPr>
                <w:sz w:val="20"/>
                <w:szCs w:val="20"/>
                <w:highlight w:val="white"/>
              </w:rPr>
              <w:t>Gmail</w:t>
            </w:r>
            <w:r>
              <w:rPr>
                <w:sz w:val="20"/>
                <w:szCs w:val="20"/>
                <w:highlight w:val="white"/>
              </w:rPr>
              <w:t xml:space="preserve"> if someone post, reply, submit assignment and answer evaluation.</w:t>
            </w:r>
          </w:p>
        </w:tc>
        <w:tc>
          <w:tcPr>
            <w:tcW w:w="2265" w:type="dxa"/>
            <w:tcBorders>
              <w:top w:val="single" w:sz="12" w:space="0" w:color="auto"/>
              <w:left w:val="nil"/>
              <w:bottom w:val="single" w:sz="8" w:space="0" w:color="000000"/>
              <w:right w:val="nil"/>
            </w:tcBorders>
            <w:tcMar>
              <w:top w:w="0" w:type="dxa"/>
              <w:left w:w="100" w:type="dxa"/>
              <w:bottom w:w="0" w:type="dxa"/>
              <w:right w:w="100" w:type="dxa"/>
            </w:tcMar>
          </w:tcPr>
          <w:p w14:paraId="34596074" w14:textId="46644008" w:rsidR="00DE135B" w:rsidRDefault="00DE78C0">
            <w:pPr>
              <w:widowControl w:val="0"/>
              <w:spacing w:line="360" w:lineRule="auto"/>
              <w:jc w:val="both"/>
              <w:rPr>
                <w:sz w:val="20"/>
                <w:szCs w:val="20"/>
                <w:highlight w:val="white"/>
              </w:rPr>
            </w:pPr>
            <w:r>
              <w:rPr>
                <w:sz w:val="20"/>
                <w:szCs w:val="20"/>
                <w:highlight w:val="white"/>
              </w:rPr>
              <w:t xml:space="preserve">Beneficiaries and Instructors are notified via </w:t>
            </w:r>
            <w:r w:rsidR="00540C6E">
              <w:rPr>
                <w:sz w:val="20"/>
                <w:szCs w:val="20"/>
                <w:highlight w:val="white"/>
              </w:rPr>
              <w:t>Gmail</w:t>
            </w:r>
          </w:p>
        </w:tc>
        <w:tc>
          <w:tcPr>
            <w:tcW w:w="1455" w:type="dxa"/>
            <w:tcBorders>
              <w:top w:val="single" w:sz="12" w:space="0" w:color="auto"/>
              <w:left w:val="nil"/>
              <w:bottom w:val="single" w:sz="8" w:space="0" w:color="000000"/>
              <w:right w:val="nil"/>
            </w:tcBorders>
            <w:tcMar>
              <w:top w:w="0" w:type="dxa"/>
              <w:left w:w="100" w:type="dxa"/>
              <w:bottom w:w="0" w:type="dxa"/>
              <w:right w:w="100" w:type="dxa"/>
            </w:tcMar>
          </w:tcPr>
          <w:p w14:paraId="63D604AD" w14:textId="59334B3D" w:rsidR="00DE135B" w:rsidRDefault="00AC4270">
            <w:pPr>
              <w:widowControl w:val="0"/>
              <w:spacing w:line="360" w:lineRule="auto"/>
              <w:jc w:val="both"/>
              <w:rPr>
                <w:sz w:val="20"/>
                <w:szCs w:val="20"/>
                <w:highlight w:val="white"/>
              </w:rPr>
            </w:pPr>
            <w:r>
              <w:rPr>
                <w:sz w:val="20"/>
                <w:szCs w:val="20"/>
                <w:highlight w:val="white"/>
              </w:rPr>
              <w:t>Passed</w:t>
            </w:r>
          </w:p>
        </w:tc>
      </w:tr>
    </w:tbl>
    <w:p w14:paraId="1B532FF4" w14:textId="77777777" w:rsidR="00DE135B" w:rsidRDefault="00AC4270">
      <w:pPr>
        <w:spacing w:before="240" w:after="200" w:line="480" w:lineRule="auto"/>
        <w:jc w:val="both"/>
        <w:rPr>
          <w:b/>
          <w:bCs/>
          <w:sz w:val="24"/>
          <w:szCs w:val="24"/>
          <w:highlight w:val="white"/>
        </w:rPr>
      </w:pPr>
      <w:r>
        <w:rPr>
          <w:b/>
          <w:bCs/>
          <w:sz w:val="24"/>
          <w:szCs w:val="24"/>
          <w:highlight w:val="white"/>
        </w:rPr>
        <w:t xml:space="preserve">Compatibility Testing </w:t>
      </w:r>
    </w:p>
    <w:p w14:paraId="4D44707D" w14:textId="7764DE24" w:rsidR="00AE4435" w:rsidRPr="00DE78C0" w:rsidRDefault="00DE78C0" w:rsidP="00DE78C0">
      <w:pPr>
        <w:spacing w:before="240" w:after="200" w:line="480" w:lineRule="auto"/>
        <w:ind w:firstLine="720"/>
        <w:jc w:val="both"/>
        <w:rPr>
          <w:sz w:val="24"/>
          <w:szCs w:val="24"/>
          <w:lang w:val="en-PH"/>
        </w:rPr>
      </w:pPr>
      <w:r w:rsidRPr="00DE78C0">
        <w:rPr>
          <w:sz w:val="24"/>
          <w:szCs w:val="24"/>
          <w:lang w:val="en-PH"/>
        </w:rPr>
        <w:t>Table 18 illustrates the system's performance with various browsers. Three browsers—Microsoft Edge, Chrome, and Opera GX—were used to test the system. Each web page was assessed using four primary metrics: SEO, performance, accessibility, and best practices. According to the results, Chrome outperformed the other browsers in terms of system performance, suggesting more seamless functionality and an overall better user experience. Interestingly, the Landing Page consistently received a perfect score of 100 in every testing category across all browsers. The system's cross-platform dependability was confirmed by the fact that all browsers maintained high standards, even though scores varied slightly between platforms.</w:t>
      </w:r>
    </w:p>
    <w:p w14:paraId="3EDD7FDC" w14:textId="77777777" w:rsidR="00DE135B" w:rsidRPr="00AE4435" w:rsidRDefault="00AC4270">
      <w:pPr>
        <w:spacing w:after="200" w:line="480" w:lineRule="auto"/>
        <w:jc w:val="center"/>
        <w:rPr>
          <w:sz w:val="24"/>
          <w:szCs w:val="24"/>
          <w:highlight w:val="white"/>
        </w:rPr>
      </w:pPr>
      <w:r w:rsidRPr="00AE4435">
        <w:rPr>
          <w:sz w:val="24"/>
          <w:szCs w:val="24"/>
          <w:highlight w:val="white"/>
        </w:rPr>
        <w:lastRenderedPageBreak/>
        <w:t>Table 18. Compatibility Testing of the System</w:t>
      </w:r>
    </w:p>
    <w:tbl>
      <w:tblPr>
        <w:tblStyle w:val="afff5"/>
        <w:tblW w:w="8325" w:type="dxa"/>
        <w:tblBorders>
          <w:top w:val="nil"/>
          <w:left w:val="nil"/>
          <w:bottom w:val="nil"/>
          <w:right w:val="nil"/>
          <w:insideH w:val="nil"/>
          <w:insideV w:val="nil"/>
        </w:tblBorders>
        <w:tblLayout w:type="fixed"/>
        <w:tblLook w:val="0600" w:firstRow="0" w:lastRow="0" w:firstColumn="0" w:lastColumn="0" w:noHBand="1" w:noVBand="1"/>
      </w:tblPr>
      <w:tblGrid>
        <w:gridCol w:w="1110"/>
        <w:gridCol w:w="1567"/>
        <w:gridCol w:w="1620"/>
        <w:gridCol w:w="23"/>
        <w:gridCol w:w="1620"/>
        <w:gridCol w:w="1687"/>
        <w:gridCol w:w="698"/>
      </w:tblGrid>
      <w:tr w:rsidR="00CF0B07" w:rsidRPr="00CF0B07" w14:paraId="46C5E127" w14:textId="77777777" w:rsidTr="00CF0B07">
        <w:trPr>
          <w:trHeight w:val="144"/>
        </w:trPr>
        <w:tc>
          <w:tcPr>
            <w:tcW w:w="1110" w:type="dxa"/>
            <w:tcBorders>
              <w:top w:val="single" w:sz="8" w:space="0" w:color="auto"/>
              <w:left w:val="nil"/>
              <w:bottom w:val="single" w:sz="12" w:space="0" w:color="auto"/>
              <w:right w:val="nil"/>
            </w:tcBorders>
            <w:tcMar>
              <w:top w:w="0" w:type="dxa"/>
              <w:left w:w="100" w:type="dxa"/>
              <w:bottom w:w="0" w:type="dxa"/>
              <w:right w:w="100" w:type="dxa"/>
            </w:tcMar>
          </w:tcPr>
          <w:p w14:paraId="5257A716" w14:textId="77777777" w:rsidR="00DE135B" w:rsidRPr="00CF0B07" w:rsidRDefault="00AC4270" w:rsidP="00CF0B07">
            <w:pPr>
              <w:widowControl w:val="0"/>
              <w:spacing w:line="240" w:lineRule="auto"/>
              <w:jc w:val="center"/>
              <w:rPr>
                <w:b/>
                <w:bCs/>
                <w:highlight w:val="white"/>
              </w:rPr>
            </w:pPr>
            <w:r w:rsidRPr="00CF0B07">
              <w:rPr>
                <w:b/>
                <w:bCs/>
                <w:highlight w:val="white"/>
              </w:rPr>
              <w:t>Browser</w:t>
            </w:r>
          </w:p>
        </w:tc>
        <w:tc>
          <w:tcPr>
            <w:tcW w:w="1567" w:type="dxa"/>
            <w:tcBorders>
              <w:top w:val="single" w:sz="8" w:space="0" w:color="auto"/>
              <w:left w:val="nil"/>
              <w:bottom w:val="single" w:sz="12" w:space="0" w:color="auto"/>
              <w:right w:val="nil"/>
            </w:tcBorders>
            <w:tcMar>
              <w:top w:w="0" w:type="dxa"/>
              <w:left w:w="100" w:type="dxa"/>
              <w:bottom w:w="0" w:type="dxa"/>
              <w:right w:w="100" w:type="dxa"/>
            </w:tcMar>
          </w:tcPr>
          <w:p w14:paraId="07B1E417" w14:textId="77777777" w:rsidR="00DE135B" w:rsidRPr="00CF0B07" w:rsidRDefault="00AC4270" w:rsidP="00CF0B07">
            <w:pPr>
              <w:widowControl w:val="0"/>
              <w:spacing w:line="240" w:lineRule="auto"/>
              <w:jc w:val="center"/>
              <w:rPr>
                <w:b/>
                <w:bCs/>
                <w:highlight w:val="white"/>
              </w:rPr>
            </w:pPr>
            <w:r w:rsidRPr="00CF0B07">
              <w:rPr>
                <w:b/>
                <w:bCs/>
                <w:highlight w:val="white"/>
              </w:rPr>
              <w:t>Web Page</w:t>
            </w:r>
          </w:p>
        </w:tc>
        <w:tc>
          <w:tcPr>
            <w:tcW w:w="1643" w:type="dxa"/>
            <w:gridSpan w:val="2"/>
            <w:tcBorders>
              <w:top w:val="single" w:sz="8" w:space="0" w:color="auto"/>
              <w:left w:val="nil"/>
              <w:bottom w:val="nil"/>
              <w:right w:val="nil"/>
            </w:tcBorders>
            <w:tcMar>
              <w:top w:w="0" w:type="dxa"/>
              <w:left w:w="100" w:type="dxa"/>
              <w:bottom w:w="0" w:type="dxa"/>
              <w:right w:w="100" w:type="dxa"/>
            </w:tcMar>
          </w:tcPr>
          <w:p w14:paraId="4E880BD0" w14:textId="77777777" w:rsidR="00DE135B" w:rsidRPr="00CF0B07" w:rsidRDefault="00AC4270" w:rsidP="00CF0B07">
            <w:pPr>
              <w:widowControl w:val="0"/>
              <w:spacing w:line="240" w:lineRule="auto"/>
              <w:jc w:val="center"/>
              <w:rPr>
                <w:b/>
                <w:bCs/>
                <w:highlight w:val="white"/>
              </w:rPr>
            </w:pPr>
            <w:r w:rsidRPr="00CF0B07">
              <w:rPr>
                <w:b/>
                <w:bCs/>
                <w:highlight w:val="white"/>
              </w:rPr>
              <w:t>Performance</w:t>
            </w:r>
          </w:p>
        </w:tc>
        <w:tc>
          <w:tcPr>
            <w:tcW w:w="1620" w:type="dxa"/>
            <w:tcBorders>
              <w:top w:val="single" w:sz="8" w:space="0" w:color="auto"/>
              <w:left w:val="nil"/>
              <w:bottom w:val="nil"/>
              <w:right w:val="nil"/>
            </w:tcBorders>
            <w:tcMar>
              <w:top w:w="0" w:type="dxa"/>
              <w:left w:w="100" w:type="dxa"/>
              <w:bottom w:w="0" w:type="dxa"/>
              <w:right w:w="100" w:type="dxa"/>
            </w:tcMar>
          </w:tcPr>
          <w:p w14:paraId="543A1303" w14:textId="77777777" w:rsidR="00DE135B" w:rsidRPr="00CF0B07" w:rsidRDefault="00AC4270" w:rsidP="00CF0B07">
            <w:pPr>
              <w:widowControl w:val="0"/>
              <w:spacing w:line="240" w:lineRule="auto"/>
              <w:jc w:val="center"/>
              <w:rPr>
                <w:b/>
                <w:bCs/>
                <w:highlight w:val="white"/>
              </w:rPr>
            </w:pPr>
            <w:r w:rsidRPr="00CF0B07">
              <w:rPr>
                <w:b/>
                <w:bCs/>
                <w:highlight w:val="white"/>
              </w:rPr>
              <w:t>Accessibility</w:t>
            </w:r>
          </w:p>
        </w:tc>
        <w:tc>
          <w:tcPr>
            <w:tcW w:w="1687" w:type="dxa"/>
            <w:tcBorders>
              <w:top w:val="single" w:sz="8" w:space="0" w:color="auto"/>
              <w:left w:val="nil"/>
              <w:bottom w:val="single" w:sz="12" w:space="0" w:color="auto"/>
              <w:right w:val="nil"/>
            </w:tcBorders>
            <w:tcMar>
              <w:top w:w="0" w:type="dxa"/>
              <w:left w:w="100" w:type="dxa"/>
              <w:bottom w:w="0" w:type="dxa"/>
              <w:right w:w="100" w:type="dxa"/>
            </w:tcMar>
          </w:tcPr>
          <w:p w14:paraId="52F83BDF" w14:textId="77777777" w:rsidR="00DE135B" w:rsidRPr="00CF0B07" w:rsidRDefault="00AC4270" w:rsidP="00CF0B07">
            <w:pPr>
              <w:widowControl w:val="0"/>
              <w:spacing w:line="240" w:lineRule="auto"/>
              <w:jc w:val="center"/>
              <w:rPr>
                <w:b/>
                <w:bCs/>
                <w:highlight w:val="white"/>
              </w:rPr>
            </w:pPr>
            <w:r w:rsidRPr="00CF0B07">
              <w:rPr>
                <w:b/>
                <w:bCs/>
                <w:highlight w:val="white"/>
              </w:rPr>
              <w:t>Best Practice</w:t>
            </w:r>
          </w:p>
        </w:tc>
        <w:tc>
          <w:tcPr>
            <w:tcW w:w="698" w:type="dxa"/>
            <w:tcBorders>
              <w:top w:val="single" w:sz="8" w:space="0" w:color="auto"/>
              <w:left w:val="nil"/>
              <w:bottom w:val="single" w:sz="12" w:space="0" w:color="auto"/>
              <w:right w:val="nil"/>
            </w:tcBorders>
            <w:tcMar>
              <w:top w:w="0" w:type="dxa"/>
              <w:left w:w="100" w:type="dxa"/>
              <w:bottom w:w="0" w:type="dxa"/>
              <w:right w:w="100" w:type="dxa"/>
            </w:tcMar>
          </w:tcPr>
          <w:p w14:paraId="181DB56D" w14:textId="77777777" w:rsidR="00DE135B" w:rsidRPr="00CF0B07" w:rsidRDefault="00AC4270" w:rsidP="00CF0B07">
            <w:pPr>
              <w:widowControl w:val="0"/>
              <w:spacing w:line="240" w:lineRule="auto"/>
              <w:jc w:val="center"/>
              <w:rPr>
                <w:b/>
                <w:bCs/>
                <w:highlight w:val="white"/>
              </w:rPr>
            </w:pPr>
            <w:r w:rsidRPr="00CF0B07">
              <w:rPr>
                <w:b/>
                <w:bCs/>
                <w:highlight w:val="white"/>
              </w:rPr>
              <w:t>SEO</w:t>
            </w:r>
          </w:p>
        </w:tc>
      </w:tr>
      <w:tr w:rsidR="00DE135B" w14:paraId="14E1AA49" w14:textId="77777777" w:rsidTr="00CF0B07">
        <w:trPr>
          <w:trHeight w:val="144"/>
        </w:trPr>
        <w:tc>
          <w:tcPr>
            <w:tcW w:w="1110" w:type="dxa"/>
            <w:tcBorders>
              <w:top w:val="single" w:sz="12" w:space="0" w:color="auto"/>
              <w:left w:val="nil"/>
              <w:bottom w:val="nil"/>
              <w:right w:val="nil"/>
            </w:tcBorders>
            <w:tcMar>
              <w:top w:w="0" w:type="dxa"/>
              <w:left w:w="100" w:type="dxa"/>
              <w:bottom w:w="0" w:type="dxa"/>
              <w:right w:w="100" w:type="dxa"/>
            </w:tcMar>
          </w:tcPr>
          <w:p w14:paraId="305B64BE"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Chrome</w:t>
            </w:r>
          </w:p>
        </w:tc>
        <w:tc>
          <w:tcPr>
            <w:tcW w:w="1567" w:type="dxa"/>
            <w:tcBorders>
              <w:top w:val="single" w:sz="12" w:space="0" w:color="auto"/>
              <w:left w:val="nil"/>
              <w:bottom w:val="nil"/>
              <w:right w:val="nil"/>
            </w:tcBorders>
            <w:tcMar>
              <w:top w:w="0" w:type="dxa"/>
              <w:left w:w="100" w:type="dxa"/>
              <w:bottom w:w="0" w:type="dxa"/>
              <w:right w:w="100" w:type="dxa"/>
            </w:tcMar>
          </w:tcPr>
          <w:p w14:paraId="3D34A31E"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Login Page</w:t>
            </w:r>
          </w:p>
        </w:tc>
        <w:tc>
          <w:tcPr>
            <w:tcW w:w="1620" w:type="dxa"/>
            <w:tcBorders>
              <w:top w:val="single" w:sz="12" w:space="0" w:color="auto"/>
              <w:left w:val="nil"/>
              <w:bottom w:val="nil"/>
              <w:right w:val="nil"/>
            </w:tcBorders>
            <w:tcMar>
              <w:top w:w="0" w:type="dxa"/>
              <w:left w:w="100" w:type="dxa"/>
              <w:bottom w:w="0" w:type="dxa"/>
              <w:right w:w="100" w:type="dxa"/>
            </w:tcMar>
          </w:tcPr>
          <w:p w14:paraId="2762846D"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43" w:type="dxa"/>
            <w:gridSpan w:val="2"/>
            <w:tcBorders>
              <w:top w:val="single" w:sz="12" w:space="0" w:color="auto"/>
              <w:left w:val="nil"/>
              <w:bottom w:val="nil"/>
              <w:right w:val="nil"/>
            </w:tcBorders>
            <w:tcMar>
              <w:top w:w="0" w:type="dxa"/>
              <w:left w:w="100" w:type="dxa"/>
              <w:bottom w:w="0" w:type="dxa"/>
              <w:right w:w="100" w:type="dxa"/>
            </w:tcMar>
          </w:tcPr>
          <w:p w14:paraId="097F0ADD"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98</w:t>
            </w:r>
          </w:p>
        </w:tc>
        <w:tc>
          <w:tcPr>
            <w:tcW w:w="1687" w:type="dxa"/>
            <w:tcBorders>
              <w:top w:val="nil"/>
              <w:left w:val="nil"/>
              <w:bottom w:val="nil"/>
              <w:right w:val="nil"/>
            </w:tcBorders>
            <w:tcMar>
              <w:top w:w="0" w:type="dxa"/>
              <w:left w:w="100" w:type="dxa"/>
              <w:bottom w:w="0" w:type="dxa"/>
              <w:right w:w="100" w:type="dxa"/>
            </w:tcMar>
          </w:tcPr>
          <w:p w14:paraId="69D07BC7"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single" w:sz="12" w:space="0" w:color="auto"/>
              <w:left w:val="nil"/>
              <w:bottom w:val="nil"/>
              <w:right w:val="nil"/>
            </w:tcBorders>
            <w:tcMar>
              <w:top w:w="0" w:type="dxa"/>
              <w:left w:w="100" w:type="dxa"/>
              <w:bottom w:w="0" w:type="dxa"/>
              <w:right w:w="100" w:type="dxa"/>
            </w:tcMar>
          </w:tcPr>
          <w:p w14:paraId="7E2963AC"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512219C2"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304E5C1B"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Chrome</w:t>
            </w:r>
          </w:p>
        </w:tc>
        <w:tc>
          <w:tcPr>
            <w:tcW w:w="1567" w:type="dxa"/>
            <w:tcBorders>
              <w:top w:val="nil"/>
              <w:left w:val="nil"/>
              <w:bottom w:val="nil"/>
              <w:right w:val="nil"/>
            </w:tcBorders>
            <w:tcMar>
              <w:top w:w="0" w:type="dxa"/>
              <w:left w:w="100" w:type="dxa"/>
              <w:bottom w:w="0" w:type="dxa"/>
              <w:right w:w="100" w:type="dxa"/>
            </w:tcMar>
          </w:tcPr>
          <w:p w14:paraId="49304A61"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Landing Page</w:t>
            </w:r>
          </w:p>
        </w:tc>
        <w:tc>
          <w:tcPr>
            <w:tcW w:w="1620" w:type="dxa"/>
            <w:tcBorders>
              <w:top w:val="nil"/>
              <w:left w:val="nil"/>
              <w:bottom w:val="nil"/>
              <w:right w:val="nil"/>
            </w:tcBorders>
            <w:tcMar>
              <w:top w:w="0" w:type="dxa"/>
              <w:left w:w="100" w:type="dxa"/>
              <w:bottom w:w="0" w:type="dxa"/>
              <w:right w:w="100" w:type="dxa"/>
            </w:tcMar>
          </w:tcPr>
          <w:p w14:paraId="5CA24B85"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43" w:type="dxa"/>
            <w:gridSpan w:val="2"/>
            <w:tcBorders>
              <w:top w:val="nil"/>
              <w:left w:val="nil"/>
              <w:bottom w:val="nil"/>
              <w:right w:val="nil"/>
            </w:tcBorders>
            <w:tcMar>
              <w:top w:w="0" w:type="dxa"/>
              <w:left w:w="100" w:type="dxa"/>
              <w:bottom w:w="0" w:type="dxa"/>
              <w:right w:w="100" w:type="dxa"/>
            </w:tcMar>
          </w:tcPr>
          <w:p w14:paraId="593816D0"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87" w:type="dxa"/>
            <w:tcBorders>
              <w:top w:val="nil"/>
              <w:left w:val="nil"/>
              <w:bottom w:val="nil"/>
              <w:right w:val="nil"/>
            </w:tcBorders>
            <w:tcMar>
              <w:top w:w="0" w:type="dxa"/>
              <w:left w:w="100" w:type="dxa"/>
              <w:bottom w:w="0" w:type="dxa"/>
              <w:right w:w="100" w:type="dxa"/>
            </w:tcMar>
          </w:tcPr>
          <w:p w14:paraId="57D0202C"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666F266D"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6A5B466A"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2443127A"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Chrome</w:t>
            </w:r>
          </w:p>
        </w:tc>
        <w:tc>
          <w:tcPr>
            <w:tcW w:w="1567" w:type="dxa"/>
            <w:tcBorders>
              <w:top w:val="nil"/>
              <w:left w:val="nil"/>
              <w:bottom w:val="nil"/>
              <w:right w:val="nil"/>
            </w:tcBorders>
            <w:tcMar>
              <w:top w:w="0" w:type="dxa"/>
              <w:left w:w="100" w:type="dxa"/>
              <w:bottom w:w="0" w:type="dxa"/>
              <w:right w:w="100" w:type="dxa"/>
            </w:tcMar>
          </w:tcPr>
          <w:p w14:paraId="3C28947C"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Program Page</w:t>
            </w:r>
          </w:p>
        </w:tc>
        <w:tc>
          <w:tcPr>
            <w:tcW w:w="1620" w:type="dxa"/>
            <w:tcBorders>
              <w:top w:val="nil"/>
              <w:left w:val="nil"/>
              <w:bottom w:val="nil"/>
              <w:right w:val="nil"/>
            </w:tcBorders>
            <w:tcMar>
              <w:top w:w="0" w:type="dxa"/>
              <w:left w:w="100" w:type="dxa"/>
              <w:bottom w:w="0" w:type="dxa"/>
              <w:right w:w="100" w:type="dxa"/>
            </w:tcMar>
          </w:tcPr>
          <w:p w14:paraId="7BD51B6E"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99</w:t>
            </w:r>
          </w:p>
        </w:tc>
        <w:tc>
          <w:tcPr>
            <w:tcW w:w="1643" w:type="dxa"/>
            <w:gridSpan w:val="2"/>
            <w:tcBorders>
              <w:top w:val="nil"/>
              <w:left w:val="nil"/>
              <w:bottom w:val="nil"/>
              <w:right w:val="nil"/>
            </w:tcBorders>
            <w:tcMar>
              <w:top w:w="0" w:type="dxa"/>
              <w:left w:w="100" w:type="dxa"/>
              <w:bottom w:w="0" w:type="dxa"/>
              <w:right w:w="100" w:type="dxa"/>
            </w:tcMar>
          </w:tcPr>
          <w:p w14:paraId="398A489E"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94</w:t>
            </w:r>
          </w:p>
        </w:tc>
        <w:tc>
          <w:tcPr>
            <w:tcW w:w="1687" w:type="dxa"/>
            <w:tcBorders>
              <w:top w:val="nil"/>
              <w:left w:val="nil"/>
              <w:bottom w:val="nil"/>
              <w:right w:val="nil"/>
            </w:tcBorders>
            <w:tcMar>
              <w:top w:w="0" w:type="dxa"/>
              <w:left w:w="100" w:type="dxa"/>
              <w:bottom w:w="0" w:type="dxa"/>
              <w:right w:w="100" w:type="dxa"/>
            </w:tcMar>
          </w:tcPr>
          <w:p w14:paraId="0910A068"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5DE66270"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94</w:t>
            </w:r>
          </w:p>
        </w:tc>
      </w:tr>
      <w:tr w:rsidR="00DE135B" w14:paraId="51AEF754"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4AA947A5"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Chrome</w:t>
            </w:r>
          </w:p>
        </w:tc>
        <w:tc>
          <w:tcPr>
            <w:tcW w:w="1567" w:type="dxa"/>
            <w:tcBorders>
              <w:top w:val="nil"/>
              <w:left w:val="nil"/>
              <w:bottom w:val="nil"/>
              <w:right w:val="nil"/>
            </w:tcBorders>
            <w:tcMar>
              <w:top w:w="0" w:type="dxa"/>
              <w:left w:w="100" w:type="dxa"/>
              <w:bottom w:w="0" w:type="dxa"/>
              <w:right w:w="100" w:type="dxa"/>
            </w:tcMar>
          </w:tcPr>
          <w:p w14:paraId="5B2E5770"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Admin Dashboard</w:t>
            </w:r>
          </w:p>
        </w:tc>
        <w:tc>
          <w:tcPr>
            <w:tcW w:w="1620" w:type="dxa"/>
            <w:tcBorders>
              <w:top w:val="nil"/>
              <w:left w:val="nil"/>
              <w:bottom w:val="nil"/>
              <w:right w:val="nil"/>
            </w:tcBorders>
            <w:tcMar>
              <w:top w:w="0" w:type="dxa"/>
              <w:left w:w="100" w:type="dxa"/>
              <w:bottom w:w="0" w:type="dxa"/>
              <w:right w:w="100" w:type="dxa"/>
            </w:tcMar>
          </w:tcPr>
          <w:p w14:paraId="1BDD3D01"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95</w:t>
            </w:r>
          </w:p>
        </w:tc>
        <w:tc>
          <w:tcPr>
            <w:tcW w:w="1643" w:type="dxa"/>
            <w:gridSpan w:val="2"/>
            <w:tcBorders>
              <w:top w:val="nil"/>
              <w:left w:val="nil"/>
              <w:bottom w:val="nil"/>
              <w:right w:val="nil"/>
            </w:tcBorders>
            <w:tcMar>
              <w:top w:w="0" w:type="dxa"/>
              <w:left w:w="100" w:type="dxa"/>
              <w:bottom w:w="0" w:type="dxa"/>
              <w:right w:w="100" w:type="dxa"/>
            </w:tcMar>
          </w:tcPr>
          <w:p w14:paraId="117A16A0"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98</w:t>
            </w:r>
          </w:p>
        </w:tc>
        <w:tc>
          <w:tcPr>
            <w:tcW w:w="1687" w:type="dxa"/>
            <w:tcBorders>
              <w:top w:val="nil"/>
              <w:left w:val="nil"/>
              <w:bottom w:val="nil"/>
              <w:right w:val="nil"/>
            </w:tcBorders>
            <w:tcMar>
              <w:top w:w="0" w:type="dxa"/>
              <w:left w:w="100" w:type="dxa"/>
              <w:bottom w:w="0" w:type="dxa"/>
              <w:right w:w="100" w:type="dxa"/>
            </w:tcMar>
          </w:tcPr>
          <w:p w14:paraId="13C2A1A3"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2CBFB5D2"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25FC53A5"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40533AA4"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Chrome</w:t>
            </w:r>
          </w:p>
        </w:tc>
        <w:tc>
          <w:tcPr>
            <w:tcW w:w="1567" w:type="dxa"/>
            <w:tcBorders>
              <w:top w:val="nil"/>
              <w:left w:val="nil"/>
              <w:bottom w:val="nil"/>
              <w:right w:val="nil"/>
            </w:tcBorders>
            <w:tcMar>
              <w:top w:w="0" w:type="dxa"/>
              <w:left w:w="100" w:type="dxa"/>
              <w:bottom w:w="0" w:type="dxa"/>
              <w:right w:w="100" w:type="dxa"/>
            </w:tcMar>
          </w:tcPr>
          <w:p w14:paraId="53FD7959"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Admin User Management</w:t>
            </w:r>
          </w:p>
        </w:tc>
        <w:tc>
          <w:tcPr>
            <w:tcW w:w="1620" w:type="dxa"/>
            <w:tcBorders>
              <w:top w:val="nil"/>
              <w:left w:val="nil"/>
              <w:bottom w:val="nil"/>
              <w:right w:val="nil"/>
            </w:tcBorders>
            <w:tcMar>
              <w:top w:w="0" w:type="dxa"/>
              <w:left w:w="100" w:type="dxa"/>
              <w:bottom w:w="0" w:type="dxa"/>
              <w:right w:w="100" w:type="dxa"/>
            </w:tcMar>
          </w:tcPr>
          <w:p w14:paraId="3E252805"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43" w:type="dxa"/>
            <w:gridSpan w:val="2"/>
            <w:tcBorders>
              <w:top w:val="nil"/>
              <w:left w:val="nil"/>
              <w:bottom w:val="nil"/>
              <w:right w:val="nil"/>
            </w:tcBorders>
            <w:tcMar>
              <w:top w:w="0" w:type="dxa"/>
              <w:left w:w="100" w:type="dxa"/>
              <w:bottom w:w="0" w:type="dxa"/>
              <w:right w:w="100" w:type="dxa"/>
            </w:tcMar>
          </w:tcPr>
          <w:p w14:paraId="327D15BE"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96</w:t>
            </w:r>
          </w:p>
        </w:tc>
        <w:tc>
          <w:tcPr>
            <w:tcW w:w="1687" w:type="dxa"/>
            <w:tcBorders>
              <w:top w:val="nil"/>
              <w:left w:val="nil"/>
              <w:bottom w:val="nil"/>
              <w:right w:val="nil"/>
            </w:tcBorders>
            <w:tcMar>
              <w:top w:w="0" w:type="dxa"/>
              <w:left w:w="100" w:type="dxa"/>
              <w:bottom w:w="0" w:type="dxa"/>
              <w:right w:w="100" w:type="dxa"/>
            </w:tcMar>
          </w:tcPr>
          <w:p w14:paraId="03B7F045"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42893D2A"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13C448C5"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5C219D2F"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Chrome</w:t>
            </w:r>
          </w:p>
        </w:tc>
        <w:tc>
          <w:tcPr>
            <w:tcW w:w="1567" w:type="dxa"/>
            <w:tcBorders>
              <w:top w:val="nil"/>
              <w:left w:val="nil"/>
              <w:bottom w:val="nil"/>
              <w:right w:val="nil"/>
            </w:tcBorders>
            <w:tcMar>
              <w:top w:w="0" w:type="dxa"/>
              <w:left w:w="100" w:type="dxa"/>
              <w:bottom w:w="0" w:type="dxa"/>
              <w:right w:w="100" w:type="dxa"/>
            </w:tcMar>
          </w:tcPr>
          <w:p w14:paraId="1097EF6A"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Admin Program Management</w:t>
            </w:r>
          </w:p>
        </w:tc>
        <w:tc>
          <w:tcPr>
            <w:tcW w:w="1620" w:type="dxa"/>
            <w:tcBorders>
              <w:top w:val="nil"/>
              <w:left w:val="nil"/>
              <w:bottom w:val="nil"/>
              <w:right w:val="nil"/>
            </w:tcBorders>
            <w:tcMar>
              <w:top w:w="0" w:type="dxa"/>
              <w:left w:w="100" w:type="dxa"/>
              <w:bottom w:w="0" w:type="dxa"/>
              <w:right w:w="100" w:type="dxa"/>
            </w:tcMar>
          </w:tcPr>
          <w:p w14:paraId="2FC87918"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43" w:type="dxa"/>
            <w:gridSpan w:val="2"/>
            <w:tcBorders>
              <w:top w:val="nil"/>
              <w:left w:val="nil"/>
              <w:bottom w:val="nil"/>
              <w:right w:val="nil"/>
            </w:tcBorders>
            <w:tcMar>
              <w:top w:w="0" w:type="dxa"/>
              <w:left w:w="100" w:type="dxa"/>
              <w:bottom w:w="0" w:type="dxa"/>
              <w:right w:w="100" w:type="dxa"/>
            </w:tcMar>
          </w:tcPr>
          <w:p w14:paraId="38DA616A"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90</w:t>
            </w:r>
          </w:p>
        </w:tc>
        <w:tc>
          <w:tcPr>
            <w:tcW w:w="1687" w:type="dxa"/>
            <w:tcBorders>
              <w:top w:val="nil"/>
              <w:left w:val="nil"/>
              <w:bottom w:val="nil"/>
              <w:right w:val="nil"/>
            </w:tcBorders>
            <w:tcMar>
              <w:top w:w="0" w:type="dxa"/>
              <w:left w:w="100" w:type="dxa"/>
              <w:bottom w:w="0" w:type="dxa"/>
              <w:right w:w="100" w:type="dxa"/>
            </w:tcMar>
          </w:tcPr>
          <w:p w14:paraId="2CD7F53A"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73E7841D"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29652E09"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6C286755"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Chrome</w:t>
            </w:r>
          </w:p>
        </w:tc>
        <w:tc>
          <w:tcPr>
            <w:tcW w:w="1567" w:type="dxa"/>
            <w:tcBorders>
              <w:top w:val="nil"/>
              <w:left w:val="nil"/>
              <w:bottom w:val="nil"/>
              <w:right w:val="nil"/>
            </w:tcBorders>
            <w:tcMar>
              <w:top w:w="0" w:type="dxa"/>
              <w:left w:w="100" w:type="dxa"/>
              <w:bottom w:w="0" w:type="dxa"/>
              <w:right w:w="100" w:type="dxa"/>
            </w:tcMar>
          </w:tcPr>
          <w:p w14:paraId="651129CD"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Feedback Management</w:t>
            </w:r>
          </w:p>
        </w:tc>
        <w:tc>
          <w:tcPr>
            <w:tcW w:w="1620" w:type="dxa"/>
            <w:tcBorders>
              <w:top w:val="nil"/>
              <w:left w:val="nil"/>
              <w:bottom w:val="nil"/>
              <w:right w:val="nil"/>
            </w:tcBorders>
            <w:tcMar>
              <w:top w:w="0" w:type="dxa"/>
              <w:left w:w="100" w:type="dxa"/>
              <w:bottom w:w="0" w:type="dxa"/>
              <w:right w:w="100" w:type="dxa"/>
            </w:tcMar>
          </w:tcPr>
          <w:p w14:paraId="5E7D9C79"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43" w:type="dxa"/>
            <w:gridSpan w:val="2"/>
            <w:tcBorders>
              <w:top w:val="nil"/>
              <w:left w:val="nil"/>
              <w:bottom w:val="nil"/>
              <w:right w:val="nil"/>
            </w:tcBorders>
            <w:tcMar>
              <w:top w:w="0" w:type="dxa"/>
              <w:left w:w="100" w:type="dxa"/>
              <w:bottom w:w="0" w:type="dxa"/>
              <w:right w:w="100" w:type="dxa"/>
            </w:tcMar>
          </w:tcPr>
          <w:p w14:paraId="13E8C997"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89</w:t>
            </w:r>
          </w:p>
        </w:tc>
        <w:tc>
          <w:tcPr>
            <w:tcW w:w="1687" w:type="dxa"/>
            <w:tcBorders>
              <w:top w:val="nil"/>
              <w:left w:val="nil"/>
              <w:bottom w:val="nil"/>
              <w:right w:val="nil"/>
            </w:tcBorders>
            <w:tcMar>
              <w:top w:w="0" w:type="dxa"/>
              <w:left w:w="100" w:type="dxa"/>
              <w:bottom w:w="0" w:type="dxa"/>
              <w:right w:w="100" w:type="dxa"/>
            </w:tcMar>
          </w:tcPr>
          <w:p w14:paraId="648A7474"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2EA274BC"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62EC8F47"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29A3CBAA"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Microsoft Edge</w:t>
            </w:r>
          </w:p>
        </w:tc>
        <w:tc>
          <w:tcPr>
            <w:tcW w:w="1567" w:type="dxa"/>
            <w:tcBorders>
              <w:top w:val="nil"/>
              <w:left w:val="nil"/>
              <w:bottom w:val="nil"/>
              <w:right w:val="nil"/>
            </w:tcBorders>
            <w:tcMar>
              <w:top w:w="0" w:type="dxa"/>
              <w:left w:w="100" w:type="dxa"/>
              <w:bottom w:w="0" w:type="dxa"/>
              <w:right w:w="100" w:type="dxa"/>
            </w:tcMar>
          </w:tcPr>
          <w:p w14:paraId="0BC8FBAC"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Login Page</w:t>
            </w:r>
          </w:p>
        </w:tc>
        <w:tc>
          <w:tcPr>
            <w:tcW w:w="1620" w:type="dxa"/>
            <w:tcBorders>
              <w:top w:val="nil"/>
              <w:left w:val="nil"/>
              <w:bottom w:val="nil"/>
              <w:right w:val="nil"/>
            </w:tcBorders>
            <w:tcMar>
              <w:top w:w="0" w:type="dxa"/>
              <w:left w:w="100" w:type="dxa"/>
              <w:bottom w:w="0" w:type="dxa"/>
              <w:right w:w="100" w:type="dxa"/>
            </w:tcMar>
          </w:tcPr>
          <w:p w14:paraId="386BB0D4"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43" w:type="dxa"/>
            <w:gridSpan w:val="2"/>
            <w:tcBorders>
              <w:top w:val="nil"/>
              <w:left w:val="nil"/>
              <w:bottom w:val="nil"/>
              <w:right w:val="nil"/>
            </w:tcBorders>
            <w:tcMar>
              <w:top w:w="0" w:type="dxa"/>
              <w:left w:w="100" w:type="dxa"/>
              <w:bottom w:w="0" w:type="dxa"/>
              <w:right w:w="100" w:type="dxa"/>
            </w:tcMar>
          </w:tcPr>
          <w:p w14:paraId="166B8976"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98</w:t>
            </w:r>
          </w:p>
        </w:tc>
        <w:tc>
          <w:tcPr>
            <w:tcW w:w="1687" w:type="dxa"/>
            <w:tcBorders>
              <w:top w:val="nil"/>
              <w:left w:val="nil"/>
              <w:bottom w:val="nil"/>
              <w:right w:val="nil"/>
            </w:tcBorders>
            <w:tcMar>
              <w:top w:w="0" w:type="dxa"/>
              <w:left w:w="100" w:type="dxa"/>
              <w:bottom w:w="0" w:type="dxa"/>
              <w:right w:w="100" w:type="dxa"/>
            </w:tcMar>
          </w:tcPr>
          <w:p w14:paraId="3685428B"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31569DB2"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033E0B6D"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284179ED"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Microsoft Edge</w:t>
            </w:r>
          </w:p>
        </w:tc>
        <w:tc>
          <w:tcPr>
            <w:tcW w:w="1567" w:type="dxa"/>
            <w:tcBorders>
              <w:top w:val="nil"/>
              <w:left w:val="nil"/>
              <w:bottom w:val="nil"/>
              <w:right w:val="nil"/>
            </w:tcBorders>
            <w:tcMar>
              <w:top w:w="0" w:type="dxa"/>
              <w:left w:w="100" w:type="dxa"/>
              <w:bottom w:w="0" w:type="dxa"/>
              <w:right w:w="100" w:type="dxa"/>
            </w:tcMar>
          </w:tcPr>
          <w:p w14:paraId="72EF387C"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Landing Page</w:t>
            </w:r>
          </w:p>
        </w:tc>
        <w:tc>
          <w:tcPr>
            <w:tcW w:w="1620" w:type="dxa"/>
            <w:tcBorders>
              <w:top w:val="nil"/>
              <w:left w:val="nil"/>
              <w:bottom w:val="nil"/>
              <w:right w:val="nil"/>
            </w:tcBorders>
            <w:tcMar>
              <w:top w:w="0" w:type="dxa"/>
              <w:left w:w="100" w:type="dxa"/>
              <w:bottom w:w="0" w:type="dxa"/>
              <w:right w:w="100" w:type="dxa"/>
            </w:tcMar>
          </w:tcPr>
          <w:p w14:paraId="5E56E083"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43" w:type="dxa"/>
            <w:gridSpan w:val="2"/>
            <w:tcBorders>
              <w:top w:val="nil"/>
              <w:left w:val="nil"/>
              <w:bottom w:val="nil"/>
              <w:right w:val="nil"/>
            </w:tcBorders>
            <w:tcMar>
              <w:top w:w="0" w:type="dxa"/>
              <w:left w:w="100" w:type="dxa"/>
              <w:bottom w:w="0" w:type="dxa"/>
              <w:right w:w="100" w:type="dxa"/>
            </w:tcMar>
          </w:tcPr>
          <w:p w14:paraId="45EFD7FB"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87" w:type="dxa"/>
            <w:tcBorders>
              <w:top w:val="nil"/>
              <w:left w:val="nil"/>
              <w:bottom w:val="nil"/>
              <w:right w:val="nil"/>
            </w:tcBorders>
            <w:tcMar>
              <w:top w:w="0" w:type="dxa"/>
              <w:left w:w="100" w:type="dxa"/>
              <w:bottom w:w="0" w:type="dxa"/>
              <w:right w:w="100" w:type="dxa"/>
            </w:tcMar>
          </w:tcPr>
          <w:p w14:paraId="1D3DA296"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60930545"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6F7687F9"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7E490286"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Microsoft Edge</w:t>
            </w:r>
          </w:p>
        </w:tc>
        <w:tc>
          <w:tcPr>
            <w:tcW w:w="1567" w:type="dxa"/>
            <w:tcBorders>
              <w:top w:val="nil"/>
              <w:left w:val="nil"/>
              <w:bottom w:val="nil"/>
              <w:right w:val="nil"/>
            </w:tcBorders>
            <w:tcMar>
              <w:top w:w="0" w:type="dxa"/>
              <w:left w:w="100" w:type="dxa"/>
              <w:bottom w:w="0" w:type="dxa"/>
              <w:right w:w="100" w:type="dxa"/>
            </w:tcMar>
          </w:tcPr>
          <w:p w14:paraId="51F2DC25"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Program Page</w:t>
            </w:r>
          </w:p>
        </w:tc>
        <w:tc>
          <w:tcPr>
            <w:tcW w:w="1620" w:type="dxa"/>
            <w:tcBorders>
              <w:top w:val="nil"/>
              <w:left w:val="nil"/>
              <w:bottom w:val="nil"/>
              <w:right w:val="nil"/>
            </w:tcBorders>
            <w:tcMar>
              <w:top w:w="0" w:type="dxa"/>
              <w:left w:w="100" w:type="dxa"/>
              <w:bottom w:w="0" w:type="dxa"/>
              <w:right w:w="100" w:type="dxa"/>
            </w:tcMar>
          </w:tcPr>
          <w:p w14:paraId="6CF465F5"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98</w:t>
            </w:r>
          </w:p>
        </w:tc>
        <w:tc>
          <w:tcPr>
            <w:tcW w:w="1643" w:type="dxa"/>
            <w:gridSpan w:val="2"/>
            <w:tcBorders>
              <w:top w:val="nil"/>
              <w:left w:val="nil"/>
              <w:bottom w:val="nil"/>
              <w:right w:val="nil"/>
            </w:tcBorders>
            <w:tcMar>
              <w:top w:w="0" w:type="dxa"/>
              <w:left w:w="100" w:type="dxa"/>
              <w:bottom w:w="0" w:type="dxa"/>
              <w:right w:w="100" w:type="dxa"/>
            </w:tcMar>
          </w:tcPr>
          <w:p w14:paraId="76F86522"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94</w:t>
            </w:r>
          </w:p>
        </w:tc>
        <w:tc>
          <w:tcPr>
            <w:tcW w:w="1687" w:type="dxa"/>
            <w:tcBorders>
              <w:top w:val="nil"/>
              <w:left w:val="nil"/>
              <w:bottom w:val="nil"/>
              <w:right w:val="nil"/>
            </w:tcBorders>
            <w:tcMar>
              <w:top w:w="0" w:type="dxa"/>
              <w:left w:w="100" w:type="dxa"/>
              <w:bottom w:w="0" w:type="dxa"/>
              <w:right w:w="100" w:type="dxa"/>
            </w:tcMar>
          </w:tcPr>
          <w:p w14:paraId="324CB061"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431749C9"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1729EEFC"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314B4123"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Microsoft Edge</w:t>
            </w:r>
          </w:p>
        </w:tc>
        <w:tc>
          <w:tcPr>
            <w:tcW w:w="1567" w:type="dxa"/>
            <w:tcBorders>
              <w:top w:val="nil"/>
              <w:left w:val="nil"/>
              <w:bottom w:val="nil"/>
              <w:right w:val="nil"/>
            </w:tcBorders>
            <w:tcMar>
              <w:top w:w="0" w:type="dxa"/>
              <w:left w:w="100" w:type="dxa"/>
              <w:bottom w:w="0" w:type="dxa"/>
              <w:right w:w="100" w:type="dxa"/>
            </w:tcMar>
          </w:tcPr>
          <w:p w14:paraId="2F0EA1ED"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Admin Dashboard</w:t>
            </w:r>
          </w:p>
        </w:tc>
        <w:tc>
          <w:tcPr>
            <w:tcW w:w="1620" w:type="dxa"/>
            <w:tcBorders>
              <w:top w:val="nil"/>
              <w:left w:val="nil"/>
              <w:bottom w:val="nil"/>
              <w:right w:val="nil"/>
            </w:tcBorders>
            <w:tcMar>
              <w:top w:w="0" w:type="dxa"/>
              <w:left w:w="100" w:type="dxa"/>
              <w:bottom w:w="0" w:type="dxa"/>
              <w:right w:w="100" w:type="dxa"/>
            </w:tcMar>
          </w:tcPr>
          <w:p w14:paraId="5F66BC24"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97</w:t>
            </w:r>
          </w:p>
        </w:tc>
        <w:tc>
          <w:tcPr>
            <w:tcW w:w="1643" w:type="dxa"/>
            <w:gridSpan w:val="2"/>
            <w:tcBorders>
              <w:top w:val="nil"/>
              <w:left w:val="nil"/>
              <w:bottom w:val="nil"/>
              <w:right w:val="nil"/>
            </w:tcBorders>
            <w:tcMar>
              <w:top w:w="0" w:type="dxa"/>
              <w:left w:w="100" w:type="dxa"/>
              <w:bottom w:w="0" w:type="dxa"/>
              <w:right w:w="100" w:type="dxa"/>
            </w:tcMar>
          </w:tcPr>
          <w:p w14:paraId="034C9004"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98</w:t>
            </w:r>
          </w:p>
        </w:tc>
        <w:tc>
          <w:tcPr>
            <w:tcW w:w="1687" w:type="dxa"/>
            <w:tcBorders>
              <w:top w:val="nil"/>
              <w:left w:val="nil"/>
              <w:bottom w:val="nil"/>
              <w:right w:val="nil"/>
            </w:tcBorders>
            <w:tcMar>
              <w:top w:w="0" w:type="dxa"/>
              <w:left w:w="100" w:type="dxa"/>
              <w:bottom w:w="0" w:type="dxa"/>
              <w:right w:w="100" w:type="dxa"/>
            </w:tcMar>
          </w:tcPr>
          <w:p w14:paraId="2B3DA240"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76863EF3"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3FF21A30"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3EC1F304"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Microsoft Edge</w:t>
            </w:r>
          </w:p>
        </w:tc>
        <w:tc>
          <w:tcPr>
            <w:tcW w:w="1567" w:type="dxa"/>
            <w:tcBorders>
              <w:top w:val="nil"/>
              <w:left w:val="nil"/>
              <w:bottom w:val="nil"/>
              <w:right w:val="nil"/>
            </w:tcBorders>
            <w:tcMar>
              <w:top w:w="0" w:type="dxa"/>
              <w:left w:w="100" w:type="dxa"/>
              <w:bottom w:w="0" w:type="dxa"/>
              <w:right w:w="100" w:type="dxa"/>
            </w:tcMar>
          </w:tcPr>
          <w:p w14:paraId="3194C682"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Admin User Management</w:t>
            </w:r>
          </w:p>
        </w:tc>
        <w:tc>
          <w:tcPr>
            <w:tcW w:w="1620" w:type="dxa"/>
            <w:tcBorders>
              <w:top w:val="nil"/>
              <w:left w:val="nil"/>
              <w:bottom w:val="nil"/>
              <w:right w:val="nil"/>
            </w:tcBorders>
            <w:tcMar>
              <w:top w:w="0" w:type="dxa"/>
              <w:left w:w="100" w:type="dxa"/>
              <w:bottom w:w="0" w:type="dxa"/>
              <w:right w:w="100" w:type="dxa"/>
            </w:tcMar>
          </w:tcPr>
          <w:p w14:paraId="33902BD7"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99</w:t>
            </w:r>
          </w:p>
        </w:tc>
        <w:tc>
          <w:tcPr>
            <w:tcW w:w="1643" w:type="dxa"/>
            <w:gridSpan w:val="2"/>
            <w:tcBorders>
              <w:top w:val="nil"/>
              <w:left w:val="nil"/>
              <w:bottom w:val="nil"/>
              <w:right w:val="nil"/>
            </w:tcBorders>
            <w:tcMar>
              <w:top w:w="0" w:type="dxa"/>
              <w:left w:w="100" w:type="dxa"/>
              <w:bottom w:w="0" w:type="dxa"/>
              <w:right w:w="100" w:type="dxa"/>
            </w:tcMar>
          </w:tcPr>
          <w:p w14:paraId="3CEE9CF0"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96</w:t>
            </w:r>
          </w:p>
        </w:tc>
        <w:tc>
          <w:tcPr>
            <w:tcW w:w="1687" w:type="dxa"/>
            <w:tcBorders>
              <w:top w:val="nil"/>
              <w:left w:val="nil"/>
              <w:bottom w:val="nil"/>
              <w:right w:val="nil"/>
            </w:tcBorders>
            <w:tcMar>
              <w:top w:w="0" w:type="dxa"/>
              <w:left w:w="100" w:type="dxa"/>
              <w:bottom w:w="0" w:type="dxa"/>
              <w:right w:w="100" w:type="dxa"/>
            </w:tcMar>
          </w:tcPr>
          <w:p w14:paraId="2907881E"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20FDB414"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05EB0938"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45E382BF"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Microsoft Edge</w:t>
            </w:r>
          </w:p>
        </w:tc>
        <w:tc>
          <w:tcPr>
            <w:tcW w:w="1567" w:type="dxa"/>
            <w:tcBorders>
              <w:top w:val="nil"/>
              <w:left w:val="nil"/>
              <w:bottom w:val="nil"/>
              <w:right w:val="nil"/>
            </w:tcBorders>
            <w:tcMar>
              <w:top w:w="0" w:type="dxa"/>
              <w:left w:w="100" w:type="dxa"/>
              <w:bottom w:w="0" w:type="dxa"/>
              <w:right w:w="100" w:type="dxa"/>
            </w:tcMar>
          </w:tcPr>
          <w:p w14:paraId="441BB506"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Admin Program Management</w:t>
            </w:r>
          </w:p>
        </w:tc>
        <w:tc>
          <w:tcPr>
            <w:tcW w:w="1620" w:type="dxa"/>
            <w:tcBorders>
              <w:top w:val="nil"/>
              <w:left w:val="nil"/>
              <w:bottom w:val="nil"/>
              <w:right w:val="nil"/>
            </w:tcBorders>
            <w:tcMar>
              <w:top w:w="0" w:type="dxa"/>
              <w:left w:w="100" w:type="dxa"/>
              <w:bottom w:w="0" w:type="dxa"/>
              <w:right w:w="100" w:type="dxa"/>
            </w:tcMar>
          </w:tcPr>
          <w:p w14:paraId="75FC86A3"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43" w:type="dxa"/>
            <w:gridSpan w:val="2"/>
            <w:tcBorders>
              <w:top w:val="nil"/>
              <w:left w:val="nil"/>
              <w:bottom w:val="nil"/>
              <w:right w:val="nil"/>
            </w:tcBorders>
            <w:tcMar>
              <w:top w:w="0" w:type="dxa"/>
              <w:left w:w="100" w:type="dxa"/>
              <w:bottom w:w="0" w:type="dxa"/>
              <w:right w:w="100" w:type="dxa"/>
            </w:tcMar>
          </w:tcPr>
          <w:p w14:paraId="73C604C9"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90</w:t>
            </w:r>
          </w:p>
        </w:tc>
        <w:tc>
          <w:tcPr>
            <w:tcW w:w="1687" w:type="dxa"/>
            <w:tcBorders>
              <w:top w:val="nil"/>
              <w:left w:val="nil"/>
              <w:bottom w:val="nil"/>
              <w:right w:val="nil"/>
            </w:tcBorders>
            <w:tcMar>
              <w:top w:w="0" w:type="dxa"/>
              <w:left w:w="100" w:type="dxa"/>
              <w:bottom w:w="0" w:type="dxa"/>
              <w:right w:w="100" w:type="dxa"/>
            </w:tcMar>
          </w:tcPr>
          <w:p w14:paraId="0EB290AD"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736507D9"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2A651D59"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24CD66B6"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Microsoft Edge</w:t>
            </w:r>
          </w:p>
        </w:tc>
        <w:tc>
          <w:tcPr>
            <w:tcW w:w="1567" w:type="dxa"/>
            <w:tcBorders>
              <w:top w:val="nil"/>
              <w:left w:val="nil"/>
              <w:bottom w:val="nil"/>
              <w:right w:val="nil"/>
            </w:tcBorders>
            <w:tcMar>
              <w:top w:w="0" w:type="dxa"/>
              <w:left w:w="100" w:type="dxa"/>
              <w:bottom w:w="0" w:type="dxa"/>
              <w:right w:w="100" w:type="dxa"/>
            </w:tcMar>
          </w:tcPr>
          <w:p w14:paraId="76EA24E3"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Feedback Management</w:t>
            </w:r>
          </w:p>
        </w:tc>
        <w:tc>
          <w:tcPr>
            <w:tcW w:w="1620" w:type="dxa"/>
            <w:tcBorders>
              <w:top w:val="nil"/>
              <w:left w:val="nil"/>
              <w:bottom w:val="nil"/>
              <w:right w:val="nil"/>
            </w:tcBorders>
            <w:tcMar>
              <w:top w:w="0" w:type="dxa"/>
              <w:left w:w="100" w:type="dxa"/>
              <w:bottom w:w="0" w:type="dxa"/>
              <w:right w:w="100" w:type="dxa"/>
            </w:tcMar>
          </w:tcPr>
          <w:p w14:paraId="0F961154"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43" w:type="dxa"/>
            <w:gridSpan w:val="2"/>
            <w:tcBorders>
              <w:top w:val="nil"/>
              <w:left w:val="nil"/>
              <w:bottom w:val="nil"/>
              <w:right w:val="nil"/>
            </w:tcBorders>
            <w:tcMar>
              <w:top w:w="0" w:type="dxa"/>
              <w:left w:w="100" w:type="dxa"/>
              <w:bottom w:w="0" w:type="dxa"/>
              <w:right w:w="100" w:type="dxa"/>
            </w:tcMar>
          </w:tcPr>
          <w:p w14:paraId="0B23768C"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89</w:t>
            </w:r>
          </w:p>
        </w:tc>
        <w:tc>
          <w:tcPr>
            <w:tcW w:w="1687" w:type="dxa"/>
            <w:tcBorders>
              <w:top w:val="nil"/>
              <w:left w:val="nil"/>
              <w:bottom w:val="nil"/>
              <w:right w:val="nil"/>
            </w:tcBorders>
            <w:tcMar>
              <w:top w:w="0" w:type="dxa"/>
              <w:left w:w="100" w:type="dxa"/>
              <w:bottom w:w="0" w:type="dxa"/>
              <w:right w:w="100" w:type="dxa"/>
            </w:tcMar>
          </w:tcPr>
          <w:p w14:paraId="6A8780B8"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6B6204F5"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5BE79D70"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04239A01"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Opera Gx</w:t>
            </w:r>
          </w:p>
        </w:tc>
        <w:tc>
          <w:tcPr>
            <w:tcW w:w="1567" w:type="dxa"/>
            <w:tcBorders>
              <w:top w:val="nil"/>
              <w:left w:val="nil"/>
              <w:bottom w:val="nil"/>
              <w:right w:val="nil"/>
            </w:tcBorders>
            <w:tcMar>
              <w:top w:w="0" w:type="dxa"/>
              <w:left w:w="100" w:type="dxa"/>
              <w:bottom w:w="0" w:type="dxa"/>
              <w:right w:w="100" w:type="dxa"/>
            </w:tcMar>
          </w:tcPr>
          <w:p w14:paraId="64D7D474"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Login Page</w:t>
            </w:r>
          </w:p>
        </w:tc>
        <w:tc>
          <w:tcPr>
            <w:tcW w:w="1620" w:type="dxa"/>
            <w:tcBorders>
              <w:top w:val="nil"/>
              <w:left w:val="nil"/>
              <w:bottom w:val="nil"/>
              <w:right w:val="nil"/>
            </w:tcBorders>
            <w:tcMar>
              <w:top w:w="0" w:type="dxa"/>
              <w:left w:w="100" w:type="dxa"/>
              <w:bottom w:w="0" w:type="dxa"/>
              <w:right w:w="100" w:type="dxa"/>
            </w:tcMar>
          </w:tcPr>
          <w:p w14:paraId="46FE59E8"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43" w:type="dxa"/>
            <w:gridSpan w:val="2"/>
            <w:tcBorders>
              <w:top w:val="nil"/>
              <w:left w:val="nil"/>
              <w:bottom w:val="nil"/>
              <w:right w:val="nil"/>
            </w:tcBorders>
            <w:tcMar>
              <w:top w:w="0" w:type="dxa"/>
              <w:left w:w="100" w:type="dxa"/>
              <w:bottom w:w="0" w:type="dxa"/>
              <w:right w:w="100" w:type="dxa"/>
            </w:tcMar>
          </w:tcPr>
          <w:p w14:paraId="26CBE51C"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87" w:type="dxa"/>
            <w:tcBorders>
              <w:top w:val="nil"/>
              <w:left w:val="nil"/>
              <w:bottom w:val="nil"/>
              <w:right w:val="nil"/>
            </w:tcBorders>
            <w:tcMar>
              <w:top w:w="0" w:type="dxa"/>
              <w:left w:w="100" w:type="dxa"/>
              <w:bottom w:w="0" w:type="dxa"/>
              <w:right w:w="100" w:type="dxa"/>
            </w:tcMar>
          </w:tcPr>
          <w:p w14:paraId="7721361D"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5025F9A9"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5515C553"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5F8FB1BE"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Opera Gx</w:t>
            </w:r>
          </w:p>
        </w:tc>
        <w:tc>
          <w:tcPr>
            <w:tcW w:w="1567" w:type="dxa"/>
            <w:tcBorders>
              <w:top w:val="nil"/>
              <w:left w:val="nil"/>
              <w:bottom w:val="nil"/>
              <w:right w:val="nil"/>
            </w:tcBorders>
            <w:tcMar>
              <w:top w:w="0" w:type="dxa"/>
              <w:left w:w="100" w:type="dxa"/>
              <w:bottom w:w="0" w:type="dxa"/>
              <w:right w:w="100" w:type="dxa"/>
            </w:tcMar>
          </w:tcPr>
          <w:p w14:paraId="26A2C0FC"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Landing Page</w:t>
            </w:r>
          </w:p>
        </w:tc>
        <w:tc>
          <w:tcPr>
            <w:tcW w:w="1620" w:type="dxa"/>
            <w:tcBorders>
              <w:top w:val="nil"/>
              <w:left w:val="nil"/>
              <w:bottom w:val="nil"/>
              <w:right w:val="nil"/>
            </w:tcBorders>
            <w:tcMar>
              <w:top w:w="0" w:type="dxa"/>
              <w:left w:w="100" w:type="dxa"/>
              <w:bottom w:w="0" w:type="dxa"/>
              <w:right w:w="100" w:type="dxa"/>
            </w:tcMar>
          </w:tcPr>
          <w:p w14:paraId="4CD239CB"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43" w:type="dxa"/>
            <w:gridSpan w:val="2"/>
            <w:tcBorders>
              <w:top w:val="nil"/>
              <w:left w:val="nil"/>
              <w:bottom w:val="nil"/>
              <w:right w:val="nil"/>
            </w:tcBorders>
            <w:tcMar>
              <w:top w:w="0" w:type="dxa"/>
              <w:left w:w="100" w:type="dxa"/>
              <w:bottom w:w="0" w:type="dxa"/>
              <w:right w:w="100" w:type="dxa"/>
            </w:tcMar>
          </w:tcPr>
          <w:p w14:paraId="38000E11"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87" w:type="dxa"/>
            <w:tcBorders>
              <w:top w:val="nil"/>
              <w:left w:val="nil"/>
              <w:bottom w:val="nil"/>
              <w:right w:val="nil"/>
            </w:tcBorders>
            <w:tcMar>
              <w:top w:w="0" w:type="dxa"/>
              <w:left w:w="100" w:type="dxa"/>
              <w:bottom w:w="0" w:type="dxa"/>
              <w:right w:w="100" w:type="dxa"/>
            </w:tcMar>
          </w:tcPr>
          <w:p w14:paraId="75287C89"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2D3E9639"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6DC386F4"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3F3FD8F8"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Opera Gx</w:t>
            </w:r>
          </w:p>
        </w:tc>
        <w:tc>
          <w:tcPr>
            <w:tcW w:w="1567" w:type="dxa"/>
            <w:tcBorders>
              <w:top w:val="nil"/>
              <w:left w:val="nil"/>
              <w:bottom w:val="nil"/>
              <w:right w:val="nil"/>
            </w:tcBorders>
            <w:tcMar>
              <w:top w:w="0" w:type="dxa"/>
              <w:left w:w="100" w:type="dxa"/>
              <w:bottom w:w="0" w:type="dxa"/>
              <w:right w:w="100" w:type="dxa"/>
            </w:tcMar>
          </w:tcPr>
          <w:p w14:paraId="0F737771"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Program Page</w:t>
            </w:r>
          </w:p>
        </w:tc>
        <w:tc>
          <w:tcPr>
            <w:tcW w:w="1620" w:type="dxa"/>
            <w:tcBorders>
              <w:top w:val="nil"/>
              <w:left w:val="nil"/>
              <w:bottom w:val="nil"/>
              <w:right w:val="nil"/>
            </w:tcBorders>
            <w:tcMar>
              <w:top w:w="0" w:type="dxa"/>
              <w:left w:w="100" w:type="dxa"/>
              <w:bottom w:w="0" w:type="dxa"/>
              <w:right w:w="100" w:type="dxa"/>
            </w:tcMar>
          </w:tcPr>
          <w:p w14:paraId="5BB9D941"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99</w:t>
            </w:r>
          </w:p>
        </w:tc>
        <w:tc>
          <w:tcPr>
            <w:tcW w:w="1643" w:type="dxa"/>
            <w:gridSpan w:val="2"/>
            <w:tcBorders>
              <w:top w:val="nil"/>
              <w:left w:val="nil"/>
              <w:bottom w:val="nil"/>
              <w:right w:val="nil"/>
            </w:tcBorders>
            <w:tcMar>
              <w:top w:w="0" w:type="dxa"/>
              <w:left w:w="100" w:type="dxa"/>
              <w:bottom w:w="0" w:type="dxa"/>
              <w:right w:w="100" w:type="dxa"/>
            </w:tcMar>
          </w:tcPr>
          <w:p w14:paraId="03D07D17"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94</w:t>
            </w:r>
          </w:p>
        </w:tc>
        <w:tc>
          <w:tcPr>
            <w:tcW w:w="1687" w:type="dxa"/>
            <w:tcBorders>
              <w:top w:val="nil"/>
              <w:left w:val="nil"/>
              <w:bottom w:val="nil"/>
              <w:right w:val="nil"/>
            </w:tcBorders>
            <w:tcMar>
              <w:top w:w="0" w:type="dxa"/>
              <w:left w:w="100" w:type="dxa"/>
              <w:bottom w:w="0" w:type="dxa"/>
              <w:right w:w="100" w:type="dxa"/>
            </w:tcMar>
          </w:tcPr>
          <w:p w14:paraId="705B9319"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04272BAF"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447E0752"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011D2931"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Opera Gx</w:t>
            </w:r>
          </w:p>
        </w:tc>
        <w:tc>
          <w:tcPr>
            <w:tcW w:w="1567" w:type="dxa"/>
            <w:tcBorders>
              <w:top w:val="nil"/>
              <w:left w:val="nil"/>
              <w:bottom w:val="nil"/>
              <w:right w:val="nil"/>
            </w:tcBorders>
            <w:tcMar>
              <w:top w:w="0" w:type="dxa"/>
              <w:left w:w="100" w:type="dxa"/>
              <w:bottom w:w="0" w:type="dxa"/>
              <w:right w:w="100" w:type="dxa"/>
            </w:tcMar>
          </w:tcPr>
          <w:p w14:paraId="56C1FBAA"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Admin Dashboard</w:t>
            </w:r>
          </w:p>
        </w:tc>
        <w:tc>
          <w:tcPr>
            <w:tcW w:w="1620" w:type="dxa"/>
            <w:tcBorders>
              <w:top w:val="nil"/>
              <w:left w:val="nil"/>
              <w:bottom w:val="nil"/>
              <w:right w:val="nil"/>
            </w:tcBorders>
            <w:tcMar>
              <w:top w:w="0" w:type="dxa"/>
              <w:left w:w="100" w:type="dxa"/>
              <w:bottom w:w="0" w:type="dxa"/>
              <w:right w:w="100" w:type="dxa"/>
            </w:tcMar>
          </w:tcPr>
          <w:p w14:paraId="6AE091CE"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96</w:t>
            </w:r>
          </w:p>
        </w:tc>
        <w:tc>
          <w:tcPr>
            <w:tcW w:w="1643" w:type="dxa"/>
            <w:gridSpan w:val="2"/>
            <w:tcBorders>
              <w:top w:val="nil"/>
              <w:left w:val="nil"/>
              <w:bottom w:val="nil"/>
              <w:right w:val="nil"/>
            </w:tcBorders>
            <w:tcMar>
              <w:top w:w="0" w:type="dxa"/>
              <w:left w:w="100" w:type="dxa"/>
              <w:bottom w:w="0" w:type="dxa"/>
              <w:right w:w="100" w:type="dxa"/>
            </w:tcMar>
          </w:tcPr>
          <w:p w14:paraId="44468A77"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98</w:t>
            </w:r>
          </w:p>
        </w:tc>
        <w:tc>
          <w:tcPr>
            <w:tcW w:w="1687" w:type="dxa"/>
            <w:tcBorders>
              <w:top w:val="nil"/>
              <w:left w:val="nil"/>
              <w:bottom w:val="nil"/>
              <w:right w:val="nil"/>
            </w:tcBorders>
            <w:tcMar>
              <w:top w:w="0" w:type="dxa"/>
              <w:left w:w="100" w:type="dxa"/>
              <w:bottom w:w="0" w:type="dxa"/>
              <w:right w:w="100" w:type="dxa"/>
            </w:tcMar>
          </w:tcPr>
          <w:p w14:paraId="613AD02B"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2850F2C4"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30F184C3"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31EB9E85"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Opera Gx</w:t>
            </w:r>
          </w:p>
        </w:tc>
        <w:tc>
          <w:tcPr>
            <w:tcW w:w="1567" w:type="dxa"/>
            <w:tcBorders>
              <w:top w:val="nil"/>
              <w:left w:val="nil"/>
              <w:bottom w:val="nil"/>
              <w:right w:val="nil"/>
            </w:tcBorders>
            <w:tcMar>
              <w:top w:w="0" w:type="dxa"/>
              <w:left w:w="100" w:type="dxa"/>
              <w:bottom w:w="0" w:type="dxa"/>
              <w:right w:w="100" w:type="dxa"/>
            </w:tcMar>
          </w:tcPr>
          <w:p w14:paraId="372D23F7"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Admin User Management</w:t>
            </w:r>
          </w:p>
        </w:tc>
        <w:tc>
          <w:tcPr>
            <w:tcW w:w="1620" w:type="dxa"/>
            <w:tcBorders>
              <w:top w:val="nil"/>
              <w:left w:val="nil"/>
              <w:bottom w:val="nil"/>
              <w:right w:val="nil"/>
            </w:tcBorders>
            <w:tcMar>
              <w:top w:w="0" w:type="dxa"/>
              <w:left w:w="100" w:type="dxa"/>
              <w:bottom w:w="0" w:type="dxa"/>
              <w:right w:w="100" w:type="dxa"/>
            </w:tcMar>
          </w:tcPr>
          <w:p w14:paraId="59C997CA"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43" w:type="dxa"/>
            <w:gridSpan w:val="2"/>
            <w:tcBorders>
              <w:top w:val="nil"/>
              <w:left w:val="nil"/>
              <w:bottom w:val="nil"/>
              <w:right w:val="nil"/>
            </w:tcBorders>
            <w:tcMar>
              <w:top w:w="0" w:type="dxa"/>
              <w:left w:w="100" w:type="dxa"/>
              <w:bottom w:w="0" w:type="dxa"/>
              <w:right w:w="100" w:type="dxa"/>
            </w:tcMar>
          </w:tcPr>
          <w:p w14:paraId="25D11127"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96</w:t>
            </w:r>
          </w:p>
        </w:tc>
        <w:tc>
          <w:tcPr>
            <w:tcW w:w="1687" w:type="dxa"/>
            <w:tcBorders>
              <w:top w:val="nil"/>
              <w:left w:val="nil"/>
              <w:bottom w:val="nil"/>
              <w:right w:val="nil"/>
            </w:tcBorders>
            <w:tcMar>
              <w:top w:w="0" w:type="dxa"/>
              <w:left w:w="100" w:type="dxa"/>
              <w:bottom w:w="0" w:type="dxa"/>
              <w:right w:w="100" w:type="dxa"/>
            </w:tcMar>
          </w:tcPr>
          <w:p w14:paraId="608BC6CE"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6D56AB2B"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628C3B9B" w14:textId="77777777" w:rsidTr="00CF0B07">
        <w:trPr>
          <w:trHeight w:val="144"/>
        </w:trPr>
        <w:tc>
          <w:tcPr>
            <w:tcW w:w="1110" w:type="dxa"/>
            <w:tcBorders>
              <w:top w:val="nil"/>
              <w:left w:val="nil"/>
              <w:bottom w:val="nil"/>
              <w:right w:val="nil"/>
            </w:tcBorders>
            <w:tcMar>
              <w:top w:w="0" w:type="dxa"/>
              <w:left w:w="100" w:type="dxa"/>
              <w:bottom w:w="0" w:type="dxa"/>
              <w:right w:w="100" w:type="dxa"/>
            </w:tcMar>
          </w:tcPr>
          <w:p w14:paraId="3C7EF54C"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Opera Gx</w:t>
            </w:r>
          </w:p>
        </w:tc>
        <w:tc>
          <w:tcPr>
            <w:tcW w:w="1567" w:type="dxa"/>
            <w:tcBorders>
              <w:top w:val="nil"/>
              <w:left w:val="nil"/>
              <w:bottom w:val="nil"/>
              <w:right w:val="nil"/>
            </w:tcBorders>
            <w:tcMar>
              <w:top w:w="0" w:type="dxa"/>
              <w:left w:w="100" w:type="dxa"/>
              <w:bottom w:w="0" w:type="dxa"/>
              <w:right w:w="100" w:type="dxa"/>
            </w:tcMar>
          </w:tcPr>
          <w:p w14:paraId="6D9530E2"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Admin Program Management</w:t>
            </w:r>
          </w:p>
        </w:tc>
        <w:tc>
          <w:tcPr>
            <w:tcW w:w="1620" w:type="dxa"/>
            <w:tcBorders>
              <w:top w:val="nil"/>
              <w:left w:val="nil"/>
              <w:bottom w:val="nil"/>
              <w:right w:val="nil"/>
            </w:tcBorders>
            <w:tcMar>
              <w:top w:w="0" w:type="dxa"/>
              <w:left w:w="100" w:type="dxa"/>
              <w:bottom w:w="0" w:type="dxa"/>
              <w:right w:w="100" w:type="dxa"/>
            </w:tcMar>
          </w:tcPr>
          <w:p w14:paraId="0F814ADC"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43" w:type="dxa"/>
            <w:gridSpan w:val="2"/>
            <w:tcBorders>
              <w:top w:val="nil"/>
              <w:left w:val="nil"/>
              <w:bottom w:val="nil"/>
              <w:right w:val="nil"/>
            </w:tcBorders>
            <w:tcMar>
              <w:top w:w="0" w:type="dxa"/>
              <w:left w:w="100" w:type="dxa"/>
              <w:bottom w:w="0" w:type="dxa"/>
              <w:right w:w="100" w:type="dxa"/>
            </w:tcMar>
          </w:tcPr>
          <w:p w14:paraId="6E219E07"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89</w:t>
            </w:r>
          </w:p>
        </w:tc>
        <w:tc>
          <w:tcPr>
            <w:tcW w:w="1687" w:type="dxa"/>
            <w:tcBorders>
              <w:top w:val="nil"/>
              <w:left w:val="nil"/>
              <w:bottom w:val="nil"/>
              <w:right w:val="nil"/>
            </w:tcBorders>
            <w:tcMar>
              <w:top w:w="0" w:type="dxa"/>
              <w:left w:w="100" w:type="dxa"/>
              <w:bottom w:w="0" w:type="dxa"/>
              <w:right w:w="100" w:type="dxa"/>
            </w:tcMar>
          </w:tcPr>
          <w:p w14:paraId="1AB87705"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nil"/>
              <w:right w:val="nil"/>
            </w:tcBorders>
            <w:tcMar>
              <w:top w:w="0" w:type="dxa"/>
              <w:left w:w="100" w:type="dxa"/>
              <w:bottom w:w="0" w:type="dxa"/>
              <w:right w:w="100" w:type="dxa"/>
            </w:tcMar>
          </w:tcPr>
          <w:p w14:paraId="31BAB3B0"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r w:rsidR="00DE135B" w14:paraId="3EB54B09" w14:textId="77777777" w:rsidTr="00CF0B07">
        <w:trPr>
          <w:trHeight w:val="674"/>
        </w:trPr>
        <w:tc>
          <w:tcPr>
            <w:tcW w:w="1110" w:type="dxa"/>
            <w:tcBorders>
              <w:top w:val="nil"/>
              <w:left w:val="nil"/>
              <w:bottom w:val="single" w:sz="8" w:space="0" w:color="000000"/>
              <w:right w:val="nil"/>
            </w:tcBorders>
            <w:tcMar>
              <w:top w:w="0" w:type="dxa"/>
              <w:left w:w="100" w:type="dxa"/>
              <w:bottom w:w="0" w:type="dxa"/>
              <w:right w:w="100" w:type="dxa"/>
            </w:tcMar>
          </w:tcPr>
          <w:p w14:paraId="38D78CE4"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Opera Gx</w:t>
            </w:r>
          </w:p>
        </w:tc>
        <w:tc>
          <w:tcPr>
            <w:tcW w:w="1567" w:type="dxa"/>
            <w:tcBorders>
              <w:top w:val="nil"/>
              <w:left w:val="nil"/>
              <w:bottom w:val="single" w:sz="8" w:space="0" w:color="000000"/>
              <w:right w:val="nil"/>
            </w:tcBorders>
            <w:tcMar>
              <w:top w:w="0" w:type="dxa"/>
              <w:left w:w="100" w:type="dxa"/>
              <w:bottom w:w="0" w:type="dxa"/>
              <w:right w:w="100" w:type="dxa"/>
            </w:tcMar>
          </w:tcPr>
          <w:p w14:paraId="4044C9AA"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Feedback Management</w:t>
            </w:r>
          </w:p>
        </w:tc>
        <w:tc>
          <w:tcPr>
            <w:tcW w:w="1620" w:type="dxa"/>
            <w:tcBorders>
              <w:top w:val="nil"/>
              <w:left w:val="nil"/>
              <w:bottom w:val="single" w:sz="8" w:space="0" w:color="000000"/>
              <w:right w:val="nil"/>
            </w:tcBorders>
            <w:tcMar>
              <w:top w:w="0" w:type="dxa"/>
              <w:left w:w="100" w:type="dxa"/>
              <w:bottom w:w="0" w:type="dxa"/>
              <w:right w:w="100" w:type="dxa"/>
            </w:tcMar>
          </w:tcPr>
          <w:p w14:paraId="29F9597F"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1643" w:type="dxa"/>
            <w:gridSpan w:val="2"/>
            <w:tcBorders>
              <w:top w:val="nil"/>
              <w:left w:val="nil"/>
              <w:bottom w:val="single" w:sz="8" w:space="0" w:color="000000"/>
              <w:right w:val="nil"/>
            </w:tcBorders>
            <w:tcMar>
              <w:top w:w="0" w:type="dxa"/>
              <w:left w:w="100" w:type="dxa"/>
              <w:bottom w:w="0" w:type="dxa"/>
              <w:right w:w="100" w:type="dxa"/>
            </w:tcMar>
          </w:tcPr>
          <w:p w14:paraId="5DEB35B3"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89</w:t>
            </w:r>
          </w:p>
        </w:tc>
        <w:tc>
          <w:tcPr>
            <w:tcW w:w="1687" w:type="dxa"/>
            <w:tcBorders>
              <w:top w:val="nil"/>
              <w:left w:val="nil"/>
              <w:bottom w:val="single" w:sz="8" w:space="0" w:color="000000"/>
              <w:right w:val="nil"/>
            </w:tcBorders>
            <w:tcMar>
              <w:top w:w="0" w:type="dxa"/>
              <w:left w:w="100" w:type="dxa"/>
              <w:bottom w:w="0" w:type="dxa"/>
              <w:right w:w="100" w:type="dxa"/>
            </w:tcMar>
          </w:tcPr>
          <w:p w14:paraId="237808B1" w14:textId="77777777"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c>
          <w:tcPr>
            <w:tcW w:w="698" w:type="dxa"/>
            <w:tcBorders>
              <w:top w:val="nil"/>
              <w:left w:val="nil"/>
              <w:bottom w:val="single" w:sz="8" w:space="0" w:color="000000"/>
              <w:right w:val="nil"/>
            </w:tcBorders>
            <w:tcMar>
              <w:top w:w="0" w:type="dxa"/>
              <w:left w:w="100" w:type="dxa"/>
              <w:bottom w:w="0" w:type="dxa"/>
              <w:right w:w="100" w:type="dxa"/>
            </w:tcMar>
          </w:tcPr>
          <w:p w14:paraId="4EF24105" w14:textId="57DE6502" w:rsidR="00DE135B" w:rsidRPr="00CF0B07" w:rsidRDefault="00AC4270" w:rsidP="00CF0B07">
            <w:pPr>
              <w:widowControl w:val="0"/>
              <w:spacing w:line="240" w:lineRule="auto"/>
              <w:jc w:val="center"/>
              <w:rPr>
                <w:sz w:val="20"/>
                <w:szCs w:val="20"/>
                <w:highlight w:val="white"/>
              </w:rPr>
            </w:pPr>
            <w:r w:rsidRPr="00CF0B07">
              <w:rPr>
                <w:sz w:val="20"/>
                <w:szCs w:val="20"/>
                <w:highlight w:val="white"/>
              </w:rPr>
              <w:t>100</w:t>
            </w:r>
          </w:p>
        </w:tc>
      </w:tr>
    </w:tbl>
    <w:p w14:paraId="159F010B" w14:textId="5EB051C4" w:rsidR="00DE135B" w:rsidRDefault="00AC4270">
      <w:pPr>
        <w:spacing w:before="240" w:after="200" w:line="480" w:lineRule="auto"/>
        <w:jc w:val="both"/>
        <w:rPr>
          <w:b/>
          <w:bCs/>
          <w:sz w:val="24"/>
          <w:szCs w:val="24"/>
          <w:highlight w:val="white"/>
        </w:rPr>
      </w:pPr>
      <w:r>
        <w:rPr>
          <w:b/>
          <w:bCs/>
          <w:sz w:val="24"/>
          <w:szCs w:val="24"/>
          <w:highlight w:val="white"/>
        </w:rPr>
        <w:t>Integration Testing</w:t>
      </w:r>
    </w:p>
    <w:p w14:paraId="0FF7C40A" w14:textId="274637A5" w:rsidR="00DE135B" w:rsidRDefault="00AC4270">
      <w:pPr>
        <w:spacing w:before="240" w:after="200" w:line="480" w:lineRule="auto"/>
        <w:jc w:val="both"/>
        <w:rPr>
          <w:sz w:val="24"/>
          <w:szCs w:val="24"/>
          <w:highlight w:val="white"/>
        </w:rPr>
      </w:pPr>
      <w:r>
        <w:rPr>
          <w:b/>
          <w:bCs/>
          <w:sz w:val="24"/>
          <w:szCs w:val="24"/>
          <w:highlight w:val="white"/>
        </w:rPr>
        <w:tab/>
      </w:r>
      <w:r>
        <w:rPr>
          <w:sz w:val="24"/>
          <w:szCs w:val="24"/>
          <w:highlight w:val="white"/>
        </w:rPr>
        <w:t xml:space="preserve">Integration testing verified that the system's modules—including Beneficiary, Instructor, Administrator, and notification functions—work together seamlessly. The results confirmed successful synchronization across end-to-end workflows, such as content delivery, evaluation processing, and automated alerts. This process ensured that data flows accurately between components, </w:t>
      </w:r>
      <w:r>
        <w:rPr>
          <w:sz w:val="24"/>
          <w:szCs w:val="24"/>
          <w:highlight w:val="white"/>
        </w:rPr>
        <w:lastRenderedPageBreak/>
        <w:t xml:space="preserve">maintaining </w:t>
      </w:r>
      <w:r w:rsidR="00AE4435">
        <w:rPr>
          <w:sz w:val="24"/>
          <w:szCs w:val="24"/>
          <w:highlight w:val="white"/>
        </w:rPr>
        <w:t>consistent</w:t>
      </w:r>
      <w:r>
        <w:rPr>
          <w:sz w:val="24"/>
          <w:szCs w:val="24"/>
          <w:highlight w:val="white"/>
        </w:rPr>
        <w:t xml:space="preserve"> experience for all user roles. </w:t>
      </w:r>
      <w:r w:rsidR="00AE4435">
        <w:rPr>
          <w:sz w:val="24"/>
          <w:szCs w:val="24"/>
          <w:highlight w:val="white"/>
        </w:rPr>
        <w:t>The</w:t>
      </w:r>
      <w:r>
        <w:rPr>
          <w:sz w:val="24"/>
          <w:szCs w:val="24"/>
          <w:highlight w:val="white"/>
        </w:rPr>
        <w:t xml:space="preserve"> test proves the platform operates cohesively to support structured learning, feedback collection, and real-time performance monitoring.</w:t>
      </w:r>
    </w:p>
    <w:p w14:paraId="2F285A39" w14:textId="5AB3DA67" w:rsidR="00DE135B" w:rsidRDefault="00AC4270">
      <w:pPr>
        <w:spacing w:before="200" w:line="480" w:lineRule="auto"/>
        <w:jc w:val="center"/>
        <w:rPr>
          <w:sz w:val="24"/>
          <w:szCs w:val="24"/>
        </w:rPr>
      </w:pPr>
      <w:r w:rsidRPr="00FA6790">
        <w:rPr>
          <w:sz w:val="24"/>
          <w:szCs w:val="24"/>
          <w:highlight w:val="white"/>
        </w:rPr>
        <w:t>Table 19.</w:t>
      </w:r>
      <w:r>
        <w:rPr>
          <w:sz w:val="24"/>
          <w:szCs w:val="24"/>
          <w:highlight w:val="white"/>
        </w:rPr>
        <w:t xml:space="preserve"> </w:t>
      </w:r>
      <w:r w:rsidR="003B54A5">
        <w:rPr>
          <w:sz w:val="24"/>
          <w:szCs w:val="24"/>
          <w:highlight w:val="white"/>
        </w:rPr>
        <w:t>Integration</w:t>
      </w:r>
      <w:r>
        <w:rPr>
          <w:sz w:val="24"/>
          <w:szCs w:val="24"/>
          <w:highlight w:val="white"/>
        </w:rPr>
        <w:t xml:space="preserve"> Testing for </w:t>
      </w:r>
      <w:r w:rsidR="003B54A5">
        <w:rPr>
          <w:sz w:val="24"/>
          <w:szCs w:val="24"/>
          <w:highlight w:val="white"/>
        </w:rPr>
        <w:t>System</w:t>
      </w:r>
      <w:r>
        <w:rPr>
          <w:sz w:val="24"/>
          <w:szCs w:val="24"/>
          <w:highlight w:val="white"/>
        </w:rPr>
        <w:t xml:space="preserve"> Module</w:t>
      </w:r>
    </w:p>
    <w:tbl>
      <w:tblPr>
        <w:tblStyle w:val="afff6"/>
        <w:tblW w:w="8310" w:type="dxa"/>
        <w:tblBorders>
          <w:top w:val="nil"/>
          <w:left w:val="nil"/>
          <w:bottom w:val="nil"/>
          <w:right w:val="nil"/>
          <w:insideH w:val="nil"/>
          <w:insideV w:val="nil"/>
        </w:tblBorders>
        <w:tblLayout w:type="fixed"/>
        <w:tblLook w:val="0600" w:firstRow="0" w:lastRow="0" w:firstColumn="0" w:lastColumn="0" w:noHBand="1" w:noVBand="1"/>
      </w:tblPr>
      <w:tblGrid>
        <w:gridCol w:w="1395"/>
        <w:gridCol w:w="3195"/>
        <w:gridCol w:w="2610"/>
        <w:gridCol w:w="1110"/>
      </w:tblGrid>
      <w:tr w:rsidR="00DE135B" w14:paraId="01770B02" w14:textId="77777777" w:rsidTr="00AE4435">
        <w:trPr>
          <w:trHeight w:val="144"/>
        </w:trPr>
        <w:tc>
          <w:tcPr>
            <w:tcW w:w="1395" w:type="dxa"/>
            <w:tcBorders>
              <w:top w:val="single" w:sz="8" w:space="0" w:color="auto"/>
              <w:left w:val="nil"/>
              <w:bottom w:val="single" w:sz="12" w:space="0" w:color="auto"/>
              <w:right w:val="nil"/>
            </w:tcBorders>
            <w:tcMar>
              <w:top w:w="0" w:type="dxa"/>
              <w:left w:w="100" w:type="dxa"/>
              <w:bottom w:w="0" w:type="dxa"/>
              <w:right w:w="100" w:type="dxa"/>
            </w:tcMar>
          </w:tcPr>
          <w:p w14:paraId="4A26BF90" w14:textId="77777777" w:rsidR="00DE135B" w:rsidRDefault="00AC4270" w:rsidP="0072547A">
            <w:pPr>
              <w:widowControl w:val="0"/>
              <w:spacing w:line="240" w:lineRule="auto"/>
              <w:jc w:val="both"/>
              <w:rPr>
                <w:b/>
                <w:bCs/>
                <w:sz w:val="20"/>
                <w:szCs w:val="20"/>
                <w:highlight w:val="white"/>
              </w:rPr>
            </w:pPr>
            <w:r>
              <w:rPr>
                <w:b/>
                <w:bCs/>
                <w:sz w:val="20"/>
                <w:szCs w:val="20"/>
                <w:highlight w:val="white"/>
              </w:rPr>
              <w:t>Tested Case</w:t>
            </w:r>
          </w:p>
        </w:tc>
        <w:tc>
          <w:tcPr>
            <w:tcW w:w="3195" w:type="dxa"/>
            <w:tcBorders>
              <w:top w:val="single" w:sz="8" w:space="0" w:color="auto"/>
              <w:left w:val="nil"/>
              <w:bottom w:val="single" w:sz="12" w:space="0" w:color="auto"/>
              <w:right w:val="nil"/>
            </w:tcBorders>
            <w:tcMar>
              <w:top w:w="0" w:type="dxa"/>
              <w:left w:w="100" w:type="dxa"/>
              <w:bottom w:w="0" w:type="dxa"/>
              <w:right w:w="100" w:type="dxa"/>
            </w:tcMar>
          </w:tcPr>
          <w:p w14:paraId="4B8FD7AB" w14:textId="77777777" w:rsidR="00DE135B" w:rsidRDefault="00AC4270" w:rsidP="0072547A">
            <w:pPr>
              <w:widowControl w:val="0"/>
              <w:spacing w:line="240" w:lineRule="auto"/>
              <w:jc w:val="both"/>
              <w:rPr>
                <w:b/>
                <w:bCs/>
                <w:sz w:val="20"/>
                <w:szCs w:val="20"/>
                <w:highlight w:val="white"/>
              </w:rPr>
            </w:pPr>
            <w:r>
              <w:rPr>
                <w:b/>
                <w:bCs/>
                <w:sz w:val="20"/>
                <w:szCs w:val="20"/>
                <w:highlight w:val="white"/>
              </w:rPr>
              <w:t>Expected Output</w:t>
            </w:r>
          </w:p>
        </w:tc>
        <w:tc>
          <w:tcPr>
            <w:tcW w:w="2610" w:type="dxa"/>
            <w:tcBorders>
              <w:top w:val="single" w:sz="8" w:space="0" w:color="auto"/>
              <w:left w:val="nil"/>
              <w:bottom w:val="single" w:sz="12" w:space="0" w:color="auto"/>
              <w:right w:val="nil"/>
            </w:tcBorders>
            <w:tcMar>
              <w:top w:w="0" w:type="dxa"/>
              <w:left w:w="100" w:type="dxa"/>
              <w:bottom w:w="0" w:type="dxa"/>
              <w:right w:w="100" w:type="dxa"/>
            </w:tcMar>
          </w:tcPr>
          <w:p w14:paraId="6851AB96" w14:textId="77777777" w:rsidR="00DE135B" w:rsidRDefault="00AC4270" w:rsidP="0072547A">
            <w:pPr>
              <w:widowControl w:val="0"/>
              <w:spacing w:line="240" w:lineRule="auto"/>
              <w:jc w:val="both"/>
              <w:rPr>
                <w:b/>
                <w:bCs/>
                <w:sz w:val="20"/>
                <w:szCs w:val="20"/>
                <w:highlight w:val="white"/>
              </w:rPr>
            </w:pPr>
            <w:r>
              <w:rPr>
                <w:b/>
                <w:bCs/>
                <w:sz w:val="20"/>
                <w:szCs w:val="20"/>
                <w:highlight w:val="white"/>
              </w:rPr>
              <w:t xml:space="preserve">Actual Output </w:t>
            </w:r>
          </w:p>
        </w:tc>
        <w:tc>
          <w:tcPr>
            <w:tcW w:w="1110" w:type="dxa"/>
            <w:tcBorders>
              <w:top w:val="single" w:sz="8" w:space="0" w:color="auto"/>
              <w:left w:val="nil"/>
              <w:bottom w:val="single" w:sz="12" w:space="0" w:color="auto"/>
              <w:right w:val="nil"/>
            </w:tcBorders>
            <w:tcMar>
              <w:top w:w="0" w:type="dxa"/>
              <w:left w:w="100" w:type="dxa"/>
              <w:bottom w:w="0" w:type="dxa"/>
              <w:right w:w="100" w:type="dxa"/>
            </w:tcMar>
          </w:tcPr>
          <w:p w14:paraId="20308BFC" w14:textId="77777777" w:rsidR="00DE135B" w:rsidRDefault="00AC4270" w:rsidP="0072547A">
            <w:pPr>
              <w:widowControl w:val="0"/>
              <w:spacing w:line="240" w:lineRule="auto"/>
              <w:jc w:val="both"/>
              <w:rPr>
                <w:b/>
                <w:bCs/>
                <w:sz w:val="20"/>
                <w:szCs w:val="20"/>
                <w:highlight w:val="white"/>
              </w:rPr>
            </w:pPr>
            <w:r>
              <w:rPr>
                <w:b/>
                <w:bCs/>
                <w:sz w:val="20"/>
                <w:szCs w:val="20"/>
                <w:highlight w:val="white"/>
              </w:rPr>
              <w:t>Remarks</w:t>
            </w:r>
          </w:p>
        </w:tc>
      </w:tr>
      <w:tr w:rsidR="00DE135B" w14:paraId="28C2091B" w14:textId="77777777" w:rsidTr="00AE4435">
        <w:trPr>
          <w:trHeight w:val="14"/>
        </w:trPr>
        <w:tc>
          <w:tcPr>
            <w:tcW w:w="1395" w:type="dxa"/>
            <w:tcBorders>
              <w:top w:val="single" w:sz="12" w:space="0" w:color="auto"/>
              <w:left w:val="nil"/>
              <w:bottom w:val="nil"/>
              <w:right w:val="nil"/>
            </w:tcBorders>
            <w:tcMar>
              <w:top w:w="0" w:type="dxa"/>
              <w:left w:w="100" w:type="dxa"/>
              <w:bottom w:w="0" w:type="dxa"/>
              <w:right w:w="100" w:type="dxa"/>
            </w:tcMar>
          </w:tcPr>
          <w:p w14:paraId="4EEDF1A4" w14:textId="77777777" w:rsidR="00DE135B" w:rsidRDefault="00AC4270" w:rsidP="0072547A">
            <w:pPr>
              <w:widowControl w:val="0"/>
              <w:spacing w:line="240" w:lineRule="auto"/>
              <w:jc w:val="both"/>
              <w:rPr>
                <w:sz w:val="20"/>
                <w:szCs w:val="20"/>
                <w:highlight w:val="white"/>
              </w:rPr>
            </w:pPr>
            <w:r>
              <w:rPr>
                <w:sz w:val="20"/>
                <w:szCs w:val="20"/>
                <w:highlight w:val="white"/>
              </w:rPr>
              <w:t>Beneficiary Module</w:t>
            </w:r>
          </w:p>
          <w:p w14:paraId="195BF6F9" w14:textId="77777777" w:rsidR="00DE135B" w:rsidRDefault="00DE135B" w:rsidP="0072547A">
            <w:pPr>
              <w:widowControl w:val="0"/>
              <w:spacing w:line="240" w:lineRule="auto"/>
              <w:jc w:val="both"/>
              <w:rPr>
                <w:sz w:val="20"/>
                <w:szCs w:val="20"/>
                <w:highlight w:val="white"/>
              </w:rPr>
            </w:pPr>
          </w:p>
        </w:tc>
        <w:tc>
          <w:tcPr>
            <w:tcW w:w="3195" w:type="dxa"/>
            <w:tcBorders>
              <w:top w:val="single" w:sz="12" w:space="0" w:color="auto"/>
              <w:left w:val="nil"/>
              <w:bottom w:val="nil"/>
              <w:right w:val="nil"/>
            </w:tcBorders>
            <w:tcMar>
              <w:top w:w="0" w:type="dxa"/>
              <w:left w:w="100" w:type="dxa"/>
              <w:bottom w:w="0" w:type="dxa"/>
              <w:right w:w="100" w:type="dxa"/>
            </w:tcMar>
          </w:tcPr>
          <w:p w14:paraId="781E7DF4" w14:textId="77777777" w:rsidR="00DE135B" w:rsidRDefault="00AC4270" w:rsidP="0072547A">
            <w:pPr>
              <w:widowControl w:val="0"/>
              <w:spacing w:line="240" w:lineRule="auto"/>
              <w:jc w:val="both"/>
              <w:rPr>
                <w:sz w:val="20"/>
                <w:szCs w:val="20"/>
                <w:highlight w:val="white"/>
              </w:rPr>
            </w:pPr>
            <w:r>
              <w:rPr>
                <w:sz w:val="20"/>
                <w:szCs w:val="20"/>
                <w:highlight w:val="white"/>
              </w:rPr>
              <w:t>Beneficiaries can view all posts, files, announcements, answer activities, and answer evaluations in the enrolled program.</w:t>
            </w:r>
          </w:p>
        </w:tc>
        <w:tc>
          <w:tcPr>
            <w:tcW w:w="2610" w:type="dxa"/>
            <w:tcBorders>
              <w:top w:val="single" w:sz="12" w:space="0" w:color="auto"/>
              <w:left w:val="nil"/>
              <w:bottom w:val="nil"/>
              <w:right w:val="nil"/>
            </w:tcBorders>
            <w:tcMar>
              <w:top w:w="0" w:type="dxa"/>
              <w:left w:w="100" w:type="dxa"/>
              <w:bottom w:w="0" w:type="dxa"/>
              <w:right w:w="100" w:type="dxa"/>
            </w:tcMar>
          </w:tcPr>
          <w:p w14:paraId="44D2EF21" w14:textId="11CE0727" w:rsidR="00DE135B" w:rsidRDefault="00AC4270" w:rsidP="0072547A">
            <w:pPr>
              <w:widowControl w:val="0"/>
              <w:spacing w:line="240" w:lineRule="auto"/>
              <w:jc w:val="both"/>
              <w:rPr>
                <w:sz w:val="20"/>
                <w:szCs w:val="20"/>
                <w:highlight w:val="white"/>
              </w:rPr>
            </w:pPr>
            <w:r>
              <w:rPr>
                <w:sz w:val="20"/>
                <w:szCs w:val="20"/>
                <w:highlight w:val="white"/>
              </w:rPr>
              <w:t xml:space="preserve">The system successfully displayed all programs, post, files, </w:t>
            </w:r>
            <w:r w:rsidR="00AE4435">
              <w:rPr>
                <w:sz w:val="20"/>
                <w:szCs w:val="20"/>
                <w:highlight w:val="white"/>
              </w:rPr>
              <w:t>assignment,</w:t>
            </w:r>
            <w:r>
              <w:rPr>
                <w:sz w:val="20"/>
                <w:szCs w:val="20"/>
                <w:highlight w:val="white"/>
              </w:rPr>
              <w:t xml:space="preserve"> and evaluation. </w:t>
            </w:r>
          </w:p>
        </w:tc>
        <w:tc>
          <w:tcPr>
            <w:tcW w:w="1110" w:type="dxa"/>
            <w:tcBorders>
              <w:top w:val="single" w:sz="12" w:space="0" w:color="auto"/>
              <w:left w:val="nil"/>
              <w:bottom w:val="nil"/>
              <w:right w:val="nil"/>
            </w:tcBorders>
            <w:tcMar>
              <w:top w:w="0" w:type="dxa"/>
              <w:left w:w="100" w:type="dxa"/>
              <w:bottom w:w="0" w:type="dxa"/>
              <w:right w:w="100" w:type="dxa"/>
            </w:tcMar>
          </w:tcPr>
          <w:p w14:paraId="6B2C97A2" w14:textId="77777777" w:rsidR="00DE135B" w:rsidRDefault="00AC4270" w:rsidP="0072547A">
            <w:pPr>
              <w:widowControl w:val="0"/>
              <w:spacing w:line="240" w:lineRule="auto"/>
              <w:jc w:val="both"/>
              <w:rPr>
                <w:sz w:val="20"/>
                <w:szCs w:val="20"/>
                <w:highlight w:val="white"/>
              </w:rPr>
            </w:pPr>
            <w:r>
              <w:rPr>
                <w:sz w:val="20"/>
                <w:szCs w:val="20"/>
                <w:highlight w:val="white"/>
              </w:rPr>
              <w:t>Passed</w:t>
            </w:r>
          </w:p>
        </w:tc>
      </w:tr>
      <w:tr w:rsidR="00DE135B" w14:paraId="32884DFF" w14:textId="77777777" w:rsidTr="00AE4435">
        <w:trPr>
          <w:trHeight w:val="1494"/>
        </w:trPr>
        <w:tc>
          <w:tcPr>
            <w:tcW w:w="1395" w:type="dxa"/>
            <w:tcBorders>
              <w:top w:val="nil"/>
              <w:left w:val="nil"/>
              <w:bottom w:val="nil"/>
              <w:right w:val="nil"/>
            </w:tcBorders>
            <w:tcMar>
              <w:top w:w="0" w:type="dxa"/>
              <w:left w:w="100" w:type="dxa"/>
              <w:bottom w:w="0" w:type="dxa"/>
              <w:right w:w="100" w:type="dxa"/>
            </w:tcMar>
          </w:tcPr>
          <w:p w14:paraId="36E40FF9" w14:textId="77777777" w:rsidR="00DE135B" w:rsidRDefault="00AC4270" w:rsidP="0072547A">
            <w:pPr>
              <w:widowControl w:val="0"/>
              <w:spacing w:line="240" w:lineRule="auto"/>
              <w:jc w:val="both"/>
              <w:rPr>
                <w:sz w:val="20"/>
                <w:szCs w:val="20"/>
                <w:highlight w:val="white"/>
              </w:rPr>
            </w:pPr>
            <w:r>
              <w:rPr>
                <w:sz w:val="20"/>
                <w:szCs w:val="20"/>
                <w:highlight w:val="white"/>
              </w:rPr>
              <w:t>Instructor Module</w:t>
            </w:r>
          </w:p>
          <w:p w14:paraId="6645A204" w14:textId="77777777" w:rsidR="00DE135B" w:rsidRDefault="00DE135B" w:rsidP="0072547A">
            <w:pPr>
              <w:widowControl w:val="0"/>
              <w:spacing w:line="240" w:lineRule="auto"/>
              <w:jc w:val="both"/>
              <w:rPr>
                <w:sz w:val="20"/>
                <w:szCs w:val="20"/>
                <w:highlight w:val="white"/>
              </w:rPr>
            </w:pPr>
          </w:p>
        </w:tc>
        <w:tc>
          <w:tcPr>
            <w:tcW w:w="3195" w:type="dxa"/>
            <w:tcBorders>
              <w:top w:val="nil"/>
              <w:left w:val="nil"/>
              <w:right w:val="nil"/>
            </w:tcBorders>
            <w:tcMar>
              <w:top w:w="0" w:type="dxa"/>
              <w:left w:w="100" w:type="dxa"/>
              <w:bottom w:w="0" w:type="dxa"/>
              <w:right w:w="100" w:type="dxa"/>
            </w:tcMar>
          </w:tcPr>
          <w:p w14:paraId="18655623" w14:textId="77777777" w:rsidR="00DE135B" w:rsidRDefault="00AC4270" w:rsidP="0072547A">
            <w:pPr>
              <w:widowControl w:val="0"/>
              <w:spacing w:line="240" w:lineRule="auto"/>
              <w:jc w:val="both"/>
              <w:rPr>
                <w:sz w:val="20"/>
                <w:szCs w:val="20"/>
                <w:highlight w:val="white"/>
              </w:rPr>
            </w:pPr>
            <w:r>
              <w:rPr>
                <w:sz w:val="20"/>
                <w:szCs w:val="20"/>
                <w:highlight w:val="white"/>
              </w:rPr>
              <w:t>The system allows Instructors to upload materials, manage Beneficiaries, grade submissions, release evaluation forms, and view evaluation results</w:t>
            </w:r>
          </w:p>
        </w:tc>
        <w:tc>
          <w:tcPr>
            <w:tcW w:w="2610" w:type="dxa"/>
            <w:tcBorders>
              <w:top w:val="nil"/>
              <w:left w:val="nil"/>
              <w:right w:val="nil"/>
            </w:tcBorders>
            <w:tcMar>
              <w:top w:w="0" w:type="dxa"/>
              <w:left w:w="100" w:type="dxa"/>
              <w:bottom w:w="0" w:type="dxa"/>
              <w:right w:w="100" w:type="dxa"/>
            </w:tcMar>
          </w:tcPr>
          <w:p w14:paraId="02A638A9" w14:textId="3D81D201" w:rsidR="00DE135B" w:rsidRDefault="00AC4270" w:rsidP="0072547A">
            <w:pPr>
              <w:widowControl w:val="0"/>
              <w:spacing w:line="240" w:lineRule="auto"/>
              <w:jc w:val="both"/>
              <w:rPr>
                <w:sz w:val="20"/>
                <w:szCs w:val="20"/>
                <w:highlight w:val="white"/>
              </w:rPr>
            </w:pPr>
            <w:r>
              <w:rPr>
                <w:sz w:val="20"/>
                <w:szCs w:val="20"/>
                <w:highlight w:val="white"/>
              </w:rPr>
              <w:t xml:space="preserve">The system shows that the upload of materials, </w:t>
            </w:r>
            <w:r w:rsidR="00AE4435">
              <w:rPr>
                <w:sz w:val="20"/>
                <w:szCs w:val="20"/>
                <w:highlight w:val="white"/>
              </w:rPr>
              <w:t>managing</w:t>
            </w:r>
            <w:r>
              <w:rPr>
                <w:sz w:val="20"/>
                <w:szCs w:val="20"/>
                <w:highlight w:val="white"/>
              </w:rPr>
              <w:t xml:space="preserve"> Beneficiaries, grade submissions, release evaluation forms, and view evaluation results were working,</w:t>
            </w:r>
          </w:p>
        </w:tc>
        <w:tc>
          <w:tcPr>
            <w:tcW w:w="1110" w:type="dxa"/>
            <w:tcBorders>
              <w:top w:val="nil"/>
              <w:left w:val="nil"/>
              <w:right w:val="nil"/>
            </w:tcBorders>
            <w:tcMar>
              <w:top w:w="0" w:type="dxa"/>
              <w:left w:w="100" w:type="dxa"/>
              <w:bottom w:w="0" w:type="dxa"/>
              <w:right w:w="100" w:type="dxa"/>
            </w:tcMar>
          </w:tcPr>
          <w:p w14:paraId="3DD86ADC" w14:textId="77777777" w:rsidR="00DE135B" w:rsidRDefault="00AC4270" w:rsidP="0072547A">
            <w:pPr>
              <w:widowControl w:val="0"/>
              <w:spacing w:line="240" w:lineRule="auto"/>
              <w:jc w:val="both"/>
              <w:rPr>
                <w:sz w:val="20"/>
                <w:szCs w:val="20"/>
                <w:highlight w:val="white"/>
              </w:rPr>
            </w:pPr>
            <w:r>
              <w:rPr>
                <w:sz w:val="20"/>
                <w:szCs w:val="20"/>
                <w:highlight w:val="white"/>
              </w:rPr>
              <w:t>Passed</w:t>
            </w:r>
          </w:p>
        </w:tc>
      </w:tr>
      <w:tr w:rsidR="00DE135B" w14:paraId="14E516AD" w14:textId="77777777" w:rsidTr="00AE4435">
        <w:trPr>
          <w:trHeight w:val="14"/>
        </w:trPr>
        <w:tc>
          <w:tcPr>
            <w:tcW w:w="1395" w:type="dxa"/>
            <w:tcBorders>
              <w:top w:val="nil"/>
              <w:left w:val="nil"/>
              <w:bottom w:val="nil"/>
              <w:right w:val="nil"/>
            </w:tcBorders>
            <w:tcMar>
              <w:top w:w="0" w:type="dxa"/>
              <w:left w:w="100" w:type="dxa"/>
              <w:bottom w:w="0" w:type="dxa"/>
              <w:right w:w="100" w:type="dxa"/>
            </w:tcMar>
          </w:tcPr>
          <w:p w14:paraId="3224F279" w14:textId="77777777" w:rsidR="00DE135B" w:rsidRDefault="00AC4270" w:rsidP="0072547A">
            <w:pPr>
              <w:widowControl w:val="0"/>
              <w:spacing w:line="240" w:lineRule="auto"/>
              <w:jc w:val="both"/>
              <w:rPr>
                <w:sz w:val="20"/>
                <w:szCs w:val="20"/>
                <w:highlight w:val="white"/>
              </w:rPr>
            </w:pPr>
            <w:proofErr w:type="spellStart"/>
            <w:r>
              <w:rPr>
                <w:sz w:val="20"/>
                <w:szCs w:val="20"/>
                <w:highlight w:val="white"/>
              </w:rPr>
              <w:t>AdministratorModule</w:t>
            </w:r>
            <w:proofErr w:type="spellEnd"/>
          </w:p>
          <w:p w14:paraId="4E76E6B2" w14:textId="77777777" w:rsidR="00DE135B" w:rsidRDefault="00DE135B" w:rsidP="0072547A">
            <w:pPr>
              <w:widowControl w:val="0"/>
              <w:spacing w:line="240" w:lineRule="auto"/>
              <w:jc w:val="both"/>
              <w:rPr>
                <w:sz w:val="20"/>
                <w:szCs w:val="20"/>
                <w:highlight w:val="white"/>
              </w:rPr>
            </w:pPr>
          </w:p>
        </w:tc>
        <w:tc>
          <w:tcPr>
            <w:tcW w:w="3195" w:type="dxa"/>
            <w:tcBorders>
              <w:top w:val="nil"/>
              <w:left w:val="nil"/>
              <w:right w:val="nil"/>
            </w:tcBorders>
            <w:tcMar>
              <w:top w:w="0" w:type="dxa"/>
              <w:left w:w="100" w:type="dxa"/>
              <w:bottom w:w="0" w:type="dxa"/>
              <w:right w:w="100" w:type="dxa"/>
            </w:tcMar>
          </w:tcPr>
          <w:p w14:paraId="427D133B" w14:textId="77777777" w:rsidR="00DE135B" w:rsidRDefault="00AC4270" w:rsidP="0072547A">
            <w:pPr>
              <w:widowControl w:val="0"/>
              <w:spacing w:line="240" w:lineRule="auto"/>
              <w:jc w:val="both"/>
              <w:rPr>
                <w:sz w:val="20"/>
                <w:szCs w:val="20"/>
                <w:highlight w:val="white"/>
              </w:rPr>
            </w:pPr>
            <w:r>
              <w:rPr>
                <w:sz w:val="20"/>
                <w:szCs w:val="20"/>
                <w:highlight w:val="white"/>
              </w:rPr>
              <w:t>The system allows Administrator to manage users, programs and feedback efficiently</w:t>
            </w:r>
          </w:p>
        </w:tc>
        <w:tc>
          <w:tcPr>
            <w:tcW w:w="2610" w:type="dxa"/>
            <w:tcBorders>
              <w:top w:val="nil"/>
              <w:left w:val="nil"/>
              <w:right w:val="nil"/>
            </w:tcBorders>
            <w:tcMar>
              <w:top w:w="0" w:type="dxa"/>
              <w:left w:w="100" w:type="dxa"/>
              <w:bottom w:w="0" w:type="dxa"/>
              <w:right w:w="100" w:type="dxa"/>
            </w:tcMar>
          </w:tcPr>
          <w:p w14:paraId="53578CBC" w14:textId="2AC8E0F7" w:rsidR="00DE135B" w:rsidRDefault="00AC4270" w:rsidP="0072547A">
            <w:pPr>
              <w:widowControl w:val="0"/>
              <w:spacing w:line="240" w:lineRule="auto"/>
              <w:jc w:val="both"/>
              <w:rPr>
                <w:sz w:val="20"/>
                <w:szCs w:val="20"/>
                <w:highlight w:val="white"/>
              </w:rPr>
            </w:pPr>
            <w:r>
              <w:rPr>
                <w:sz w:val="20"/>
                <w:szCs w:val="20"/>
                <w:highlight w:val="white"/>
              </w:rPr>
              <w:t xml:space="preserve">The system shows </w:t>
            </w:r>
            <w:r w:rsidR="00AE4435">
              <w:rPr>
                <w:sz w:val="20"/>
                <w:szCs w:val="20"/>
                <w:highlight w:val="white"/>
              </w:rPr>
              <w:t>control</w:t>
            </w:r>
            <w:r>
              <w:rPr>
                <w:sz w:val="20"/>
                <w:szCs w:val="20"/>
                <w:highlight w:val="white"/>
              </w:rPr>
              <w:t xml:space="preserve"> of the Administrator over the system </w:t>
            </w:r>
            <w:r w:rsidR="00AE4435">
              <w:rPr>
                <w:sz w:val="20"/>
                <w:szCs w:val="20"/>
                <w:highlight w:val="white"/>
              </w:rPr>
              <w:t>is</w:t>
            </w:r>
            <w:r>
              <w:rPr>
                <w:sz w:val="20"/>
                <w:szCs w:val="20"/>
                <w:highlight w:val="white"/>
              </w:rPr>
              <w:t xml:space="preserve"> working successfully</w:t>
            </w:r>
          </w:p>
        </w:tc>
        <w:tc>
          <w:tcPr>
            <w:tcW w:w="1110" w:type="dxa"/>
            <w:tcBorders>
              <w:top w:val="nil"/>
              <w:left w:val="nil"/>
              <w:right w:val="nil"/>
            </w:tcBorders>
            <w:tcMar>
              <w:top w:w="0" w:type="dxa"/>
              <w:left w:w="100" w:type="dxa"/>
              <w:bottom w:w="0" w:type="dxa"/>
              <w:right w:w="100" w:type="dxa"/>
            </w:tcMar>
          </w:tcPr>
          <w:p w14:paraId="60BEDB04" w14:textId="77777777" w:rsidR="00DE135B" w:rsidRDefault="00AC4270" w:rsidP="0072547A">
            <w:pPr>
              <w:widowControl w:val="0"/>
              <w:spacing w:line="240" w:lineRule="auto"/>
              <w:jc w:val="both"/>
              <w:rPr>
                <w:sz w:val="20"/>
                <w:szCs w:val="20"/>
                <w:highlight w:val="white"/>
              </w:rPr>
            </w:pPr>
            <w:r>
              <w:rPr>
                <w:sz w:val="20"/>
                <w:szCs w:val="20"/>
                <w:highlight w:val="white"/>
              </w:rPr>
              <w:t>Passed</w:t>
            </w:r>
          </w:p>
        </w:tc>
      </w:tr>
      <w:tr w:rsidR="00DE135B" w14:paraId="69AF3EFD" w14:textId="77777777" w:rsidTr="00AE4435">
        <w:trPr>
          <w:trHeight w:val="14"/>
        </w:trPr>
        <w:tc>
          <w:tcPr>
            <w:tcW w:w="1395" w:type="dxa"/>
            <w:tcBorders>
              <w:top w:val="nil"/>
              <w:left w:val="nil"/>
              <w:bottom w:val="single" w:sz="4" w:space="0" w:color="auto"/>
              <w:right w:val="nil"/>
            </w:tcBorders>
            <w:tcMar>
              <w:top w:w="0" w:type="dxa"/>
              <w:left w:w="100" w:type="dxa"/>
              <w:bottom w:w="0" w:type="dxa"/>
              <w:right w:w="100" w:type="dxa"/>
            </w:tcMar>
          </w:tcPr>
          <w:p w14:paraId="33A3A5BE" w14:textId="77777777" w:rsidR="00DE135B" w:rsidRDefault="00AC4270" w:rsidP="00DE78C0">
            <w:pPr>
              <w:widowControl w:val="0"/>
              <w:spacing w:after="240" w:line="240" w:lineRule="auto"/>
              <w:jc w:val="both"/>
              <w:rPr>
                <w:sz w:val="20"/>
                <w:szCs w:val="20"/>
                <w:highlight w:val="white"/>
              </w:rPr>
            </w:pPr>
            <w:r>
              <w:rPr>
                <w:sz w:val="20"/>
                <w:szCs w:val="20"/>
                <w:highlight w:val="white"/>
              </w:rPr>
              <w:t>Notification Module</w:t>
            </w:r>
          </w:p>
        </w:tc>
        <w:tc>
          <w:tcPr>
            <w:tcW w:w="3195" w:type="dxa"/>
            <w:tcBorders>
              <w:top w:val="nil"/>
              <w:left w:val="nil"/>
              <w:bottom w:val="single" w:sz="4" w:space="0" w:color="auto"/>
              <w:right w:val="nil"/>
            </w:tcBorders>
            <w:tcMar>
              <w:top w:w="0" w:type="dxa"/>
              <w:left w:w="100" w:type="dxa"/>
              <w:bottom w:w="0" w:type="dxa"/>
              <w:right w:w="100" w:type="dxa"/>
            </w:tcMar>
          </w:tcPr>
          <w:p w14:paraId="281A3B06" w14:textId="3604522F" w:rsidR="00DE135B" w:rsidRDefault="00AC4270" w:rsidP="00DE78C0">
            <w:pPr>
              <w:widowControl w:val="0"/>
              <w:spacing w:after="240" w:line="240" w:lineRule="auto"/>
              <w:jc w:val="both"/>
              <w:rPr>
                <w:sz w:val="20"/>
                <w:szCs w:val="20"/>
                <w:highlight w:val="white"/>
              </w:rPr>
            </w:pPr>
            <w:r>
              <w:rPr>
                <w:sz w:val="20"/>
                <w:szCs w:val="20"/>
                <w:highlight w:val="white"/>
              </w:rPr>
              <w:t xml:space="preserve">The system sends real-time notifications for new materials, tasks, </w:t>
            </w:r>
            <w:r w:rsidR="00DE78C0">
              <w:rPr>
                <w:sz w:val="20"/>
                <w:szCs w:val="20"/>
                <w:highlight w:val="white"/>
              </w:rPr>
              <w:t>evaluations,</w:t>
            </w:r>
            <w:r>
              <w:rPr>
                <w:sz w:val="20"/>
                <w:szCs w:val="20"/>
                <w:highlight w:val="white"/>
              </w:rPr>
              <w:t xml:space="preserve"> and announcements.</w:t>
            </w:r>
          </w:p>
        </w:tc>
        <w:tc>
          <w:tcPr>
            <w:tcW w:w="2610" w:type="dxa"/>
            <w:tcBorders>
              <w:top w:val="nil"/>
              <w:left w:val="nil"/>
              <w:bottom w:val="single" w:sz="4" w:space="0" w:color="auto"/>
              <w:right w:val="nil"/>
            </w:tcBorders>
            <w:tcMar>
              <w:top w:w="0" w:type="dxa"/>
              <w:left w:w="100" w:type="dxa"/>
              <w:bottom w:w="0" w:type="dxa"/>
              <w:right w:w="100" w:type="dxa"/>
            </w:tcMar>
          </w:tcPr>
          <w:p w14:paraId="11571638" w14:textId="008FDAB3" w:rsidR="00DE135B" w:rsidRDefault="00AC4270" w:rsidP="00DE78C0">
            <w:pPr>
              <w:widowControl w:val="0"/>
              <w:spacing w:after="240" w:line="240" w:lineRule="auto"/>
              <w:jc w:val="both"/>
              <w:rPr>
                <w:sz w:val="20"/>
                <w:szCs w:val="20"/>
                <w:highlight w:val="white"/>
              </w:rPr>
            </w:pPr>
            <w:r>
              <w:rPr>
                <w:sz w:val="20"/>
                <w:szCs w:val="20"/>
                <w:highlight w:val="white"/>
              </w:rPr>
              <w:t xml:space="preserve">The system shows that the notification module is working via sending notification through </w:t>
            </w:r>
            <w:r w:rsidR="00AE4435">
              <w:rPr>
                <w:sz w:val="20"/>
                <w:szCs w:val="20"/>
                <w:highlight w:val="white"/>
              </w:rPr>
              <w:t>Gmail</w:t>
            </w:r>
            <w:r>
              <w:rPr>
                <w:sz w:val="20"/>
                <w:szCs w:val="20"/>
                <w:highlight w:val="white"/>
              </w:rPr>
              <w:t>.</w:t>
            </w:r>
          </w:p>
        </w:tc>
        <w:tc>
          <w:tcPr>
            <w:tcW w:w="1110" w:type="dxa"/>
            <w:tcBorders>
              <w:top w:val="nil"/>
              <w:left w:val="nil"/>
              <w:bottom w:val="single" w:sz="4" w:space="0" w:color="auto"/>
              <w:right w:val="nil"/>
            </w:tcBorders>
            <w:tcMar>
              <w:top w:w="0" w:type="dxa"/>
              <w:left w:w="100" w:type="dxa"/>
              <w:bottom w:w="0" w:type="dxa"/>
              <w:right w:w="100" w:type="dxa"/>
            </w:tcMar>
          </w:tcPr>
          <w:p w14:paraId="54FC2F4B" w14:textId="5E8ACC77" w:rsidR="00DE135B" w:rsidRDefault="00AC4270" w:rsidP="00DE78C0">
            <w:pPr>
              <w:widowControl w:val="0"/>
              <w:spacing w:after="240" w:line="240" w:lineRule="auto"/>
              <w:jc w:val="both"/>
              <w:rPr>
                <w:sz w:val="20"/>
                <w:szCs w:val="20"/>
                <w:highlight w:val="white"/>
              </w:rPr>
            </w:pPr>
            <w:r>
              <w:rPr>
                <w:sz w:val="20"/>
                <w:szCs w:val="20"/>
                <w:highlight w:val="white"/>
              </w:rPr>
              <w:t>Passed</w:t>
            </w:r>
          </w:p>
        </w:tc>
      </w:tr>
    </w:tbl>
    <w:p w14:paraId="03105B96" w14:textId="77777777" w:rsidR="00DE135B" w:rsidRDefault="00DE135B" w:rsidP="00DE78C0">
      <w:pPr>
        <w:widowControl w:val="0"/>
        <w:spacing w:after="240" w:line="240" w:lineRule="auto"/>
        <w:rPr>
          <w:b/>
          <w:bCs/>
          <w:sz w:val="24"/>
          <w:szCs w:val="24"/>
          <w:highlight w:val="white"/>
        </w:rPr>
        <w:sectPr w:rsidR="00DE135B">
          <w:headerReference w:type="default" r:id="rId67"/>
          <w:pgSz w:w="11906" w:h="16838"/>
          <w:pgMar w:top="1440" w:right="1440" w:bottom="1440" w:left="2160" w:header="720" w:footer="720" w:gutter="0"/>
          <w:pgNumType w:start="47"/>
          <w:cols w:space="720"/>
        </w:sectPr>
      </w:pPr>
    </w:p>
    <w:p w14:paraId="25963DA5" w14:textId="77777777" w:rsidR="00DE135B" w:rsidRDefault="00AC4270">
      <w:pPr>
        <w:widowControl w:val="0"/>
        <w:spacing w:after="240" w:line="480" w:lineRule="auto"/>
        <w:jc w:val="center"/>
        <w:rPr>
          <w:b/>
          <w:bCs/>
          <w:sz w:val="24"/>
          <w:szCs w:val="24"/>
          <w:highlight w:val="white"/>
        </w:rPr>
      </w:pPr>
      <w:r>
        <w:rPr>
          <w:b/>
          <w:bCs/>
          <w:sz w:val="24"/>
          <w:szCs w:val="24"/>
          <w:highlight w:val="white"/>
        </w:rPr>
        <w:lastRenderedPageBreak/>
        <w:t xml:space="preserve">CHAPTER 5 </w:t>
      </w:r>
    </w:p>
    <w:p w14:paraId="0FC7A69B" w14:textId="77777777" w:rsidR="00DE135B" w:rsidRDefault="00AC4270">
      <w:pPr>
        <w:widowControl w:val="0"/>
        <w:spacing w:after="240" w:line="480" w:lineRule="auto"/>
        <w:jc w:val="center"/>
        <w:rPr>
          <w:b/>
          <w:bCs/>
          <w:sz w:val="24"/>
          <w:szCs w:val="24"/>
          <w:highlight w:val="white"/>
        </w:rPr>
      </w:pPr>
      <w:r>
        <w:rPr>
          <w:b/>
          <w:bCs/>
          <w:sz w:val="24"/>
          <w:szCs w:val="24"/>
          <w:highlight w:val="white"/>
        </w:rPr>
        <w:t>SUMMARY, CONCLUSION, AND RECOMMENDATION</w:t>
      </w:r>
    </w:p>
    <w:p w14:paraId="794F539C" w14:textId="77777777" w:rsidR="00DE135B" w:rsidRDefault="00AC4270">
      <w:pPr>
        <w:widowControl w:val="0"/>
        <w:spacing w:after="240" w:line="480" w:lineRule="auto"/>
        <w:jc w:val="both"/>
        <w:rPr>
          <w:b/>
          <w:bCs/>
          <w:sz w:val="24"/>
          <w:szCs w:val="24"/>
          <w:highlight w:val="white"/>
        </w:rPr>
      </w:pPr>
      <w:r>
        <w:rPr>
          <w:b/>
          <w:bCs/>
          <w:sz w:val="24"/>
          <w:szCs w:val="24"/>
          <w:highlight w:val="white"/>
        </w:rPr>
        <w:t>Summary</w:t>
      </w:r>
    </w:p>
    <w:p w14:paraId="73477690" w14:textId="77777777" w:rsidR="00DE135B" w:rsidRDefault="00AC4270">
      <w:pPr>
        <w:widowControl w:val="0"/>
        <w:spacing w:after="240" w:line="480" w:lineRule="auto"/>
        <w:jc w:val="both"/>
        <w:rPr>
          <w:sz w:val="24"/>
          <w:szCs w:val="24"/>
          <w:highlight w:val="white"/>
        </w:rPr>
      </w:pPr>
      <w:r>
        <w:rPr>
          <w:b/>
          <w:bCs/>
          <w:sz w:val="24"/>
          <w:szCs w:val="24"/>
          <w:highlight w:val="white"/>
        </w:rPr>
        <w:tab/>
      </w:r>
      <w:r>
        <w:rPr>
          <w:sz w:val="24"/>
          <w:szCs w:val="24"/>
          <w:highlight w:val="white"/>
        </w:rPr>
        <w:t>The Extension Program Assessment: A Dual-Focus Intelligent System for Feedback Analytics and Beneficiary Performance Evaluation was developed to modernize the delivery, monitoring, and evaluation of extension programs across various Beneficiary sectors. Guided by the Agile Scrum methodology, the project underwent iterative development phases where continuous feedback from Instructors, Beneficiaries, and Administrators contributed to system refinement and alignment with user needs.</w:t>
      </w:r>
    </w:p>
    <w:p w14:paraId="179C6BED" w14:textId="77777777" w:rsidR="00DE135B" w:rsidRDefault="00AC4270">
      <w:pPr>
        <w:widowControl w:val="0"/>
        <w:spacing w:after="240" w:line="480" w:lineRule="auto"/>
        <w:jc w:val="both"/>
        <w:rPr>
          <w:sz w:val="24"/>
          <w:szCs w:val="24"/>
          <w:highlight w:val="white"/>
        </w:rPr>
      </w:pPr>
      <w:r>
        <w:rPr>
          <w:sz w:val="24"/>
          <w:szCs w:val="24"/>
          <w:highlight w:val="white"/>
        </w:rPr>
        <w:tab/>
        <w:t>A comprehensive Learning Management System (LMS) was created to centralize instructional materials, announcements, and course content, addressing issues of fragmented information and inconsistent material distribution. The system features a responsive and user-friendly interface accessible through both web and mobile devices, ensuring that Beneficiaries with varying levels of technological access can utilize the platform. To support the evaluation of face-to-face sessions, a built-in assessment module was integrated, enabling Instructors to administer digital evaluations and automatically generate results for administrative monitoring and Beneficiary performance tracking.</w:t>
      </w:r>
    </w:p>
    <w:p w14:paraId="66E50F14" w14:textId="77777777" w:rsidR="00DE135B" w:rsidRDefault="00AC4270">
      <w:pPr>
        <w:widowControl w:val="0"/>
        <w:spacing w:after="240" w:line="360" w:lineRule="auto"/>
        <w:jc w:val="both"/>
        <w:rPr>
          <w:sz w:val="24"/>
          <w:szCs w:val="24"/>
          <w:highlight w:val="white"/>
        </w:rPr>
        <w:sectPr w:rsidR="00DE135B">
          <w:headerReference w:type="default" r:id="rId68"/>
          <w:pgSz w:w="11906" w:h="16838"/>
          <w:pgMar w:top="1440" w:right="1440" w:bottom="1440" w:left="2160" w:header="720" w:footer="720" w:gutter="0"/>
          <w:cols w:space="720"/>
        </w:sectPr>
      </w:pPr>
      <w:r>
        <w:rPr>
          <w:sz w:val="24"/>
          <w:szCs w:val="24"/>
          <w:highlight w:val="white"/>
        </w:rPr>
        <w:tab/>
        <w:t>The system comprises four main modules: the Beneficiary Module for accessing learning resources and evaluations; the Instructor Module for managing content and assessments; the Administrator Module for program oversight</w:t>
      </w:r>
    </w:p>
    <w:p w14:paraId="7C806401" w14:textId="77777777" w:rsidR="00DE135B" w:rsidRDefault="00AC4270">
      <w:pPr>
        <w:widowControl w:val="0"/>
        <w:spacing w:after="240" w:line="480" w:lineRule="auto"/>
        <w:jc w:val="both"/>
        <w:rPr>
          <w:sz w:val="24"/>
          <w:szCs w:val="24"/>
          <w:highlight w:val="white"/>
        </w:rPr>
      </w:pPr>
      <w:r>
        <w:rPr>
          <w:sz w:val="24"/>
          <w:szCs w:val="24"/>
          <w:highlight w:val="white"/>
        </w:rPr>
        <w:lastRenderedPageBreak/>
        <w:t>and report generation; and the Evaluation &amp; Feedback Analytics Module for analyzing results to support decision-making.</w:t>
      </w:r>
    </w:p>
    <w:p w14:paraId="64897039" w14:textId="77777777" w:rsidR="00DE135B" w:rsidRDefault="00AC4270">
      <w:pPr>
        <w:widowControl w:val="0"/>
        <w:spacing w:after="240" w:line="480" w:lineRule="auto"/>
        <w:jc w:val="both"/>
        <w:rPr>
          <w:sz w:val="24"/>
          <w:szCs w:val="24"/>
          <w:highlight w:val="white"/>
        </w:rPr>
      </w:pPr>
      <w:r>
        <w:rPr>
          <w:sz w:val="24"/>
          <w:szCs w:val="24"/>
          <w:highlight w:val="white"/>
        </w:rPr>
        <w:tab/>
        <w:t>For evaluation, ISO 25010 was used by IT specialists to examine system quality attributes such as functionality, usability, reliability, performance efficiency, and maintainability. Meanwhile, Beneficiaries and Instructors assessed the system using the Technology Acceptance Model (TAM), focusing on perceived usefulness, perceived ease of use, and intention to adopt the platform. Results from both evaluations demonstrate strong acceptance and confirm that the system performs effectively within its intended operational context.</w:t>
      </w:r>
    </w:p>
    <w:p w14:paraId="07A33046" w14:textId="77777777" w:rsidR="00DE135B" w:rsidRDefault="00AC4270">
      <w:pPr>
        <w:widowControl w:val="0"/>
        <w:spacing w:after="240" w:line="480" w:lineRule="auto"/>
        <w:jc w:val="both"/>
        <w:rPr>
          <w:b/>
          <w:bCs/>
          <w:sz w:val="24"/>
          <w:szCs w:val="24"/>
          <w:highlight w:val="white"/>
        </w:rPr>
      </w:pPr>
      <w:r>
        <w:rPr>
          <w:b/>
          <w:bCs/>
          <w:sz w:val="24"/>
          <w:szCs w:val="24"/>
          <w:highlight w:val="white"/>
        </w:rPr>
        <w:t>Conclusion</w:t>
      </w:r>
    </w:p>
    <w:p w14:paraId="1A7FA0AF" w14:textId="77777777" w:rsidR="00DE135B" w:rsidRDefault="00AC4270">
      <w:pPr>
        <w:widowControl w:val="0"/>
        <w:spacing w:after="240" w:line="480" w:lineRule="auto"/>
        <w:jc w:val="both"/>
        <w:rPr>
          <w:sz w:val="24"/>
          <w:szCs w:val="24"/>
          <w:highlight w:val="white"/>
        </w:rPr>
      </w:pPr>
      <w:r>
        <w:rPr>
          <w:sz w:val="24"/>
          <w:szCs w:val="24"/>
          <w:highlight w:val="white"/>
        </w:rPr>
        <w:tab/>
        <w:t>The Extension Program Assessment System successfully met its objectives and demonstrated its potential to enhance the efficiency of extension program implementation.</w:t>
      </w:r>
    </w:p>
    <w:p w14:paraId="2D441658" w14:textId="77777777" w:rsidR="00DE135B" w:rsidRDefault="00AC4270">
      <w:pPr>
        <w:widowControl w:val="0"/>
        <w:spacing w:before="240" w:after="240" w:line="480" w:lineRule="auto"/>
        <w:jc w:val="both"/>
        <w:rPr>
          <w:b/>
          <w:bCs/>
          <w:sz w:val="24"/>
          <w:szCs w:val="24"/>
          <w:highlight w:val="white"/>
        </w:rPr>
      </w:pPr>
      <w:r>
        <w:rPr>
          <w:b/>
          <w:bCs/>
          <w:sz w:val="24"/>
          <w:szCs w:val="24"/>
          <w:highlight w:val="white"/>
        </w:rPr>
        <w:t>1. Creation of a centralized LMS for course content and program information.</w:t>
      </w:r>
    </w:p>
    <w:p w14:paraId="2819ED5C" w14:textId="77777777" w:rsidR="00DE135B" w:rsidRDefault="00AC4270">
      <w:pPr>
        <w:widowControl w:val="0"/>
        <w:spacing w:before="240" w:after="240" w:line="480" w:lineRule="auto"/>
        <w:ind w:firstLine="720"/>
        <w:jc w:val="both"/>
        <w:rPr>
          <w:sz w:val="24"/>
          <w:szCs w:val="24"/>
          <w:highlight w:val="white"/>
        </w:rPr>
      </w:pPr>
      <w:r>
        <w:rPr>
          <w:sz w:val="24"/>
          <w:szCs w:val="24"/>
          <w:highlight w:val="white"/>
        </w:rPr>
        <w:t>The system successfully established a comprehensive LMS that organizes learning materials, announcements, and program documentation into a single accessible platform. This addressed the previous problems of scattered resources and inconsistent content distribution. By combining these elements, the platform significantly reduced the time spent searching for information and ensured that all users had access to the most updated versions of course materials in real-time.</w:t>
      </w:r>
    </w:p>
    <w:p w14:paraId="05B3AF87" w14:textId="77777777" w:rsidR="00DE135B" w:rsidRDefault="00AC4270">
      <w:pPr>
        <w:widowControl w:val="0"/>
        <w:spacing w:before="240" w:after="240" w:line="480" w:lineRule="auto"/>
        <w:jc w:val="both"/>
        <w:rPr>
          <w:b/>
          <w:bCs/>
          <w:sz w:val="24"/>
          <w:szCs w:val="24"/>
          <w:highlight w:val="white"/>
        </w:rPr>
      </w:pPr>
      <w:r>
        <w:rPr>
          <w:b/>
          <w:bCs/>
          <w:sz w:val="24"/>
          <w:szCs w:val="24"/>
          <w:highlight w:val="white"/>
        </w:rPr>
        <w:lastRenderedPageBreak/>
        <w:t>2. Development of an accessible and user-friendly interface across devices.</w:t>
      </w:r>
    </w:p>
    <w:p w14:paraId="59617DFF" w14:textId="77777777" w:rsidR="00DE135B" w:rsidRDefault="00AC4270">
      <w:pPr>
        <w:widowControl w:val="0"/>
        <w:spacing w:before="240" w:after="240" w:line="480" w:lineRule="auto"/>
        <w:ind w:firstLine="720"/>
        <w:jc w:val="both"/>
        <w:rPr>
          <w:sz w:val="24"/>
          <w:szCs w:val="24"/>
          <w:highlight w:val="white"/>
        </w:rPr>
      </w:pPr>
      <w:r>
        <w:rPr>
          <w:sz w:val="24"/>
          <w:szCs w:val="24"/>
          <w:highlight w:val="white"/>
        </w:rPr>
        <w:t>The platform’s responsive design ensures compatibility across smartphones, tablets, and desktop devices, allowing Beneficiaries to participate regardless of technological limitations. Its intuitive interface supports users with varying levels of digital literacy.</w:t>
      </w:r>
    </w:p>
    <w:p w14:paraId="0C2B8312" w14:textId="77777777" w:rsidR="00DE135B" w:rsidRDefault="00AC4270">
      <w:pPr>
        <w:widowControl w:val="0"/>
        <w:spacing w:before="240" w:after="240" w:line="480" w:lineRule="auto"/>
        <w:jc w:val="both"/>
        <w:rPr>
          <w:b/>
          <w:bCs/>
          <w:sz w:val="24"/>
          <w:szCs w:val="24"/>
          <w:highlight w:val="white"/>
        </w:rPr>
      </w:pPr>
      <w:r>
        <w:rPr>
          <w:b/>
          <w:bCs/>
          <w:sz w:val="24"/>
          <w:szCs w:val="24"/>
          <w:highlight w:val="white"/>
        </w:rPr>
        <w:t>3. Integration of a built-in evaluation and feedback module for performance monitoring.</w:t>
      </w:r>
    </w:p>
    <w:p w14:paraId="7C4FFE6F" w14:textId="77777777" w:rsidR="00DE135B" w:rsidRDefault="00AC4270">
      <w:pPr>
        <w:widowControl w:val="0"/>
        <w:spacing w:before="240" w:after="240" w:line="480" w:lineRule="auto"/>
        <w:ind w:firstLine="720"/>
        <w:jc w:val="both"/>
        <w:rPr>
          <w:sz w:val="24"/>
          <w:szCs w:val="24"/>
          <w:highlight w:val="white"/>
        </w:rPr>
      </w:pPr>
      <w:r>
        <w:rPr>
          <w:sz w:val="24"/>
          <w:szCs w:val="24"/>
          <w:highlight w:val="white"/>
        </w:rPr>
        <w:t>The digital evaluation system allows Instructors to administer assessments immediately after sessions, while Administrators benefit from automated analytics for tracking Beneficiary progress and program effectiveness. This eliminated delays associated with manual evaluations.</w:t>
      </w:r>
    </w:p>
    <w:p w14:paraId="23E0F1AB" w14:textId="77777777" w:rsidR="00DE135B" w:rsidRDefault="00AC4270">
      <w:pPr>
        <w:widowControl w:val="0"/>
        <w:spacing w:before="240" w:after="240" w:line="480" w:lineRule="auto"/>
        <w:jc w:val="both"/>
        <w:rPr>
          <w:b/>
          <w:bCs/>
          <w:sz w:val="24"/>
          <w:szCs w:val="24"/>
          <w:highlight w:val="white"/>
        </w:rPr>
      </w:pPr>
      <w:r>
        <w:rPr>
          <w:b/>
          <w:bCs/>
          <w:sz w:val="24"/>
          <w:szCs w:val="24"/>
          <w:highlight w:val="white"/>
        </w:rPr>
        <w:t>Recommendations</w:t>
      </w:r>
    </w:p>
    <w:p w14:paraId="07A40504" w14:textId="77777777" w:rsidR="00DE135B" w:rsidRDefault="00AC4270">
      <w:pPr>
        <w:widowControl w:val="0"/>
        <w:spacing w:before="240" w:after="240" w:line="480" w:lineRule="auto"/>
        <w:jc w:val="both"/>
        <w:rPr>
          <w:sz w:val="24"/>
          <w:szCs w:val="24"/>
          <w:highlight w:val="white"/>
        </w:rPr>
      </w:pPr>
      <w:r>
        <w:rPr>
          <w:sz w:val="24"/>
          <w:szCs w:val="24"/>
          <w:highlight w:val="white"/>
        </w:rPr>
        <w:tab/>
        <w:t>Based on the system evaluation results and key insights gathered from users and evaluators, the following recommendations are proposed to further enhance the performance, usability, and long-term sustainability of the Extension Program Assessment system:</w:t>
      </w:r>
    </w:p>
    <w:p w14:paraId="3A612067" w14:textId="205CCC35" w:rsidR="00DE135B" w:rsidRDefault="00AC4270">
      <w:pPr>
        <w:widowControl w:val="0"/>
        <w:spacing w:before="240" w:after="240" w:line="480" w:lineRule="auto"/>
        <w:jc w:val="both"/>
        <w:rPr>
          <w:sz w:val="24"/>
          <w:szCs w:val="24"/>
          <w:highlight w:val="white"/>
        </w:rPr>
      </w:pPr>
      <w:r>
        <w:rPr>
          <w:sz w:val="24"/>
          <w:szCs w:val="24"/>
          <w:highlight w:val="white"/>
        </w:rPr>
        <w:t xml:space="preserve">1. Conducting structured training programs and workshops for Instructors, Administrators, and Beneficiaries is highly recommended to ensure proper utilization of the system’s features. These training sessions </w:t>
      </w:r>
      <w:r w:rsidR="005C19D5">
        <w:rPr>
          <w:sz w:val="24"/>
          <w:szCs w:val="24"/>
          <w:highlight w:val="white"/>
        </w:rPr>
        <w:t>would</w:t>
      </w:r>
      <w:r>
        <w:rPr>
          <w:sz w:val="24"/>
          <w:szCs w:val="24"/>
          <w:highlight w:val="white"/>
        </w:rPr>
        <w:t xml:space="preserve"> help improve user familiarity, maximize system benefits, and reduce technical difficulties during implementation.</w:t>
      </w:r>
    </w:p>
    <w:p w14:paraId="3B24E0DE" w14:textId="77777777" w:rsidR="00DE135B" w:rsidRDefault="00AC4270">
      <w:pPr>
        <w:widowControl w:val="0"/>
        <w:spacing w:before="240" w:after="240" w:line="480" w:lineRule="auto"/>
        <w:jc w:val="both"/>
        <w:rPr>
          <w:sz w:val="24"/>
          <w:szCs w:val="24"/>
          <w:highlight w:val="white"/>
        </w:rPr>
      </w:pPr>
      <w:r>
        <w:rPr>
          <w:sz w:val="24"/>
          <w:szCs w:val="24"/>
          <w:highlight w:val="white"/>
        </w:rPr>
        <w:lastRenderedPageBreak/>
        <w:t>2. To safeguard sensitive information, strict data protection protocols should be implemented before deployment and cloud hosting. This includes securing learner records, evaluation results, and program documents, as well as ensuring encrypted data transfers, role-based access control, and compliance with institutional and national data privacy standards.</w:t>
      </w:r>
    </w:p>
    <w:p w14:paraId="10D36923" w14:textId="37F866A9" w:rsidR="00DE135B" w:rsidRDefault="00AC4270">
      <w:pPr>
        <w:widowControl w:val="0"/>
        <w:spacing w:before="240" w:after="240" w:line="480" w:lineRule="auto"/>
        <w:jc w:val="both"/>
        <w:rPr>
          <w:sz w:val="24"/>
          <w:szCs w:val="24"/>
          <w:highlight w:val="white"/>
        </w:rPr>
      </w:pPr>
      <w:r>
        <w:rPr>
          <w:sz w:val="24"/>
          <w:szCs w:val="24"/>
          <w:highlight w:val="white"/>
        </w:rPr>
        <w:t xml:space="preserve">3. Rolling out the system to additional programs, departments, and partner communities is recommended to maximize its long-term value. Wider adoption </w:t>
      </w:r>
      <w:r w:rsidR="005C19D5">
        <w:rPr>
          <w:sz w:val="24"/>
          <w:szCs w:val="24"/>
          <w:highlight w:val="white"/>
        </w:rPr>
        <w:t>would</w:t>
      </w:r>
      <w:r>
        <w:rPr>
          <w:sz w:val="24"/>
          <w:szCs w:val="24"/>
          <w:highlight w:val="white"/>
        </w:rPr>
        <w:t xml:space="preserve"> allow for broader data-driven insights, improved monitoring of program outcomes, and enhanced support for decision-making at the institutional level.</w:t>
      </w:r>
    </w:p>
    <w:p w14:paraId="197517F1" w14:textId="2DCFB858" w:rsidR="00DE135B" w:rsidRDefault="00AC4270">
      <w:pPr>
        <w:widowControl w:val="0"/>
        <w:spacing w:before="240" w:after="240" w:line="480" w:lineRule="auto"/>
        <w:jc w:val="both"/>
        <w:rPr>
          <w:sz w:val="24"/>
          <w:szCs w:val="24"/>
          <w:highlight w:val="white"/>
        </w:rPr>
      </w:pPr>
      <w:r>
        <w:rPr>
          <w:sz w:val="24"/>
          <w:szCs w:val="24"/>
          <w:highlight w:val="white"/>
        </w:rPr>
        <w:t xml:space="preserve">4. Continuous improvement is encouraged by integrating additional features requested by users, such as more detailed analytics dashboards, automated notifications, and expanded reporting tools. These enhancements </w:t>
      </w:r>
      <w:r w:rsidR="005C19D5">
        <w:rPr>
          <w:sz w:val="24"/>
          <w:szCs w:val="24"/>
          <w:highlight w:val="white"/>
        </w:rPr>
        <w:t>would</w:t>
      </w:r>
      <w:r>
        <w:rPr>
          <w:sz w:val="24"/>
          <w:szCs w:val="24"/>
          <w:highlight w:val="white"/>
        </w:rPr>
        <w:t xml:space="preserve"> improve functionality and adaptability to evolving program needs.</w:t>
      </w:r>
    </w:p>
    <w:p w14:paraId="3C24432E" w14:textId="77777777" w:rsidR="00DE135B" w:rsidRDefault="00AC4270">
      <w:pPr>
        <w:spacing w:after="200" w:line="480" w:lineRule="auto"/>
        <w:jc w:val="both"/>
        <w:rPr>
          <w:b/>
          <w:bCs/>
          <w:sz w:val="24"/>
          <w:szCs w:val="24"/>
          <w:highlight w:val="white"/>
        </w:rPr>
        <w:sectPr w:rsidR="00DE135B" w:rsidSect="00E358A9">
          <w:headerReference w:type="default" r:id="rId69"/>
          <w:pgSz w:w="11906" w:h="16838"/>
          <w:pgMar w:top="1440" w:right="1440" w:bottom="1440" w:left="2160" w:header="720" w:footer="720" w:gutter="0"/>
          <w:pgNumType w:start="59"/>
          <w:cols w:space="720"/>
        </w:sectPr>
      </w:pPr>
      <w:r>
        <w:br w:type="page"/>
      </w:r>
    </w:p>
    <w:p w14:paraId="56321241" w14:textId="77777777" w:rsidR="00DE135B" w:rsidRDefault="00AC4270">
      <w:pPr>
        <w:spacing w:after="200" w:line="480" w:lineRule="auto"/>
        <w:jc w:val="both"/>
        <w:rPr>
          <w:b/>
          <w:bCs/>
          <w:sz w:val="24"/>
          <w:szCs w:val="24"/>
          <w:highlight w:val="white"/>
        </w:rPr>
      </w:pPr>
      <w:r>
        <w:rPr>
          <w:b/>
          <w:bCs/>
          <w:sz w:val="24"/>
          <w:szCs w:val="24"/>
          <w:highlight w:val="white"/>
        </w:rPr>
        <w:lastRenderedPageBreak/>
        <w:t>References</w:t>
      </w:r>
    </w:p>
    <w:p w14:paraId="59F31995" w14:textId="77777777" w:rsidR="00DE135B" w:rsidRPr="0072547A" w:rsidRDefault="00AC4270">
      <w:pPr>
        <w:spacing w:before="240" w:after="240" w:line="240" w:lineRule="auto"/>
        <w:ind w:left="283" w:hanging="283"/>
        <w:jc w:val="both"/>
        <w:rPr>
          <w:sz w:val="24"/>
          <w:szCs w:val="24"/>
          <w:highlight w:val="white"/>
        </w:rPr>
      </w:pPr>
      <w:proofErr w:type="spellStart"/>
      <w:r w:rsidRPr="0072547A">
        <w:rPr>
          <w:sz w:val="24"/>
          <w:szCs w:val="24"/>
          <w:highlight w:val="white"/>
        </w:rPr>
        <w:t>Adjiovski</w:t>
      </w:r>
      <w:proofErr w:type="spellEnd"/>
      <w:r w:rsidRPr="0072547A">
        <w:rPr>
          <w:sz w:val="24"/>
          <w:szCs w:val="24"/>
          <w:highlight w:val="white"/>
        </w:rPr>
        <w:t xml:space="preserve">, B., </w:t>
      </w:r>
      <w:proofErr w:type="spellStart"/>
      <w:r w:rsidRPr="0072547A">
        <w:rPr>
          <w:sz w:val="24"/>
          <w:szCs w:val="24"/>
          <w:highlight w:val="white"/>
        </w:rPr>
        <w:t>Bogatinoska</w:t>
      </w:r>
      <w:proofErr w:type="spellEnd"/>
      <w:r w:rsidRPr="0072547A">
        <w:rPr>
          <w:sz w:val="24"/>
          <w:szCs w:val="24"/>
          <w:highlight w:val="white"/>
        </w:rPr>
        <w:t xml:space="preserve">, D. C., </w:t>
      </w:r>
      <w:proofErr w:type="spellStart"/>
      <w:r w:rsidRPr="0072547A">
        <w:rPr>
          <w:sz w:val="24"/>
          <w:szCs w:val="24"/>
          <w:highlight w:val="white"/>
        </w:rPr>
        <w:t>Ismajloska</w:t>
      </w:r>
      <w:proofErr w:type="spellEnd"/>
      <w:r w:rsidRPr="0072547A">
        <w:rPr>
          <w:sz w:val="24"/>
          <w:szCs w:val="24"/>
          <w:highlight w:val="white"/>
        </w:rPr>
        <w:t xml:space="preserve">, M., &amp; Malekian, R. (2024). Enhancing educational technology in lectures for school students with learning disabilities: A comprehensive analysis. </w:t>
      </w:r>
      <w:r w:rsidRPr="0072547A">
        <w:rPr>
          <w:i/>
          <w:iCs/>
          <w:sz w:val="24"/>
          <w:szCs w:val="24"/>
          <w:highlight w:val="white"/>
        </w:rPr>
        <w:t>SN Computer Science, 5</w:t>
      </w:r>
      <w:r w:rsidRPr="0072547A">
        <w:rPr>
          <w:sz w:val="24"/>
          <w:szCs w:val="24"/>
          <w:highlight w:val="white"/>
        </w:rPr>
        <w:t>(6).</w:t>
      </w:r>
      <w:hyperlink r:id="rId70">
        <w:r w:rsidR="00DE135B" w:rsidRPr="0072547A">
          <w:rPr>
            <w:sz w:val="24"/>
            <w:szCs w:val="24"/>
            <w:highlight w:val="white"/>
          </w:rPr>
          <w:t xml:space="preserve"> </w:t>
        </w:r>
      </w:hyperlink>
      <w:hyperlink r:id="rId71">
        <w:r w:rsidR="00DE135B" w:rsidRPr="0072547A">
          <w:rPr>
            <w:sz w:val="24"/>
            <w:szCs w:val="24"/>
            <w:highlight w:val="white"/>
          </w:rPr>
          <w:t>https://doi.org/10.1007/s42979-024-03049-z</w:t>
        </w:r>
      </w:hyperlink>
    </w:p>
    <w:p w14:paraId="5E295E64"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Arcilla, R. A., </w:t>
      </w:r>
      <w:proofErr w:type="spellStart"/>
      <w:r w:rsidRPr="0072547A">
        <w:rPr>
          <w:sz w:val="24"/>
          <w:szCs w:val="24"/>
          <w:highlight w:val="white"/>
        </w:rPr>
        <w:t>Zafe</w:t>
      </w:r>
      <w:proofErr w:type="spellEnd"/>
      <w:r w:rsidRPr="0072547A">
        <w:rPr>
          <w:sz w:val="24"/>
          <w:szCs w:val="24"/>
          <w:highlight w:val="white"/>
        </w:rPr>
        <w:t xml:space="preserve">, R. I., Tuplano, S. T., &amp; Colleagues. (2025). Lived experience of solo parents nurturing young children seven years and below in </w:t>
      </w:r>
      <w:proofErr w:type="spellStart"/>
      <w:r w:rsidRPr="0072547A">
        <w:rPr>
          <w:sz w:val="24"/>
          <w:szCs w:val="24"/>
          <w:highlight w:val="white"/>
        </w:rPr>
        <w:t>Virac</w:t>
      </w:r>
      <w:proofErr w:type="spellEnd"/>
      <w:r w:rsidRPr="0072547A">
        <w:rPr>
          <w:sz w:val="24"/>
          <w:szCs w:val="24"/>
          <w:highlight w:val="white"/>
        </w:rPr>
        <w:t xml:space="preserve">, </w:t>
      </w:r>
      <w:proofErr w:type="spellStart"/>
      <w:r w:rsidRPr="0072547A">
        <w:rPr>
          <w:sz w:val="24"/>
          <w:szCs w:val="24"/>
          <w:highlight w:val="white"/>
        </w:rPr>
        <w:t>Catanduanes</w:t>
      </w:r>
      <w:proofErr w:type="spellEnd"/>
      <w:r w:rsidRPr="0072547A">
        <w:rPr>
          <w:sz w:val="24"/>
          <w:szCs w:val="24"/>
          <w:highlight w:val="white"/>
        </w:rPr>
        <w:t xml:space="preserve">. </w:t>
      </w:r>
      <w:r w:rsidRPr="0072547A">
        <w:rPr>
          <w:i/>
          <w:iCs/>
          <w:sz w:val="24"/>
          <w:szCs w:val="24"/>
          <w:highlight w:val="white"/>
        </w:rPr>
        <w:t>International Journal of Nursing &amp; Health Science, 9</w:t>
      </w:r>
      <w:r w:rsidRPr="0072547A">
        <w:rPr>
          <w:sz w:val="24"/>
          <w:szCs w:val="24"/>
          <w:highlight w:val="white"/>
        </w:rPr>
        <w:t>(1), 21–30.</w:t>
      </w:r>
    </w:p>
    <w:p w14:paraId="7417066E"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Ayeni, A. J. (2012). Assessment of principals’ supervisory roles for quality assurance in secondary schools in Ondo State, Nigeria. </w:t>
      </w:r>
      <w:r w:rsidRPr="0072547A">
        <w:rPr>
          <w:i/>
          <w:iCs/>
          <w:sz w:val="24"/>
          <w:szCs w:val="24"/>
          <w:highlight w:val="white"/>
        </w:rPr>
        <w:t>World Journal of Education, 2</w:t>
      </w:r>
      <w:r w:rsidRPr="0072547A">
        <w:rPr>
          <w:sz w:val="24"/>
          <w:szCs w:val="24"/>
          <w:highlight w:val="white"/>
        </w:rPr>
        <w:t>(1), 62–69.</w:t>
      </w:r>
      <w:hyperlink r:id="rId72">
        <w:r w:rsidR="00DE135B" w:rsidRPr="0072547A">
          <w:rPr>
            <w:sz w:val="24"/>
            <w:szCs w:val="24"/>
            <w:highlight w:val="white"/>
          </w:rPr>
          <w:t xml:space="preserve"> </w:t>
        </w:r>
      </w:hyperlink>
      <w:hyperlink r:id="rId73">
        <w:r w:rsidR="00DE135B" w:rsidRPr="0072547A">
          <w:rPr>
            <w:sz w:val="24"/>
            <w:szCs w:val="24"/>
            <w:highlight w:val="white"/>
          </w:rPr>
          <w:t>https://doi.org/10.5430/wje.v2n1p62</w:t>
        </w:r>
      </w:hyperlink>
    </w:p>
    <w:p w14:paraId="325E9D94"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Bradley, V. M. (n.d.). </w:t>
      </w:r>
      <w:r w:rsidRPr="0072547A">
        <w:rPr>
          <w:i/>
          <w:iCs/>
          <w:sz w:val="24"/>
          <w:szCs w:val="24"/>
          <w:highlight w:val="white"/>
        </w:rPr>
        <w:t>Learning management system (LMS) use with online instruction</w:t>
      </w:r>
      <w:r w:rsidRPr="0072547A">
        <w:rPr>
          <w:sz w:val="24"/>
          <w:szCs w:val="24"/>
          <w:highlight w:val="white"/>
        </w:rPr>
        <w:t>. ERIC.</w:t>
      </w:r>
      <w:hyperlink r:id="rId74">
        <w:r w:rsidR="00DE135B" w:rsidRPr="0072547A">
          <w:rPr>
            <w:sz w:val="24"/>
            <w:szCs w:val="24"/>
            <w:highlight w:val="white"/>
          </w:rPr>
          <w:t xml:space="preserve"> </w:t>
        </w:r>
      </w:hyperlink>
      <w:hyperlink r:id="rId75">
        <w:r w:rsidR="00DE135B" w:rsidRPr="0072547A">
          <w:rPr>
            <w:sz w:val="24"/>
            <w:szCs w:val="24"/>
            <w:highlight w:val="white"/>
          </w:rPr>
          <w:t>https://eric.ed.gov/?id=EJ1286531</w:t>
        </w:r>
      </w:hyperlink>
    </w:p>
    <w:p w14:paraId="72CFF4BB"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Dai, B., He, Y., &amp; Peng, M. (2025). Enhancing resilience in single-parent family adolescents in China: A randomized controlled trial based on home–school collaborative intervention. </w:t>
      </w:r>
      <w:r w:rsidRPr="0072547A">
        <w:rPr>
          <w:i/>
          <w:iCs/>
          <w:sz w:val="24"/>
          <w:szCs w:val="24"/>
          <w:highlight w:val="white"/>
        </w:rPr>
        <w:t>BMC Public Health, 25</w:t>
      </w:r>
      <w:r w:rsidRPr="0072547A">
        <w:rPr>
          <w:sz w:val="24"/>
          <w:szCs w:val="24"/>
          <w:highlight w:val="white"/>
        </w:rPr>
        <w:t>(1).</w:t>
      </w:r>
    </w:p>
    <w:p w14:paraId="2EEC8C17"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De Oliveira, P. C., de Cunha, C. J. C., &amp; Nakayama, M. K. (2016). Learning management systems (LMS) and e-learning management: An integrative review and research agenda. </w:t>
      </w:r>
      <w:r w:rsidRPr="0072547A">
        <w:rPr>
          <w:i/>
          <w:iCs/>
          <w:sz w:val="24"/>
          <w:szCs w:val="24"/>
          <w:highlight w:val="white"/>
        </w:rPr>
        <w:t>Journal of Information Systems and Technology Management, 13</w:t>
      </w:r>
      <w:r w:rsidRPr="0072547A">
        <w:rPr>
          <w:sz w:val="24"/>
          <w:szCs w:val="24"/>
          <w:highlight w:val="white"/>
        </w:rPr>
        <w:t>(2), 157–180.</w:t>
      </w:r>
      <w:hyperlink r:id="rId76">
        <w:r w:rsidR="00DE135B" w:rsidRPr="0072547A">
          <w:rPr>
            <w:sz w:val="24"/>
            <w:szCs w:val="24"/>
            <w:highlight w:val="white"/>
          </w:rPr>
          <w:t xml:space="preserve"> </w:t>
        </w:r>
      </w:hyperlink>
      <w:hyperlink r:id="rId77">
        <w:r w:rsidR="00DE135B" w:rsidRPr="0072547A">
          <w:rPr>
            <w:sz w:val="24"/>
            <w:szCs w:val="24"/>
            <w:highlight w:val="white"/>
          </w:rPr>
          <w:t>https://doi.org/10.4301/s1807-17752016000200001</w:t>
        </w:r>
      </w:hyperlink>
    </w:p>
    <w:p w14:paraId="43C72665"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Dote, B. B., &amp; Garcia, N. P. (2025). Unveiling the experiences of beneficiaries with solo parents. </w:t>
      </w:r>
      <w:r w:rsidRPr="0072547A">
        <w:rPr>
          <w:i/>
          <w:iCs/>
          <w:sz w:val="24"/>
          <w:szCs w:val="24"/>
          <w:highlight w:val="white"/>
        </w:rPr>
        <w:t>European Journal of Education Studies, 12</w:t>
      </w:r>
      <w:r w:rsidRPr="0072547A">
        <w:rPr>
          <w:sz w:val="24"/>
          <w:szCs w:val="24"/>
          <w:highlight w:val="white"/>
        </w:rPr>
        <w:t>(8), 112–126.</w:t>
      </w:r>
    </w:p>
    <w:p w14:paraId="4A18DAF0"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Fernandez, L., &amp; </w:t>
      </w:r>
      <w:proofErr w:type="spellStart"/>
      <w:r w:rsidRPr="0072547A">
        <w:rPr>
          <w:sz w:val="24"/>
          <w:szCs w:val="24"/>
          <w:highlight w:val="white"/>
        </w:rPr>
        <w:t>Olfindo</w:t>
      </w:r>
      <w:proofErr w:type="spellEnd"/>
      <w:r w:rsidRPr="0072547A">
        <w:rPr>
          <w:sz w:val="24"/>
          <w:szCs w:val="24"/>
          <w:highlight w:val="white"/>
        </w:rPr>
        <w:t xml:space="preserve">, R. (2011). </w:t>
      </w:r>
      <w:r w:rsidRPr="0072547A">
        <w:rPr>
          <w:i/>
          <w:iCs/>
          <w:sz w:val="24"/>
          <w:szCs w:val="24"/>
          <w:highlight w:val="white"/>
        </w:rPr>
        <w:t xml:space="preserve">Overview of the Philippines’ conditional cash transfer program: The </w:t>
      </w:r>
      <w:proofErr w:type="spellStart"/>
      <w:r w:rsidRPr="0072547A">
        <w:rPr>
          <w:i/>
          <w:iCs/>
          <w:sz w:val="24"/>
          <w:szCs w:val="24"/>
          <w:highlight w:val="white"/>
        </w:rPr>
        <w:t>Pantawid</w:t>
      </w:r>
      <w:proofErr w:type="spellEnd"/>
      <w:r w:rsidRPr="0072547A">
        <w:rPr>
          <w:i/>
          <w:iCs/>
          <w:sz w:val="24"/>
          <w:szCs w:val="24"/>
          <w:highlight w:val="white"/>
        </w:rPr>
        <w:t xml:space="preserve"> </w:t>
      </w:r>
      <w:proofErr w:type="spellStart"/>
      <w:r w:rsidRPr="0072547A">
        <w:rPr>
          <w:i/>
          <w:iCs/>
          <w:sz w:val="24"/>
          <w:szCs w:val="24"/>
          <w:highlight w:val="white"/>
        </w:rPr>
        <w:t>Pamilyang</w:t>
      </w:r>
      <w:proofErr w:type="spellEnd"/>
      <w:r w:rsidRPr="0072547A">
        <w:rPr>
          <w:i/>
          <w:iCs/>
          <w:sz w:val="24"/>
          <w:szCs w:val="24"/>
          <w:highlight w:val="white"/>
        </w:rPr>
        <w:t xml:space="preserve"> Pilipino Program (</w:t>
      </w:r>
      <w:proofErr w:type="spellStart"/>
      <w:r w:rsidRPr="0072547A">
        <w:rPr>
          <w:i/>
          <w:iCs/>
          <w:sz w:val="24"/>
          <w:szCs w:val="24"/>
          <w:highlight w:val="white"/>
        </w:rPr>
        <w:t>Pantawid</w:t>
      </w:r>
      <w:proofErr w:type="spellEnd"/>
      <w:r w:rsidRPr="0072547A">
        <w:rPr>
          <w:i/>
          <w:iCs/>
          <w:sz w:val="24"/>
          <w:szCs w:val="24"/>
          <w:highlight w:val="white"/>
        </w:rPr>
        <w:t xml:space="preserve"> </w:t>
      </w:r>
      <w:proofErr w:type="spellStart"/>
      <w:r w:rsidRPr="0072547A">
        <w:rPr>
          <w:i/>
          <w:iCs/>
          <w:sz w:val="24"/>
          <w:szCs w:val="24"/>
          <w:highlight w:val="white"/>
        </w:rPr>
        <w:t>Pamilya</w:t>
      </w:r>
      <w:proofErr w:type="spellEnd"/>
      <w:r w:rsidRPr="0072547A">
        <w:rPr>
          <w:i/>
          <w:iCs/>
          <w:sz w:val="24"/>
          <w:szCs w:val="24"/>
          <w:highlight w:val="white"/>
        </w:rPr>
        <w:t>)</w:t>
      </w:r>
      <w:r w:rsidRPr="0072547A">
        <w:rPr>
          <w:sz w:val="24"/>
          <w:szCs w:val="24"/>
          <w:highlight w:val="white"/>
        </w:rPr>
        <w:t xml:space="preserve"> (Philippine Social Protection Note No. 2). World Bank Group.</w:t>
      </w:r>
      <w:hyperlink r:id="rId78">
        <w:r w:rsidR="00DE135B" w:rsidRPr="0072547A">
          <w:rPr>
            <w:sz w:val="24"/>
            <w:szCs w:val="24"/>
            <w:highlight w:val="white"/>
          </w:rPr>
          <w:t xml:space="preserve"> </w:t>
        </w:r>
      </w:hyperlink>
      <w:hyperlink r:id="rId79">
        <w:r w:rsidR="00DE135B" w:rsidRPr="0072547A">
          <w:rPr>
            <w:sz w:val="24"/>
            <w:szCs w:val="24"/>
            <w:highlight w:val="white"/>
          </w:rPr>
          <w:t>https://documents1.worldbank.org</w:t>
        </w:r>
      </w:hyperlink>
    </w:p>
    <w:p w14:paraId="369418C2"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Flores, M., Espinoza, C., Enrico, H., &amp; Casimiro, R. (2019). </w:t>
      </w:r>
      <w:proofErr w:type="spellStart"/>
      <w:r w:rsidRPr="0072547A">
        <w:rPr>
          <w:sz w:val="24"/>
          <w:szCs w:val="24"/>
          <w:highlight w:val="white"/>
        </w:rPr>
        <w:t>Pantawid</w:t>
      </w:r>
      <w:proofErr w:type="spellEnd"/>
      <w:r w:rsidRPr="0072547A">
        <w:rPr>
          <w:sz w:val="24"/>
          <w:szCs w:val="24"/>
          <w:highlight w:val="white"/>
        </w:rPr>
        <w:t xml:space="preserve"> </w:t>
      </w:r>
      <w:proofErr w:type="spellStart"/>
      <w:r w:rsidRPr="0072547A">
        <w:rPr>
          <w:sz w:val="24"/>
          <w:szCs w:val="24"/>
          <w:highlight w:val="white"/>
        </w:rPr>
        <w:t>Pamilyang</w:t>
      </w:r>
      <w:proofErr w:type="spellEnd"/>
      <w:r w:rsidRPr="0072547A">
        <w:rPr>
          <w:sz w:val="24"/>
          <w:szCs w:val="24"/>
          <w:highlight w:val="white"/>
        </w:rPr>
        <w:t xml:space="preserve"> Pilipino Program (4Ps): Its effect on the academic performance of student-beneficiaries in </w:t>
      </w:r>
      <w:proofErr w:type="spellStart"/>
      <w:r w:rsidRPr="0072547A">
        <w:rPr>
          <w:sz w:val="24"/>
          <w:szCs w:val="24"/>
          <w:highlight w:val="white"/>
        </w:rPr>
        <w:t>Calaba</w:t>
      </w:r>
      <w:proofErr w:type="spellEnd"/>
      <w:r w:rsidRPr="0072547A">
        <w:rPr>
          <w:sz w:val="24"/>
          <w:szCs w:val="24"/>
          <w:highlight w:val="white"/>
        </w:rPr>
        <w:t xml:space="preserve"> National High School in the Philippines. </w:t>
      </w:r>
      <w:r w:rsidRPr="0072547A">
        <w:rPr>
          <w:i/>
          <w:iCs/>
          <w:sz w:val="24"/>
          <w:szCs w:val="24"/>
          <w:highlight w:val="white"/>
        </w:rPr>
        <w:t>Journal of Public Administration and Governance, 9</w:t>
      </w:r>
      <w:r w:rsidRPr="0072547A">
        <w:rPr>
          <w:sz w:val="24"/>
          <w:szCs w:val="24"/>
          <w:highlight w:val="white"/>
        </w:rPr>
        <w:t>(2).</w:t>
      </w:r>
      <w:hyperlink r:id="rId80">
        <w:r w:rsidR="00DE135B" w:rsidRPr="0072547A">
          <w:rPr>
            <w:sz w:val="24"/>
            <w:szCs w:val="24"/>
            <w:highlight w:val="white"/>
          </w:rPr>
          <w:t xml:space="preserve"> </w:t>
        </w:r>
      </w:hyperlink>
      <w:hyperlink r:id="rId81">
        <w:r w:rsidR="00DE135B" w:rsidRPr="0072547A">
          <w:rPr>
            <w:sz w:val="24"/>
            <w:szCs w:val="24"/>
            <w:highlight w:val="white"/>
          </w:rPr>
          <w:t>https://doi.org/10.5296/jpag.v9i2.14762</w:t>
        </w:r>
      </w:hyperlink>
    </w:p>
    <w:p w14:paraId="6A868FB5"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Gilbert, B. (n.d.). </w:t>
      </w:r>
      <w:r w:rsidRPr="0072547A">
        <w:rPr>
          <w:i/>
          <w:iCs/>
          <w:sz w:val="24"/>
          <w:szCs w:val="24"/>
          <w:highlight w:val="white"/>
        </w:rPr>
        <w:t>Online learning: Revealing the benefits and challenges</w:t>
      </w:r>
      <w:r w:rsidRPr="0072547A">
        <w:rPr>
          <w:sz w:val="24"/>
          <w:szCs w:val="24"/>
          <w:highlight w:val="white"/>
        </w:rPr>
        <w:t>. St. John Fisher University.</w:t>
      </w:r>
      <w:hyperlink r:id="rId82">
        <w:r w:rsidR="00DE135B" w:rsidRPr="0072547A">
          <w:rPr>
            <w:sz w:val="24"/>
            <w:szCs w:val="24"/>
            <w:highlight w:val="white"/>
          </w:rPr>
          <w:t xml:space="preserve"> </w:t>
        </w:r>
      </w:hyperlink>
      <w:hyperlink r:id="rId83">
        <w:r w:rsidR="00DE135B" w:rsidRPr="0072547A">
          <w:rPr>
            <w:sz w:val="24"/>
            <w:szCs w:val="24"/>
            <w:highlight w:val="white"/>
          </w:rPr>
          <w:t>https://fisherpub.sjf.edu/education_ETD_masters/303/</w:t>
        </w:r>
      </w:hyperlink>
    </w:p>
    <w:p w14:paraId="47440CAA"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Goldhammer, R. (1969). </w:t>
      </w:r>
      <w:r w:rsidRPr="0072547A">
        <w:rPr>
          <w:i/>
          <w:iCs/>
          <w:sz w:val="24"/>
          <w:szCs w:val="24"/>
          <w:highlight w:val="white"/>
        </w:rPr>
        <w:t>Clinical supervision: Special methods for the supervision of teachers</w:t>
      </w:r>
      <w:r w:rsidRPr="0072547A">
        <w:rPr>
          <w:sz w:val="24"/>
          <w:szCs w:val="24"/>
          <w:highlight w:val="white"/>
        </w:rPr>
        <w:t>. Holt, Rinehart and Winston.</w:t>
      </w:r>
    </w:p>
    <w:p w14:paraId="18A69D8B"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lastRenderedPageBreak/>
        <w:t xml:space="preserve">Kasim, N. N. M., &amp; Khalid, F. (2016). Choosing the right learning management system (LMS) for the higher education institution context: A systematic review. </w:t>
      </w:r>
      <w:r w:rsidRPr="0072547A">
        <w:rPr>
          <w:i/>
          <w:iCs/>
          <w:sz w:val="24"/>
          <w:szCs w:val="24"/>
          <w:highlight w:val="white"/>
        </w:rPr>
        <w:t>International Journal of Emerging Technologies in Learning, 11</w:t>
      </w:r>
      <w:r w:rsidRPr="0072547A">
        <w:rPr>
          <w:sz w:val="24"/>
          <w:szCs w:val="24"/>
          <w:highlight w:val="white"/>
        </w:rPr>
        <w:t>(6).</w:t>
      </w:r>
      <w:hyperlink r:id="rId84">
        <w:r w:rsidR="00DE135B" w:rsidRPr="0072547A">
          <w:rPr>
            <w:sz w:val="24"/>
            <w:szCs w:val="24"/>
            <w:highlight w:val="white"/>
          </w:rPr>
          <w:t xml:space="preserve"> </w:t>
        </w:r>
      </w:hyperlink>
      <w:hyperlink r:id="rId85">
        <w:r w:rsidR="00DE135B" w:rsidRPr="0072547A">
          <w:rPr>
            <w:sz w:val="24"/>
            <w:szCs w:val="24"/>
            <w:highlight w:val="white"/>
          </w:rPr>
          <w:t>https://doi.org/10.3991/ijet.v11i06.5644</w:t>
        </w:r>
      </w:hyperlink>
    </w:p>
    <w:p w14:paraId="4AF6916C" w14:textId="77777777" w:rsidR="00DE135B" w:rsidRPr="0072547A" w:rsidRDefault="00AC4270">
      <w:pPr>
        <w:spacing w:before="240" w:after="240" w:line="240" w:lineRule="auto"/>
        <w:ind w:left="283" w:hanging="283"/>
        <w:jc w:val="both"/>
        <w:rPr>
          <w:sz w:val="24"/>
          <w:szCs w:val="24"/>
          <w:highlight w:val="white"/>
        </w:rPr>
      </w:pPr>
      <w:proofErr w:type="spellStart"/>
      <w:r w:rsidRPr="0072547A">
        <w:rPr>
          <w:sz w:val="24"/>
          <w:szCs w:val="24"/>
          <w:highlight w:val="white"/>
        </w:rPr>
        <w:t>Kayalar</w:t>
      </w:r>
      <w:proofErr w:type="spellEnd"/>
      <w:r w:rsidRPr="0072547A">
        <w:rPr>
          <w:sz w:val="24"/>
          <w:szCs w:val="24"/>
          <w:highlight w:val="white"/>
        </w:rPr>
        <w:t xml:space="preserve">, M. T. (2021). </w:t>
      </w:r>
      <w:r w:rsidRPr="0072547A">
        <w:rPr>
          <w:i/>
          <w:iCs/>
          <w:sz w:val="24"/>
          <w:szCs w:val="24"/>
          <w:highlight w:val="white"/>
        </w:rPr>
        <w:t>Perspectives of university students on the efficiency of synchronous and asynchronous learning</w:t>
      </w:r>
      <w:r w:rsidRPr="0072547A">
        <w:rPr>
          <w:sz w:val="24"/>
          <w:szCs w:val="24"/>
          <w:highlight w:val="white"/>
        </w:rPr>
        <w:t>. ERIC.</w:t>
      </w:r>
      <w:hyperlink r:id="rId86">
        <w:r w:rsidR="00DE135B" w:rsidRPr="0072547A">
          <w:rPr>
            <w:sz w:val="24"/>
            <w:szCs w:val="24"/>
            <w:highlight w:val="white"/>
          </w:rPr>
          <w:t xml:space="preserve"> </w:t>
        </w:r>
      </w:hyperlink>
      <w:hyperlink r:id="rId87">
        <w:r w:rsidR="00DE135B" w:rsidRPr="0072547A">
          <w:rPr>
            <w:sz w:val="24"/>
            <w:szCs w:val="24"/>
            <w:highlight w:val="white"/>
          </w:rPr>
          <w:t>https://eric.ed.gov/?id=EJ1308493</w:t>
        </w:r>
      </w:hyperlink>
    </w:p>
    <w:p w14:paraId="7035B15A" w14:textId="77777777" w:rsidR="00DE135B" w:rsidRPr="00BF00D5" w:rsidRDefault="00AC4270">
      <w:pPr>
        <w:spacing w:before="240" w:after="240" w:line="240" w:lineRule="auto"/>
        <w:ind w:left="283" w:hanging="283"/>
        <w:jc w:val="both"/>
        <w:rPr>
          <w:sz w:val="24"/>
          <w:szCs w:val="24"/>
          <w:highlight w:val="white"/>
          <w:lang w:val="de-DE"/>
        </w:rPr>
      </w:pPr>
      <w:r w:rsidRPr="0072547A">
        <w:rPr>
          <w:sz w:val="24"/>
          <w:szCs w:val="24"/>
          <w:highlight w:val="white"/>
        </w:rPr>
        <w:t xml:space="preserve">Li, K. C. (2018). </w:t>
      </w:r>
      <w:r w:rsidRPr="0072547A">
        <w:rPr>
          <w:i/>
          <w:iCs/>
          <w:sz w:val="24"/>
          <w:szCs w:val="24"/>
          <w:highlight w:val="white"/>
        </w:rPr>
        <w:t>The evolution of open learning: A review of the transition from pre-e-learning to the era of e-learning</w:t>
      </w:r>
      <w:r w:rsidRPr="0072547A">
        <w:rPr>
          <w:sz w:val="24"/>
          <w:szCs w:val="24"/>
          <w:highlight w:val="white"/>
        </w:rPr>
        <w:t xml:space="preserve">. </w:t>
      </w:r>
      <w:r w:rsidRPr="00BF00D5">
        <w:rPr>
          <w:sz w:val="24"/>
          <w:szCs w:val="24"/>
          <w:highlight w:val="white"/>
          <w:lang w:val="de-DE"/>
        </w:rPr>
        <w:t>ERIC.</w:t>
      </w:r>
      <w:r w:rsidR="00DE135B">
        <w:fldChar w:fldCharType="begin"/>
      </w:r>
      <w:r w:rsidR="00DE135B" w:rsidRPr="00BF00D5">
        <w:rPr>
          <w:lang w:val="de-DE"/>
        </w:rPr>
        <w:instrText>HYPERLINK "https://eric.ed.gov/?id=EJ1247658" \h</w:instrText>
      </w:r>
      <w:r w:rsidR="00DE135B">
        <w:fldChar w:fldCharType="separate"/>
      </w:r>
      <w:r w:rsidR="00DE135B" w:rsidRPr="00BF00D5">
        <w:rPr>
          <w:sz w:val="24"/>
          <w:szCs w:val="24"/>
          <w:highlight w:val="white"/>
          <w:lang w:val="de-DE"/>
        </w:rPr>
        <w:t xml:space="preserve"> </w:t>
      </w:r>
      <w:r w:rsidR="00DE135B">
        <w:fldChar w:fldCharType="end"/>
      </w:r>
      <w:r w:rsidR="00DE135B">
        <w:fldChar w:fldCharType="begin"/>
      </w:r>
      <w:r w:rsidR="00DE135B" w:rsidRPr="00BF00D5">
        <w:rPr>
          <w:lang w:val="de-DE"/>
        </w:rPr>
        <w:instrText>HYPERLINK "https://eric.ed.gov/?id=EJ1247658" \h</w:instrText>
      </w:r>
      <w:r w:rsidR="00DE135B">
        <w:fldChar w:fldCharType="separate"/>
      </w:r>
      <w:r w:rsidR="00DE135B" w:rsidRPr="00BF00D5">
        <w:rPr>
          <w:sz w:val="24"/>
          <w:szCs w:val="24"/>
          <w:highlight w:val="white"/>
          <w:lang w:val="de-DE"/>
        </w:rPr>
        <w:t>https://eric.ed.gov/?id=EJ1247658</w:t>
      </w:r>
      <w:r w:rsidR="00DE135B">
        <w:fldChar w:fldCharType="end"/>
      </w:r>
    </w:p>
    <w:p w14:paraId="56E1B0B8"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lang w:val="de-DE"/>
        </w:rPr>
        <w:t xml:space="preserve">Lopez, M., Fernandez, R., &amp; Cruz, J. (2024). </w:t>
      </w:r>
      <w:r w:rsidRPr="0072547A">
        <w:rPr>
          <w:sz w:val="24"/>
          <w:szCs w:val="24"/>
          <w:highlight w:val="white"/>
        </w:rPr>
        <w:t xml:space="preserve">Surviving and thriving: Stories of single student-mothers in state universities and private colleges. </w:t>
      </w:r>
      <w:r w:rsidRPr="0072547A">
        <w:rPr>
          <w:i/>
          <w:iCs/>
          <w:sz w:val="24"/>
          <w:szCs w:val="24"/>
          <w:highlight w:val="white"/>
        </w:rPr>
        <w:t>Educational Management &amp; Society Journal, 3</w:t>
      </w:r>
      <w:r w:rsidRPr="0072547A">
        <w:rPr>
          <w:sz w:val="24"/>
          <w:szCs w:val="24"/>
          <w:highlight w:val="white"/>
        </w:rPr>
        <w:t>(4), 88–102.</w:t>
      </w:r>
    </w:p>
    <w:p w14:paraId="2B4579C2"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Lucero-Dueñas, G. F. (2025). Societal perceptions, legal frameworks, and lived experiences of solo parents in the Philippines. </w:t>
      </w:r>
      <w:r w:rsidRPr="0072547A">
        <w:rPr>
          <w:i/>
          <w:iCs/>
          <w:sz w:val="24"/>
          <w:szCs w:val="24"/>
          <w:highlight w:val="white"/>
        </w:rPr>
        <w:t>East Asian Journal of Multidisciplinary Research, 4</w:t>
      </w:r>
      <w:r w:rsidRPr="0072547A">
        <w:rPr>
          <w:sz w:val="24"/>
          <w:szCs w:val="24"/>
          <w:highlight w:val="white"/>
        </w:rPr>
        <w:t>(1), 55–70.</w:t>
      </w:r>
    </w:p>
    <w:p w14:paraId="235CC512"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Lumsden, B. D. (1985). </w:t>
      </w:r>
      <w:r w:rsidRPr="0072547A">
        <w:rPr>
          <w:i/>
          <w:iCs/>
          <w:sz w:val="24"/>
          <w:szCs w:val="24"/>
          <w:highlight w:val="white"/>
        </w:rPr>
        <w:t>The older adult as beneficiaries</w:t>
      </w:r>
      <w:r w:rsidRPr="0072547A">
        <w:rPr>
          <w:sz w:val="24"/>
          <w:szCs w:val="24"/>
          <w:highlight w:val="white"/>
        </w:rPr>
        <w:t>. Hemisphere Publishing.</w:t>
      </w:r>
    </w:p>
    <w:p w14:paraId="390102DB"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Maro, C. E., </w:t>
      </w:r>
      <w:proofErr w:type="spellStart"/>
      <w:r w:rsidRPr="0072547A">
        <w:rPr>
          <w:sz w:val="24"/>
          <w:szCs w:val="24"/>
          <w:highlight w:val="white"/>
        </w:rPr>
        <w:t>Estaras</w:t>
      </w:r>
      <w:proofErr w:type="spellEnd"/>
      <w:r w:rsidRPr="0072547A">
        <w:rPr>
          <w:sz w:val="24"/>
          <w:szCs w:val="24"/>
          <w:highlight w:val="white"/>
        </w:rPr>
        <w:t xml:space="preserve">, C. A. D., </w:t>
      </w:r>
      <w:proofErr w:type="spellStart"/>
      <w:r w:rsidRPr="0072547A">
        <w:rPr>
          <w:sz w:val="24"/>
          <w:szCs w:val="24"/>
          <w:highlight w:val="white"/>
        </w:rPr>
        <w:t>Ermino</w:t>
      </w:r>
      <w:proofErr w:type="spellEnd"/>
      <w:r w:rsidRPr="0072547A">
        <w:rPr>
          <w:sz w:val="24"/>
          <w:szCs w:val="24"/>
          <w:highlight w:val="white"/>
        </w:rPr>
        <w:t xml:space="preserve">, A. K. G., Lelis, M. J., &amp; </w:t>
      </w:r>
      <w:proofErr w:type="spellStart"/>
      <w:r w:rsidRPr="0072547A">
        <w:rPr>
          <w:sz w:val="24"/>
          <w:szCs w:val="24"/>
          <w:highlight w:val="white"/>
        </w:rPr>
        <w:t>Barola</w:t>
      </w:r>
      <w:proofErr w:type="spellEnd"/>
      <w:r w:rsidRPr="0072547A">
        <w:rPr>
          <w:sz w:val="24"/>
          <w:szCs w:val="24"/>
          <w:highlight w:val="white"/>
        </w:rPr>
        <w:t xml:space="preserve">, R. C. (2024). Level of difficulties of working solo parents in balancing work and child’s education. </w:t>
      </w:r>
      <w:proofErr w:type="spellStart"/>
      <w:r w:rsidRPr="0072547A">
        <w:rPr>
          <w:i/>
          <w:iCs/>
          <w:sz w:val="24"/>
          <w:szCs w:val="24"/>
          <w:highlight w:val="white"/>
        </w:rPr>
        <w:t>Jurnal</w:t>
      </w:r>
      <w:proofErr w:type="spellEnd"/>
      <w:r w:rsidRPr="0072547A">
        <w:rPr>
          <w:i/>
          <w:iCs/>
          <w:sz w:val="24"/>
          <w:szCs w:val="24"/>
          <w:highlight w:val="white"/>
        </w:rPr>
        <w:t xml:space="preserve"> Pendidikan </w:t>
      </w:r>
      <w:proofErr w:type="spellStart"/>
      <w:r w:rsidRPr="0072547A">
        <w:rPr>
          <w:i/>
          <w:iCs/>
          <w:sz w:val="24"/>
          <w:szCs w:val="24"/>
          <w:highlight w:val="white"/>
        </w:rPr>
        <w:t>Progresif</w:t>
      </w:r>
      <w:proofErr w:type="spellEnd"/>
      <w:r w:rsidRPr="0072547A">
        <w:rPr>
          <w:i/>
          <w:iCs/>
          <w:sz w:val="24"/>
          <w:szCs w:val="24"/>
          <w:highlight w:val="white"/>
        </w:rPr>
        <w:t>, 14</w:t>
      </w:r>
      <w:r w:rsidRPr="0072547A">
        <w:rPr>
          <w:sz w:val="24"/>
          <w:szCs w:val="24"/>
          <w:highlight w:val="white"/>
        </w:rPr>
        <w:t>(3), 402–415.</w:t>
      </w:r>
    </w:p>
    <w:p w14:paraId="76D751B0"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Nguyen, T. (2015). The effectiveness of online learning: Beyond no significant difference and future horizons. </w:t>
      </w:r>
      <w:r w:rsidRPr="0072547A">
        <w:rPr>
          <w:i/>
          <w:iCs/>
          <w:sz w:val="24"/>
          <w:szCs w:val="24"/>
          <w:highlight w:val="white"/>
        </w:rPr>
        <w:t>Journal of Online Learning and Teaching, 11</w:t>
      </w:r>
      <w:r w:rsidRPr="0072547A">
        <w:rPr>
          <w:sz w:val="24"/>
          <w:szCs w:val="24"/>
          <w:highlight w:val="white"/>
        </w:rPr>
        <w:t>(2).</w:t>
      </w:r>
      <w:hyperlink r:id="rId88">
        <w:r w:rsidR="00DE135B" w:rsidRPr="0072547A">
          <w:rPr>
            <w:sz w:val="24"/>
            <w:szCs w:val="24"/>
            <w:highlight w:val="white"/>
          </w:rPr>
          <w:t xml:space="preserve"> </w:t>
        </w:r>
      </w:hyperlink>
      <w:hyperlink r:id="rId89">
        <w:r w:rsidR="00DE135B" w:rsidRPr="0072547A">
          <w:rPr>
            <w:sz w:val="24"/>
            <w:szCs w:val="24"/>
            <w:highlight w:val="white"/>
          </w:rPr>
          <w:t>https://jolt.merlot.org</w:t>
        </w:r>
      </w:hyperlink>
    </w:p>
    <w:p w14:paraId="3D65CDBD" w14:textId="77777777" w:rsidR="00DE135B" w:rsidRPr="0072547A" w:rsidRDefault="00AC4270">
      <w:pPr>
        <w:spacing w:before="240" w:after="240" w:line="240" w:lineRule="auto"/>
        <w:ind w:left="283" w:hanging="283"/>
        <w:jc w:val="both"/>
        <w:rPr>
          <w:sz w:val="24"/>
          <w:szCs w:val="24"/>
          <w:highlight w:val="white"/>
        </w:rPr>
      </w:pPr>
      <w:proofErr w:type="spellStart"/>
      <w:r w:rsidRPr="0072547A">
        <w:rPr>
          <w:sz w:val="24"/>
          <w:szCs w:val="24"/>
          <w:highlight w:val="white"/>
        </w:rPr>
        <w:t>Ogunsaju</w:t>
      </w:r>
      <w:proofErr w:type="spellEnd"/>
      <w:r w:rsidRPr="0072547A">
        <w:rPr>
          <w:sz w:val="24"/>
          <w:szCs w:val="24"/>
          <w:highlight w:val="white"/>
        </w:rPr>
        <w:t xml:space="preserve">, S. (1983). </w:t>
      </w:r>
      <w:r w:rsidRPr="0072547A">
        <w:rPr>
          <w:i/>
          <w:iCs/>
          <w:sz w:val="24"/>
          <w:szCs w:val="24"/>
          <w:highlight w:val="white"/>
        </w:rPr>
        <w:t>Educational supervision: Perspectives and practices in Nigeria</w:t>
      </w:r>
      <w:r w:rsidRPr="0072547A">
        <w:rPr>
          <w:sz w:val="24"/>
          <w:szCs w:val="24"/>
          <w:highlight w:val="white"/>
        </w:rPr>
        <w:t>. University of Ife Press.</w:t>
      </w:r>
    </w:p>
    <w:p w14:paraId="0592AECB"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Organo, J. D. (2023). </w:t>
      </w:r>
      <w:r w:rsidRPr="0072547A">
        <w:rPr>
          <w:i/>
          <w:iCs/>
          <w:sz w:val="24"/>
          <w:szCs w:val="24"/>
          <w:highlight w:val="white"/>
        </w:rPr>
        <w:t xml:space="preserve">Impact of the </w:t>
      </w:r>
      <w:proofErr w:type="spellStart"/>
      <w:r w:rsidRPr="0072547A">
        <w:rPr>
          <w:i/>
          <w:iCs/>
          <w:sz w:val="24"/>
          <w:szCs w:val="24"/>
          <w:highlight w:val="white"/>
        </w:rPr>
        <w:t>Pantawid</w:t>
      </w:r>
      <w:proofErr w:type="spellEnd"/>
      <w:r w:rsidRPr="0072547A">
        <w:rPr>
          <w:i/>
          <w:iCs/>
          <w:sz w:val="24"/>
          <w:szCs w:val="24"/>
          <w:highlight w:val="white"/>
        </w:rPr>
        <w:t xml:space="preserve"> </w:t>
      </w:r>
      <w:proofErr w:type="spellStart"/>
      <w:r w:rsidRPr="0072547A">
        <w:rPr>
          <w:i/>
          <w:iCs/>
          <w:sz w:val="24"/>
          <w:szCs w:val="24"/>
          <w:highlight w:val="white"/>
        </w:rPr>
        <w:t>Pamilyang</w:t>
      </w:r>
      <w:proofErr w:type="spellEnd"/>
      <w:r w:rsidRPr="0072547A">
        <w:rPr>
          <w:i/>
          <w:iCs/>
          <w:sz w:val="24"/>
          <w:szCs w:val="24"/>
          <w:highlight w:val="white"/>
        </w:rPr>
        <w:t xml:space="preserve"> Pilipino Program on education, health, and nutrition status of beneficiaries in Quezon</w:t>
      </w:r>
      <w:r w:rsidRPr="0072547A">
        <w:rPr>
          <w:sz w:val="24"/>
          <w:szCs w:val="24"/>
          <w:highlight w:val="white"/>
        </w:rPr>
        <w:t>.</w:t>
      </w:r>
      <w:hyperlink r:id="rId90">
        <w:r w:rsidR="00DE135B" w:rsidRPr="0072547A">
          <w:rPr>
            <w:sz w:val="24"/>
            <w:szCs w:val="24"/>
            <w:highlight w:val="white"/>
          </w:rPr>
          <w:t xml:space="preserve"> </w:t>
        </w:r>
      </w:hyperlink>
      <w:hyperlink r:id="rId91">
        <w:r w:rsidR="00DE135B" w:rsidRPr="0072547A">
          <w:rPr>
            <w:sz w:val="24"/>
            <w:szCs w:val="24"/>
            <w:highlight w:val="white"/>
          </w:rPr>
          <w:t>https://doi.org/10.5281/zenodo.8025766</w:t>
        </w:r>
      </w:hyperlink>
    </w:p>
    <w:p w14:paraId="67486122" w14:textId="77777777" w:rsidR="00DE135B" w:rsidRPr="0072547A" w:rsidRDefault="00AC4270">
      <w:pPr>
        <w:spacing w:before="240" w:after="240" w:line="240" w:lineRule="auto"/>
        <w:ind w:left="283" w:hanging="283"/>
        <w:jc w:val="both"/>
        <w:rPr>
          <w:sz w:val="24"/>
          <w:szCs w:val="24"/>
          <w:highlight w:val="white"/>
        </w:rPr>
      </w:pPr>
      <w:proofErr w:type="spellStart"/>
      <w:r w:rsidRPr="0072547A">
        <w:rPr>
          <w:sz w:val="24"/>
          <w:szCs w:val="24"/>
          <w:highlight w:val="white"/>
        </w:rPr>
        <w:t>Peretomode</w:t>
      </w:r>
      <w:proofErr w:type="spellEnd"/>
      <w:r w:rsidRPr="0072547A">
        <w:rPr>
          <w:sz w:val="24"/>
          <w:szCs w:val="24"/>
          <w:highlight w:val="white"/>
        </w:rPr>
        <w:t xml:space="preserve">, V. F. (1995). Principles and techniques of instructional supervision. In V. F. </w:t>
      </w:r>
      <w:proofErr w:type="spellStart"/>
      <w:r w:rsidRPr="0072547A">
        <w:rPr>
          <w:sz w:val="24"/>
          <w:szCs w:val="24"/>
          <w:highlight w:val="white"/>
        </w:rPr>
        <w:t>Peretomode</w:t>
      </w:r>
      <w:proofErr w:type="spellEnd"/>
      <w:r w:rsidRPr="0072547A">
        <w:rPr>
          <w:sz w:val="24"/>
          <w:szCs w:val="24"/>
          <w:highlight w:val="white"/>
        </w:rPr>
        <w:t xml:space="preserve"> (Ed.), </w:t>
      </w:r>
      <w:r w:rsidRPr="0072547A">
        <w:rPr>
          <w:i/>
          <w:iCs/>
          <w:sz w:val="24"/>
          <w:szCs w:val="24"/>
          <w:highlight w:val="white"/>
        </w:rPr>
        <w:t>Introduction to educational administration, planning and supervision</w:t>
      </w:r>
      <w:r w:rsidRPr="0072547A">
        <w:rPr>
          <w:sz w:val="24"/>
          <w:szCs w:val="24"/>
          <w:highlight w:val="white"/>
        </w:rPr>
        <w:t xml:space="preserve"> (pp. 191–200). </w:t>
      </w:r>
      <w:proofErr w:type="spellStart"/>
      <w:r w:rsidRPr="0072547A">
        <w:rPr>
          <w:sz w:val="24"/>
          <w:szCs w:val="24"/>
          <w:highlight w:val="white"/>
        </w:rPr>
        <w:t>Joja</w:t>
      </w:r>
      <w:proofErr w:type="spellEnd"/>
      <w:r w:rsidRPr="0072547A">
        <w:rPr>
          <w:sz w:val="24"/>
          <w:szCs w:val="24"/>
          <w:highlight w:val="white"/>
        </w:rPr>
        <w:t xml:space="preserve"> Educational Research &amp; Publishers.</w:t>
      </w:r>
    </w:p>
    <w:p w14:paraId="5EC348D1"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Philippine Institute for Development Studies. (2020). </w:t>
      </w:r>
      <w:r w:rsidRPr="0072547A">
        <w:rPr>
          <w:i/>
          <w:iCs/>
          <w:sz w:val="24"/>
          <w:szCs w:val="24"/>
          <w:highlight w:val="white"/>
        </w:rPr>
        <w:t>Education sector performance and public spending in the Philippines</w:t>
      </w:r>
      <w:r w:rsidRPr="0072547A">
        <w:rPr>
          <w:sz w:val="24"/>
          <w:szCs w:val="24"/>
          <w:highlight w:val="white"/>
        </w:rPr>
        <w:t>. PIDS.</w:t>
      </w:r>
    </w:p>
    <w:p w14:paraId="04CD503F"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Raes, A., Detienne, L., Windey, I., &amp; Depaepe, F. (2019). A systematic literature review on synchronous hybrid learning: Gaps identified. </w:t>
      </w:r>
      <w:r w:rsidRPr="0072547A">
        <w:rPr>
          <w:i/>
          <w:iCs/>
          <w:sz w:val="24"/>
          <w:szCs w:val="24"/>
          <w:highlight w:val="white"/>
        </w:rPr>
        <w:t>Instructional Science</w:t>
      </w:r>
      <w:r w:rsidRPr="0072547A">
        <w:rPr>
          <w:sz w:val="24"/>
          <w:szCs w:val="24"/>
          <w:highlight w:val="white"/>
        </w:rPr>
        <w:t>.</w:t>
      </w:r>
      <w:hyperlink r:id="rId92">
        <w:r w:rsidR="00DE135B" w:rsidRPr="0072547A">
          <w:rPr>
            <w:sz w:val="24"/>
            <w:szCs w:val="24"/>
            <w:highlight w:val="white"/>
          </w:rPr>
          <w:t xml:space="preserve"> </w:t>
        </w:r>
      </w:hyperlink>
      <w:hyperlink r:id="rId93">
        <w:r w:rsidR="00DE135B" w:rsidRPr="0072547A">
          <w:rPr>
            <w:sz w:val="24"/>
            <w:szCs w:val="24"/>
            <w:highlight w:val="white"/>
          </w:rPr>
          <w:t>https://doi.org/10.1007/s10984-019-09303-z</w:t>
        </w:r>
      </w:hyperlink>
    </w:p>
    <w:p w14:paraId="538C3DF4"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lastRenderedPageBreak/>
        <w:t xml:space="preserve">Shachar, M., &amp; Neumann, Y. (2003). Differences between traditional and distance education academic performances: A meta-analytic approach. </w:t>
      </w:r>
      <w:r w:rsidRPr="0072547A">
        <w:rPr>
          <w:i/>
          <w:iCs/>
          <w:sz w:val="24"/>
          <w:szCs w:val="24"/>
          <w:highlight w:val="white"/>
        </w:rPr>
        <w:t>International Review of Research in Open and Distance Learning, 4</w:t>
      </w:r>
      <w:r w:rsidRPr="0072547A">
        <w:rPr>
          <w:sz w:val="24"/>
          <w:szCs w:val="24"/>
          <w:highlight w:val="white"/>
        </w:rPr>
        <w:t>(2).</w:t>
      </w:r>
      <w:hyperlink r:id="rId94">
        <w:r w:rsidR="00DE135B" w:rsidRPr="0072547A">
          <w:rPr>
            <w:sz w:val="24"/>
            <w:szCs w:val="24"/>
            <w:highlight w:val="white"/>
          </w:rPr>
          <w:t xml:space="preserve"> </w:t>
        </w:r>
      </w:hyperlink>
      <w:hyperlink r:id="rId95">
        <w:r w:rsidR="00DE135B" w:rsidRPr="0072547A">
          <w:rPr>
            <w:sz w:val="24"/>
            <w:szCs w:val="24"/>
            <w:highlight w:val="white"/>
          </w:rPr>
          <w:t>https://doi.org/10.19173/irrodl.v4i2.153</w:t>
        </w:r>
      </w:hyperlink>
    </w:p>
    <w:p w14:paraId="463194E7" w14:textId="77777777" w:rsidR="00DE135B" w:rsidRPr="0072547A" w:rsidRDefault="00AC4270">
      <w:pPr>
        <w:spacing w:before="240" w:after="240" w:line="240" w:lineRule="auto"/>
        <w:ind w:left="283" w:hanging="283"/>
        <w:jc w:val="both"/>
        <w:rPr>
          <w:sz w:val="24"/>
          <w:szCs w:val="24"/>
          <w:highlight w:val="white"/>
        </w:rPr>
      </w:pPr>
      <w:proofErr w:type="spellStart"/>
      <w:r w:rsidRPr="0072547A">
        <w:rPr>
          <w:sz w:val="24"/>
          <w:szCs w:val="24"/>
          <w:highlight w:val="white"/>
        </w:rPr>
        <w:t>Shitindia</w:t>
      </w:r>
      <w:proofErr w:type="spellEnd"/>
      <w:r w:rsidRPr="0072547A">
        <w:rPr>
          <w:sz w:val="24"/>
          <w:szCs w:val="24"/>
          <w:highlight w:val="white"/>
        </w:rPr>
        <w:t xml:space="preserve">, S. J. (2025). Single parenthood and </w:t>
      </w:r>
      <w:proofErr w:type="spellStart"/>
      <w:r w:rsidRPr="0072547A">
        <w:rPr>
          <w:sz w:val="24"/>
          <w:szCs w:val="24"/>
          <w:highlight w:val="white"/>
        </w:rPr>
        <w:t>streetism</w:t>
      </w:r>
      <w:proofErr w:type="spellEnd"/>
      <w:r w:rsidRPr="0072547A">
        <w:rPr>
          <w:sz w:val="24"/>
          <w:szCs w:val="24"/>
          <w:highlight w:val="white"/>
        </w:rPr>
        <w:t xml:space="preserve">: The hidden struggles of street children and single parents. </w:t>
      </w:r>
      <w:r w:rsidRPr="0072547A">
        <w:rPr>
          <w:i/>
          <w:iCs/>
          <w:sz w:val="24"/>
          <w:szCs w:val="24"/>
          <w:highlight w:val="white"/>
        </w:rPr>
        <w:t>Social Sciences &amp; Humanities Journal, 6</w:t>
      </w:r>
      <w:r w:rsidRPr="0072547A">
        <w:rPr>
          <w:sz w:val="24"/>
          <w:szCs w:val="24"/>
          <w:highlight w:val="white"/>
        </w:rPr>
        <w:t>(2), 145–159.</w:t>
      </w:r>
    </w:p>
    <w:p w14:paraId="772A44E5"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Simeon, R. K. (2021). </w:t>
      </w:r>
      <w:r w:rsidRPr="0072547A">
        <w:rPr>
          <w:i/>
          <w:iCs/>
          <w:sz w:val="24"/>
          <w:szCs w:val="24"/>
          <w:highlight w:val="white"/>
        </w:rPr>
        <w:t>4Ps as poverty reduction tool: A macroeconomic level analysis</w:t>
      </w:r>
      <w:r w:rsidRPr="0072547A">
        <w:rPr>
          <w:sz w:val="24"/>
          <w:szCs w:val="24"/>
          <w:highlight w:val="white"/>
        </w:rPr>
        <w:t>.</w:t>
      </w:r>
      <w:hyperlink r:id="rId96">
        <w:r w:rsidR="00DE135B" w:rsidRPr="0072547A">
          <w:rPr>
            <w:sz w:val="24"/>
            <w:szCs w:val="24"/>
            <w:highlight w:val="white"/>
          </w:rPr>
          <w:t xml:space="preserve"> </w:t>
        </w:r>
      </w:hyperlink>
      <w:hyperlink r:id="rId97">
        <w:r w:rsidR="00DE135B" w:rsidRPr="0072547A">
          <w:rPr>
            <w:sz w:val="24"/>
            <w:szCs w:val="24"/>
            <w:highlight w:val="white"/>
          </w:rPr>
          <w:t>https://www.paressu.org</w:t>
        </w:r>
      </w:hyperlink>
    </w:p>
    <w:p w14:paraId="2BA2035F" w14:textId="77777777" w:rsidR="00DE135B" w:rsidRPr="0072547A" w:rsidRDefault="00AC4270">
      <w:pPr>
        <w:spacing w:before="240" w:after="240" w:line="240" w:lineRule="auto"/>
        <w:ind w:left="283" w:hanging="283"/>
        <w:jc w:val="both"/>
        <w:rPr>
          <w:sz w:val="24"/>
          <w:szCs w:val="24"/>
          <w:highlight w:val="white"/>
        </w:rPr>
      </w:pPr>
      <w:proofErr w:type="spellStart"/>
      <w:r w:rsidRPr="00BF00D5">
        <w:rPr>
          <w:sz w:val="24"/>
          <w:szCs w:val="24"/>
          <w:highlight w:val="white"/>
          <w:lang w:val="en-PH"/>
        </w:rPr>
        <w:t>Tinmaz</w:t>
      </w:r>
      <w:proofErr w:type="spellEnd"/>
      <w:r w:rsidRPr="00BF00D5">
        <w:rPr>
          <w:sz w:val="24"/>
          <w:szCs w:val="24"/>
          <w:highlight w:val="white"/>
          <w:lang w:val="en-PH"/>
        </w:rPr>
        <w:t xml:space="preserve">, H., &amp; Lee, J. H. (2020). </w:t>
      </w:r>
      <w:r w:rsidRPr="0072547A">
        <w:rPr>
          <w:sz w:val="24"/>
          <w:szCs w:val="24"/>
          <w:highlight w:val="white"/>
        </w:rPr>
        <w:t xml:space="preserve">An analysis of users’ preferences on learning management systems. </w:t>
      </w:r>
      <w:r w:rsidRPr="0072547A">
        <w:rPr>
          <w:i/>
          <w:iCs/>
          <w:sz w:val="24"/>
          <w:szCs w:val="24"/>
          <w:highlight w:val="white"/>
        </w:rPr>
        <w:t>Education and Information Technologies</w:t>
      </w:r>
      <w:r w:rsidRPr="0072547A">
        <w:rPr>
          <w:sz w:val="24"/>
          <w:szCs w:val="24"/>
          <w:highlight w:val="white"/>
        </w:rPr>
        <w:t>.</w:t>
      </w:r>
      <w:hyperlink r:id="rId98">
        <w:r w:rsidR="00DE135B" w:rsidRPr="0072547A">
          <w:rPr>
            <w:sz w:val="24"/>
            <w:szCs w:val="24"/>
            <w:highlight w:val="white"/>
          </w:rPr>
          <w:t xml:space="preserve"> </w:t>
        </w:r>
      </w:hyperlink>
      <w:hyperlink r:id="rId99">
        <w:r w:rsidR="00DE135B" w:rsidRPr="0072547A">
          <w:rPr>
            <w:sz w:val="24"/>
            <w:szCs w:val="24"/>
            <w:highlight w:val="white"/>
          </w:rPr>
          <w:t>https://doi.org/10.1186/s40561-020-00141-8</w:t>
        </w:r>
      </w:hyperlink>
    </w:p>
    <w:p w14:paraId="016828DC"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Tus, J., Cruz, M., Espiritu, N., &amp; Paras, N. (2021). </w:t>
      </w:r>
      <w:r w:rsidRPr="0072547A">
        <w:rPr>
          <w:i/>
          <w:iCs/>
          <w:sz w:val="24"/>
          <w:szCs w:val="24"/>
          <w:highlight w:val="white"/>
        </w:rPr>
        <w:t>Amidst the online learning modality: LMS usage and academic performance of Filipino students</w:t>
      </w:r>
      <w:r w:rsidRPr="0072547A">
        <w:rPr>
          <w:sz w:val="24"/>
          <w:szCs w:val="24"/>
          <w:highlight w:val="white"/>
        </w:rPr>
        <w:t>.</w:t>
      </w:r>
      <w:hyperlink r:id="rId100">
        <w:r w:rsidR="00DE135B" w:rsidRPr="0072547A">
          <w:rPr>
            <w:sz w:val="24"/>
            <w:szCs w:val="24"/>
            <w:highlight w:val="white"/>
          </w:rPr>
          <w:t xml:space="preserve"> </w:t>
        </w:r>
      </w:hyperlink>
      <w:hyperlink r:id="rId101">
        <w:r w:rsidR="00DE135B" w:rsidRPr="0072547A">
          <w:rPr>
            <w:sz w:val="24"/>
            <w:szCs w:val="24"/>
            <w:highlight w:val="white"/>
          </w:rPr>
          <w:t>https://doi.org/10.6084/m9.figshare.17151374.v2</w:t>
        </w:r>
      </w:hyperlink>
    </w:p>
    <w:p w14:paraId="13F42F21"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UNICEF &amp; World Bank. (2022). </w:t>
      </w:r>
      <w:r w:rsidRPr="0072547A">
        <w:rPr>
          <w:i/>
          <w:iCs/>
          <w:sz w:val="24"/>
          <w:szCs w:val="24"/>
          <w:highlight w:val="white"/>
        </w:rPr>
        <w:t>State of global learning poverty: 2022 update</w:t>
      </w:r>
      <w:r w:rsidRPr="0072547A">
        <w:rPr>
          <w:sz w:val="24"/>
          <w:szCs w:val="24"/>
          <w:highlight w:val="white"/>
        </w:rPr>
        <w:t>.</w:t>
      </w:r>
    </w:p>
    <w:p w14:paraId="19C0C91A"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Varkey, T. C., et al. (2022). Asynchronous learning: Best practices for the 21st century. </w:t>
      </w:r>
      <w:r w:rsidRPr="0072547A">
        <w:rPr>
          <w:i/>
          <w:iCs/>
          <w:sz w:val="24"/>
          <w:szCs w:val="24"/>
          <w:highlight w:val="white"/>
        </w:rPr>
        <w:t>Journal of Research in Innovative Teaching</w:t>
      </w:r>
      <w:r w:rsidRPr="0072547A">
        <w:rPr>
          <w:sz w:val="24"/>
          <w:szCs w:val="24"/>
          <w:highlight w:val="white"/>
        </w:rPr>
        <w:t>.</w:t>
      </w:r>
      <w:hyperlink r:id="rId102">
        <w:r w:rsidR="00DE135B" w:rsidRPr="0072547A">
          <w:rPr>
            <w:sz w:val="24"/>
            <w:szCs w:val="24"/>
            <w:highlight w:val="white"/>
          </w:rPr>
          <w:t xml:space="preserve"> </w:t>
        </w:r>
      </w:hyperlink>
      <w:hyperlink r:id="rId103">
        <w:r w:rsidR="00DE135B" w:rsidRPr="0072547A">
          <w:rPr>
            <w:sz w:val="24"/>
            <w:szCs w:val="24"/>
            <w:highlight w:val="white"/>
          </w:rPr>
          <w:t>https://doi.org/10.1108/jrit-06-2022-0036</w:t>
        </w:r>
      </w:hyperlink>
    </w:p>
    <w:p w14:paraId="13EFADB2"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Viglione, G. (2020). A year without conferences? </w:t>
      </w:r>
      <w:r w:rsidRPr="0072547A">
        <w:rPr>
          <w:i/>
          <w:iCs/>
          <w:sz w:val="24"/>
          <w:szCs w:val="24"/>
          <w:highlight w:val="white"/>
        </w:rPr>
        <w:t>Nature</w:t>
      </w:r>
      <w:r w:rsidRPr="0072547A">
        <w:rPr>
          <w:sz w:val="24"/>
          <w:szCs w:val="24"/>
          <w:highlight w:val="white"/>
        </w:rPr>
        <w:t>.</w:t>
      </w:r>
      <w:hyperlink r:id="rId104">
        <w:r w:rsidR="00DE135B" w:rsidRPr="0072547A">
          <w:rPr>
            <w:sz w:val="24"/>
            <w:szCs w:val="24"/>
            <w:highlight w:val="white"/>
          </w:rPr>
          <w:t xml:space="preserve"> </w:t>
        </w:r>
      </w:hyperlink>
      <w:hyperlink r:id="rId105">
        <w:r w:rsidR="00DE135B" w:rsidRPr="0072547A">
          <w:rPr>
            <w:sz w:val="24"/>
            <w:szCs w:val="24"/>
            <w:highlight w:val="white"/>
          </w:rPr>
          <w:t>https://doi.org/10.1038/d41586-020-00786-y</w:t>
        </w:r>
      </w:hyperlink>
    </w:p>
    <w:p w14:paraId="6CE74D2E"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Wayback Machine. (n.d.). </w:t>
      </w:r>
      <w:r w:rsidRPr="0072547A">
        <w:rPr>
          <w:i/>
          <w:iCs/>
          <w:sz w:val="24"/>
          <w:szCs w:val="24"/>
          <w:highlight w:val="white"/>
        </w:rPr>
        <w:t>LMS field guide</w:t>
      </w:r>
      <w:r w:rsidRPr="0072547A">
        <w:rPr>
          <w:sz w:val="24"/>
          <w:szCs w:val="24"/>
          <w:highlight w:val="white"/>
        </w:rPr>
        <w:t>.</w:t>
      </w:r>
      <w:hyperlink r:id="rId106">
        <w:r w:rsidR="00DE135B" w:rsidRPr="0072547A">
          <w:rPr>
            <w:sz w:val="24"/>
            <w:szCs w:val="24"/>
            <w:highlight w:val="white"/>
          </w:rPr>
          <w:t xml:space="preserve"> </w:t>
        </w:r>
      </w:hyperlink>
      <w:hyperlink r:id="rId107">
        <w:r w:rsidR="00DE135B" w:rsidRPr="0072547A">
          <w:rPr>
            <w:sz w:val="24"/>
            <w:szCs w:val="24"/>
            <w:highlight w:val="white"/>
          </w:rPr>
          <w:t>https://web.archive.org</w:t>
        </w:r>
      </w:hyperlink>
    </w:p>
    <w:p w14:paraId="0088D929"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Wikipedia. (2025, February 14). </w:t>
      </w:r>
      <w:r w:rsidRPr="0072547A">
        <w:rPr>
          <w:i/>
          <w:iCs/>
          <w:sz w:val="24"/>
          <w:szCs w:val="24"/>
          <w:highlight w:val="white"/>
        </w:rPr>
        <w:t>Learning management system</w:t>
      </w:r>
      <w:r w:rsidRPr="0072547A">
        <w:rPr>
          <w:sz w:val="24"/>
          <w:szCs w:val="24"/>
          <w:highlight w:val="white"/>
        </w:rPr>
        <w:t>.</w:t>
      </w:r>
      <w:hyperlink r:id="rId108">
        <w:r w:rsidR="00DE135B" w:rsidRPr="0072547A">
          <w:rPr>
            <w:sz w:val="24"/>
            <w:szCs w:val="24"/>
            <w:highlight w:val="white"/>
          </w:rPr>
          <w:t xml:space="preserve"> </w:t>
        </w:r>
      </w:hyperlink>
      <w:hyperlink r:id="rId109">
        <w:r w:rsidR="00DE135B" w:rsidRPr="0072547A">
          <w:rPr>
            <w:sz w:val="24"/>
            <w:szCs w:val="24"/>
            <w:highlight w:val="white"/>
          </w:rPr>
          <w:t>https://en.wikipedia.org/wiki/Learning_management_system</w:t>
        </w:r>
      </w:hyperlink>
    </w:p>
    <w:p w14:paraId="1CFFA3EF"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rPr>
        <w:t xml:space="preserve">Wong, E. (2024). Rethinking free education: Why cost removal alone cannot ensure learning equity. </w:t>
      </w:r>
      <w:r w:rsidRPr="0072547A">
        <w:rPr>
          <w:i/>
          <w:iCs/>
          <w:sz w:val="24"/>
          <w:szCs w:val="24"/>
          <w:highlight w:val="white"/>
        </w:rPr>
        <w:t>Journal of Global Education Policy, 18</w:t>
      </w:r>
      <w:r w:rsidRPr="0072547A">
        <w:rPr>
          <w:sz w:val="24"/>
          <w:szCs w:val="24"/>
          <w:highlight w:val="white"/>
        </w:rPr>
        <w:t>(2), 145–162.</w:t>
      </w:r>
    </w:p>
    <w:p w14:paraId="1640B77C" w14:textId="77777777" w:rsidR="00DE135B" w:rsidRPr="0072547A" w:rsidRDefault="00AC4270">
      <w:pPr>
        <w:spacing w:before="240" w:after="240" w:line="240" w:lineRule="auto"/>
        <w:ind w:left="283" w:hanging="283"/>
        <w:jc w:val="both"/>
        <w:rPr>
          <w:sz w:val="24"/>
          <w:szCs w:val="24"/>
          <w:highlight w:val="white"/>
        </w:rPr>
      </w:pPr>
      <w:proofErr w:type="spellStart"/>
      <w:r w:rsidRPr="0072547A">
        <w:rPr>
          <w:sz w:val="24"/>
          <w:szCs w:val="24"/>
          <w:highlight w:val="white"/>
        </w:rPr>
        <w:t>Zabolotniaia</w:t>
      </w:r>
      <w:proofErr w:type="spellEnd"/>
      <w:r w:rsidRPr="0072547A">
        <w:rPr>
          <w:sz w:val="24"/>
          <w:szCs w:val="24"/>
          <w:highlight w:val="white"/>
        </w:rPr>
        <w:t xml:space="preserve">, M., Cheng, Z., </w:t>
      </w:r>
      <w:proofErr w:type="spellStart"/>
      <w:r w:rsidRPr="0072547A">
        <w:rPr>
          <w:sz w:val="24"/>
          <w:szCs w:val="24"/>
          <w:highlight w:val="white"/>
        </w:rPr>
        <w:t>Dorozhkin</w:t>
      </w:r>
      <w:proofErr w:type="spellEnd"/>
      <w:r w:rsidRPr="0072547A">
        <w:rPr>
          <w:sz w:val="24"/>
          <w:szCs w:val="24"/>
          <w:highlight w:val="white"/>
        </w:rPr>
        <w:t xml:space="preserve">, E., &amp; </w:t>
      </w:r>
      <w:proofErr w:type="spellStart"/>
      <w:r w:rsidRPr="0072547A">
        <w:rPr>
          <w:sz w:val="24"/>
          <w:szCs w:val="24"/>
          <w:highlight w:val="white"/>
        </w:rPr>
        <w:t>Lyzhin</w:t>
      </w:r>
      <w:proofErr w:type="spellEnd"/>
      <w:r w:rsidRPr="0072547A">
        <w:rPr>
          <w:sz w:val="24"/>
          <w:szCs w:val="24"/>
          <w:highlight w:val="white"/>
        </w:rPr>
        <w:t xml:space="preserve">, A. (2020). Use of Moodle LMS for innovative policy implementation. </w:t>
      </w:r>
      <w:r w:rsidRPr="0072547A">
        <w:rPr>
          <w:i/>
          <w:iCs/>
          <w:sz w:val="24"/>
          <w:szCs w:val="24"/>
          <w:highlight w:val="white"/>
        </w:rPr>
        <w:t>International Journal of Emerging Technologies in Learning, 15</w:t>
      </w:r>
      <w:r w:rsidRPr="0072547A">
        <w:rPr>
          <w:sz w:val="24"/>
          <w:szCs w:val="24"/>
          <w:highlight w:val="white"/>
        </w:rPr>
        <w:t>(13).</w:t>
      </w:r>
      <w:hyperlink r:id="rId110">
        <w:r w:rsidR="00DE135B" w:rsidRPr="0072547A">
          <w:rPr>
            <w:sz w:val="24"/>
            <w:szCs w:val="24"/>
            <w:highlight w:val="white"/>
          </w:rPr>
          <w:t xml:space="preserve"> </w:t>
        </w:r>
      </w:hyperlink>
      <w:hyperlink r:id="rId111">
        <w:r w:rsidR="00DE135B" w:rsidRPr="0072547A">
          <w:rPr>
            <w:sz w:val="24"/>
            <w:szCs w:val="24"/>
            <w:highlight w:val="white"/>
          </w:rPr>
          <w:t>https://doi.org/10.3991/ijet.v15i13.14945</w:t>
        </w:r>
      </w:hyperlink>
    </w:p>
    <w:p w14:paraId="4BCBBCBE" w14:textId="77777777" w:rsidR="00DE135B" w:rsidRPr="0072547A" w:rsidRDefault="00AC4270">
      <w:pPr>
        <w:spacing w:before="240" w:after="240" w:line="240" w:lineRule="auto"/>
        <w:ind w:left="283" w:hanging="283"/>
        <w:jc w:val="both"/>
        <w:rPr>
          <w:sz w:val="24"/>
          <w:szCs w:val="24"/>
          <w:highlight w:val="white"/>
        </w:rPr>
      </w:pPr>
      <w:r w:rsidRPr="00BF00D5">
        <w:rPr>
          <w:sz w:val="24"/>
          <w:szCs w:val="24"/>
          <w:highlight w:val="white"/>
          <w:lang w:val="en-PH"/>
        </w:rPr>
        <w:t xml:space="preserve">Zare, E. J. G., et al. </w:t>
      </w:r>
      <w:r w:rsidRPr="0072547A">
        <w:rPr>
          <w:sz w:val="24"/>
          <w:szCs w:val="24"/>
          <w:highlight w:val="white"/>
        </w:rPr>
        <w:t xml:space="preserve">(2023). Technological devices and digital competences during COVID-19. </w:t>
      </w:r>
      <w:r w:rsidRPr="0072547A">
        <w:rPr>
          <w:i/>
          <w:iCs/>
          <w:sz w:val="24"/>
          <w:szCs w:val="24"/>
          <w:highlight w:val="white"/>
        </w:rPr>
        <w:t>Sustainability, 15</w:t>
      </w:r>
      <w:r w:rsidRPr="0072547A">
        <w:rPr>
          <w:sz w:val="24"/>
          <w:szCs w:val="24"/>
          <w:highlight w:val="white"/>
        </w:rPr>
        <w:t>(11).</w:t>
      </w:r>
      <w:hyperlink r:id="rId112">
        <w:r w:rsidR="00DE135B" w:rsidRPr="0072547A">
          <w:rPr>
            <w:sz w:val="24"/>
            <w:szCs w:val="24"/>
            <w:highlight w:val="white"/>
          </w:rPr>
          <w:t xml:space="preserve"> </w:t>
        </w:r>
      </w:hyperlink>
      <w:hyperlink r:id="rId113">
        <w:r w:rsidR="00DE135B" w:rsidRPr="0072547A">
          <w:rPr>
            <w:sz w:val="24"/>
            <w:szCs w:val="24"/>
            <w:highlight w:val="white"/>
          </w:rPr>
          <w:t>https://doi.org/10.3390/su15118494</w:t>
        </w:r>
      </w:hyperlink>
    </w:p>
    <w:p w14:paraId="6214990E" w14:textId="77777777" w:rsidR="00DE135B" w:rsidRPr="0072547A" w:rsidRDefault="00AC4270">
      <w:pPr>
        <w:spacing w:before="240" w:after="240" w:line="240" w:lineRule="auto"/>
        <w:ind w:left="283" w:hanging="283"/>
        <w:jc w:val="both"/>
        <w:rPr>
          <w:sz w:val="24"/>
          <w:szCs w:val="24"/>
          <w:highlight w:val="white"/>
        </w:rPr>
      </w:pPr>
      <w:r w:rsidRPr="0072547A">
        <w:rPr>
          <w:sz w:val="24"/>
          <w:szCs w:val="24"/>
          <w:highlight w:val="white"/>
          <w:lang w:val="de-DE"/>
        </w:rPr>
        <w:t xml:space="preserve">Zulfikar, A. F., et al. </w:t>
      </w:r>
      <w:r w:rsidRPr="0072547A">
        <w:rPr>
          <w:sz w:val="24"/>
          <w:szCs w:val="24"/>
          <w:highlight w:val="white"/>
        </w:rPr>
        <w:t xml:space="preserve">(2019). The effectiveness of online learning with facilitation method. </w:t>
      </w:r>
      <w:r w:rsidRPr="0072547A">
        <w:rPr>
          <w:i/>
          <w:iCs/>
          <w:sz w:val="24"/>
          <w:szCs w:val="24"/>
          <w:highlight w:val="white"/>
        </w:rPr>
        <w:t>Procedia Computer Science</w:t>
      </w:r>
      <w:r w:rsidRPr="0072547A">
        <w:rPr>
          <w:sz w:val="24"/>
          <w:szCs w:val="24"/>
          <w:highlight w:val="white"/>
        </w:rPr>
        <w:t>.</w:t>
      </w:r>
      <w:hyperlink r:id="rId114">
        <w:r w:rsidR="00DE135B" w:rsidRPr="0072547A">
          <w:rPr>
            <w:sz w:val="24"/>
            <w:szCs w:val="24"/>
            <w:highlight w:val="white"/>
          </w:rPr>
          <w:t xml:space="preserve"> </w:t>
        </w:r>
      </w:hyperlink>
      <w:hyperlink r:id="rId115">
        <w:r w:rsidR="00DE135B" w:rsidRPr="0072547A">
          <w:rPr>
            <w:sz w:val="24"/>
            <w:szCs w:val="24"/>
            <w:highlight w:val="white"/>
          </w:rPr>
          <w:t>https://doi.org/10.1016/j.procs.2019.11.096</w:t>
        </w:r>
      </w:hyperlink>
    </w:p>
    <w:p w14:paraId="4B408FF1" w14:textId="77777777" w:rsidR="00DE135B" w:rsidRDefault="00DE135B">
      <w:pPr>
        <w:spacing w:before="240" w:after="240" w:line="240" w:lineRule="auto"/>
        <w:ind w:left="283" w:hanging="283"/>
        <w:jc w:val="both"/>
        <w:rPr>
          <w:sz w:val="24"/>
          <w:szCs w:val="24"/>
          <w:highlight w:val="white"/>
        </w:rPr>
      </w:pPr>
    </w:p>
    <w:p w14:paraId="06DEF2EF" w14:textId="77777777" w:rsidR="00DE135B" w:rsidRDefault="00DE135B">
      <w:pPr>
        <w:spacing w:after="200" w:line="240" w:lineRule="auto"/>
        <w:jc w:val="both"/>
        <w:rPr>
          <w:sz w:val="24"/>
          <w:szCs w:val="24"/>
          <w:highlight w:val="white"/>
        </w:rPr>
      </w:pPr>
    </w:p>
    <w:p w14:paraId="1930EC88" w14:textId="77777777" w:rsidR="002E0675" w:rsidRDefault="002E0675" w:rsidP="002E0675">
      <w:pPr>
        <w:spacing w:before="240" w:after="240"/>
        <w:jc w:val="center"/>
        <w:rPr>
          <w:b/>
          <w:bCs/>
          <w:sz w:val="96"/>
          <w:szCs w:val="96"/>
          <w:highlight w:val="white"/>
        </w:rPr>
      </w:pPr>
    </w:p>
    <w:p w14:paraId="04EEEFD5" w14:textId="77777777" w:rsidR="002E0675" w:rsidRDefault="002E0675" w:rsidP="002E0675">
      <w:pPr>
        <w:spacing w:before="240" w:after="240"/>
        <w:jc w:val="center"/>
        <w:rPr>
          <w:b/>
          <w:bCs/>
          <w:sz w:val="96"/>
          <w:szCs w:val="96"/>
          <w:highlight w:val="white"/>
        </w:rPr>
      </w:pPr>
    </w:p>
    <w:p w14:paraId="5D736A5C" w14:textId="77777777" w:rsidR="002E0675" w:rsidRDefault="002E0675" w:rsidP="002E0675">
      <w:pPr>
        <w:spacing w:before="240" w:after="240"/>
        <w:jc w:val="center"/>
        <w:rPr>
          <w:b/>
          <w:bCs/>
          <w:sz w:val="96"/>
          <w:szCs w:val="96"/>
          <w:highlight w:val="white"/>
        </w:rPr>
      </w:pPr>
    </w:p>
    <w:p w14:paraId="2FC43D2A" w14:textId="77777777" w:rsidR="002E0675" w:rsidRDefault="002E0675" w:rsidP="002E0675">
      <w:pPr>
        <w:spacing w:before="240" w:after="240"/>
        <w:jc w:val="center"/>
        <w:rPr>
          <w:b/>
          <w:bCs/>
          <w:sz w:val="96"/>
          <w:szCs w:val="96"/>
          <w:highlight w:val="white"/>
        </w:rPr>
      </w:pPr>
    </w:p>
    <w:p w14:paraId="166B43C2" w14:textId="73B7EC0D" w:rsidR="002E0675" w:rsidRDefault="002E0675" w:rsidP="002E0675">
      <w:pPr>
        <w:spacing w:before="240" w:after="240"/>
        <w:jc w:val="center"/>
        <w:rPr>
          <w:b/>
          <w:bCs/>
          <w:sz w:val="96"/>
          <w:szCs w:val="96"/>
          <w:highlight w:val="white"/>
        </w:rPr>
      </w:pPr>
      <w:r>
        <w:rPr>
          <w:b/>
          <w:bCs/>
          <w:sz w:val="96"/>
          <w:szCs w:val="96"/>
          <w:highlight w:val="white"/>
        </w:rPr>
        <w:t>APPENDICE</w:t>
      </w:r>
      <w:r w:rsidR="005C19D5">
        <w:rPr>
          <w:b/>
          <w:bCs/>
          <w:sz w:val="96"/>
          <w:szCs w:val="96"/>
          <w:highlight w:val="white"/>
        </w:rPr>
        <w:t>S</w:t>
      </w:r>
    </w:p>
    <w:p w14:paraId="2C13389A" w14:textId="2B447B39" w:rsidR="002E0675" w:rsidRDefault="002E0675" w:rsidP="002E0675">
      <w:pPr>
        <w:spacing w:before="240" w:after="240"/>
        <w:jc w:val="center"/>
        <w:rPr>
          <w:b/>
          <w:bCs/>
          <w:sz w:val="96"/>
          <w:szCs w:val="96"/>
          <w:highlight w:val="white"/>
        </w:rPr>
      </w:pPr>
    </w:p>
    <w:p w14:paraId="786F3E97" w14:textId="77777777" w:rsidR="002E0675" w:rsidRDefault="002E0675" w:rsidP="002E0675">
      <w:pPr>
        <w:spacing w:before="240" w:after="240"/>
        <w:jc w:val="center"/>
        <w:rPr>
          <w:b/>
          <w:bCs/>
          <w:sz w:val="96"/>
          <w:szCs w:val="96"/>
          <w:highlight w:val="white"/>
        </w:rPr>
      </w:pPr>
    </w:p>
    <w:p w14:paraId="5EC10E1B" w14:textId="77777777" w:rsidR="002E0675" w:rsidRDefault="002E0675" w:rsidP="002E0675">
      <w:pPr>
        <w:spacing w:before="240" w:after="240"/>
        <w:jc w:val="center"/>
        <w:rPr>
          <w:b/>
          <w:bCs/>
          <w:sz w:val="96"/>
          <w:szCs w:val="96"/>
          <w:highlight w:val="white"/>
        </w:rPr>
      </w:pPr>
    </w:p>
    <w:p w14:paraId="2F470756" w14:textId="77777777" w:rsidR="002E0675" w:rsidRDefault="002E0675" w:rsidP="002E0675">
      <w:pPr>
        <w:spacing w:before="240" w:after="240"/>
        <w:jc w:val="center"/>
        <w:rPr>
          <w:b/>
          <w:bCs/>
          <w:sz w:val="96"/>
          <w:szCs w:val="96"/>
          <w:highlight w:val="white"/>
        </w:rPr>
      </w:pPr>
    </w:p>
    <w:p w14:paraId="52F14CCD" w14:textId="77777777" w:rsidR="002E0675" w:rsidRDefault="002E0675" w:rsidP="002E0675">
      <w:pPr>
        <w:spacing w:before="240" w:after="240"/>
        <w:jc w:val="center"/>
        <w:rPr>
          <w:b/>
          <w:bCs/>
          <w:sz w:val="96"/>
          <w:szCs w:val="96"/>
          <w:highlight w:val="white"/>
        </w:rPr>
      </w:pPr>
    </w:p>
    <w:p w14:paraId="7E29F5AB" w14:textId="77777777" w:rsidR="00DE135B" w:rsidRDefault="00DE135B">
      <w:pPr>
        <w:spacing w:before="240" w:after="240"/>
        <w:jc w:val="center"/>
        <w:rPr>
          <w:b/>
          <w:bCs/>
          <w:sz w:val="96"/>
          <w:szCs w:val="96"/>
          <w:highlight w:val="white"/>
        </w:rPr>
      </w:pPr>
    </w:p>
    <w:p w14:paraId="373BA611" w14:textId="77777777" w:rsidR="00DE135B" w:rsidRDefault="00DE135B" w:rsidP="002E0675">
      <w:pPr>
        <w:spacing w:before="240" w:after="240"/>
        <w:rPr>
          <w:b/>
          <w:bCs/>
          <w:sz w:val="96"/>
          <w:szCs w:val="96"/>
          <w:highlight w:val="white"/>
        </w:rPr>
      </w:pPr>
    </w:p>
    <w:p w14:paraId="2F46C284" w14:textId="77777777" w:rsidR="002E0675" w:rsidRDefault="002E0675">
      <w:pPr>
        <w:spacing w:before="240" w:after="240"/>
        <w:jc w:val="center"/>
        <w:rPr>
          <w:b/>
          <w:bCs/>
          <w:sz w:val="96"/>
          <w:szCs w:val="96"/>
          <w:highlight w:val="white"/>
        </w:rPr>
      </w:pPr>
    </w:p>
    <w:p w14:paraId="586879F4" w14:textId="77777777" w:rsidR="002E0675" w:rsidRDefault="00AC4270">
      <w:pPr>
        <w:spacing w:before="240" w:after="240"/>
        <w:jc w:val="center"/>
        <w:rPr>
          <w:b/>
          <w:bCs/>
          <w:sz w:val="96"/>
          <w:szCs w:val="96"/>
          <w:highlight w:val="white"/>
        </w:rPr>
      </w:pPr>
      <w:r>
        <w:rPr>
          <w:b/>
          <w:bCs/>
          <w:sz w:val="96"/>
          <w:szCs w:val="96"/>
          <w:highlight w:val="white"/>
        </w:rPr>
        <w:t>APPENDIX A</w:t>
      </w:r>
    </w:p>
    <w:p w14:paraId="065EBC69" w14:textId="4561EA5B" w:rsidR="00DE135B" w:rsidRDefault="00AC4270">
      <w:pPr>
        <w:spacing w:before="240" w:after="240"/>
        <w:jc w:val="center"/>
        <w:rPr>
          <w:b/>
          <w:bCs/>
          <w:sz w:val="96"/>
          <w:szCs w:val="96"/>
          <w:highlight w:val="white"/>
        </w:rPr>
      </w:pPr>
      <w:r>
        <w:rPr>
          <w:b/>
          <w:bCs/>
          <w:sz w:val="96"/>
          <w:szCs w:val="96"/>
          <w:highlight w:val="white"/>
        </w:rPr>
        <w:t xml:space="preserve"> </w:t>
      </w:r>
      <w:r w:rsidRPr="002E0675">
        <w:rPr>
          <w:b/>
          <w:bCs/>
          <w:sz w:val="28"/>
          <w:szCs w:val="28"/>
          <w:highlight w:val="white"/>
        </w:rPr>
        <w:t>Figures</w:t>
      </w:r>
    </w:p>
    <w:p w14:paraId="7B6EC0A3" w14:textId="77777777" w:rsidR="00DE135B" w:rsidRDefault="00DE135B">
      <w:pPr>
        <w:spacing w:before="240" w:after="240"/>
        <w:jc w:val="center"/>
        <w:rPr>
          <w:b/>
          <w:bCs/>
          <w:sz w:val="96"/>
          <w:szCs w:val="96"/>
          <w:highlight w:val="white"/>
        </w:rPr>
      </w:pPr>
    </w:p>
    <w:p w14:paraId="62E12BC4" w14:textId="77777777" w:rsidR="00DE135B" w:rsidRDefault="00DE135B">
      <w:pPr>
        <w:spacing w:before="240" w:after="240"/>
        <w:jc w:val="center"/>
        <w:rPr>
          <w:b/>
          <w:bCs/>
          <w:sz w:val="96"/>
          <w:szCs w:val="96"/>
          <w:highlight w:val="white"/>
        </w:rPr>
      </w:pPr>
    </w:p>
    <w:p w14:paraId="7358F676" w14:textId="77777777" w:rsidR="00DE135B" w:rsidRDefault="00DE135B">
      <w:pPr>
        <w:spacing w:before="240" w:after="240"/>
        <w:jc w:val="center"/>
        <w:rPr>
          <w:b/>
          <w:bCs/>
          <w:sz w:val="96"/>
          <w:szCs w:val="96"/>
          <w:highlight w:val="white"/>
        </w:rPr>
      </w:pPr>
    </w:p>
    <w:p w14:paraId="2302B0AE" w14:textId="77777777" w:rsidR="002E0675" w:rsidRDefault="002E0675">
      <w:pPr>
        <w:spacing w:before="240" w:after="240"/>
        <w:jc w:val="center"/>
        <w:rPr>
          <w:b/>
          <w:bCs/>
          <w:sz w:val="96"/>
          <w:szCs w:val="96"/>
          <w:highlight w:val="white"/>
        </w:rPr>
      </w:pPr>
    </w:p>
    <w:p w14:paraId="36F3FB2A" w14:textId="77777777" w:rsidR="00DE135B" w:rsidRDefault="00DE135B">
      <w:pPr>
        <w:spacing w:after="200" w:line="480" w:lineRule="auto"/>
        <w:rPr>
          <w:b/>
          <w:bCs/>
          <w:sz w:val="24"/>
          <w:szCs w:val="24"/>
          <w:highlight w:val="white"/>
        </w:rPr>
      </w:pPr>
    </w:p>
    <w:p w14:paraId="48F73C1F" w14:textId="77777777" w:rsidR="00DE135B" w:rsidRDefault="00AC4270">
      <w:pPr>
        <w:spacing w:after="200" w:line="480" w:lineRule="auto"/>
        <w:rPr>
          <w:b/>
          <w:bCs/>
          <w:sz w:val="24"/>
          <w:szCs w:val="24"/>
          <w:highlight w:val="white"/>
        </w:rPr>
      </w:pPr>
      <w:r>
        <w:rPr>
          <w:b/>
          <w:bCs/>
          <w:sz w:val="24"/>
          <w:szCs w:val="24"/>
          <w:highlight w:val="white"/>
        </w:rPr>
        <w:t>Conceptual Framework</w:t>
      </w:r>
    </w:p>
    <w:p w14:paraId="4FCA3E23" w14:textId="77777777" w:rsidR="00DE135B" w:rsidRDefault="00AC4270">
      <w:pPr>
        <w:spacing w:after="200" w:line="480" w:lineRule="auto"/>
        <w:jc w:val="center"/>
        <w:rPr>
          <w:sz w:val="24"/>
          <w:szCs w:val="24"/>
          <w:highlight w:val="white"/>
        </w:rPr>
      </w:pPr>
      <w:r>
        <w:rPr>
          <w:noProof/>
          <w:sz w:val="24"/>
          <w:szCs w:val="24"/>
          <w:highlight w:val="white"/>
        </w:rPr>
        <w:drawing>
          <wp:inline distT="114300" distB="114300" distL="114300" distR="114300" wp14:anchorId="11BB3286" wp14:editId="558E0364">
            <wp:extent cx="5086030" cy="2901057"/>
            <wp:effectExtent l="0" t="0" r="0" b="0"/>
            <wp:docPr id="10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1"/>
                    <a:srcRect/>
                    <a:stretch>
                      <a:fillRect/>
                    </a:stretch>
                  </pic:blipFill>
                  <pic:spPr>
                    <a:xfrm>
                      <a:off x="0" y="0"/>
                      <a:ext cx="5086030" cy="2901057"/>
                    </a:xfrm>
                    <a:prstGeom prst="rect">
                      <a:avLst/>
                    </a:prstGeom>
                    <a:ln/>
                  </pic:spPr>
                </pic:pic>
              </a:graphicData>
            </a:graphic>
          </wp:inline>
        </w:drawing>
      </w:r>
    </w:p>
    <w:p w14:paraId="1CBEAC7E" w14:textId="77777777" w:rsidR="00DE135B" w:rsidRDefault="00AC4270">
      <w:pPr>
        <w:spacing w:after="200" w:line="480" w:lineRule="auto"/>
        <w:rPr>
          <w:b/>
          <w:bCs/>
          <w:sz w:val="24"/>
          <w:szCs w:val="24"/>
          <w:highlight w:val="white"/>
        </w:rPr>
      </w:pPr>
      <w:r>
        <w:rPr>
          <w:b/>
          <w:bCs/>
          <w:sz w:val="24"/>
          <w:szCs w:val="24"/>
          <w:highlight w:val="white"/>
        </w:rPr>
        <w:t xml:space="preserve">Project Design </w:t>
      </w:r>
      <w:r>
        <w:rPr>
          <w:noProof/>
        </w:rPr>
        <w:drawing>
          <wp:anchor distT="114300" distB="114300" distL="114300" distR="114300" simplePos="0" relativeHeight="251659264" behindDoc="0" locked="0" layoutInCell="1" hidden="0" allowOverlap="1" wp14:anchorId="4424F376" wp14:editId="589CD16E">
            <wp:simplePos x="0" y="0"/>
            <wp:positionH relativeFrom="column">
              <wp:posOffset>114300</wp:posOffset>
            </wp:positionH>
            <wp:positionV relativeFrom="paragraph">
              <wp:posOffset>476250</wp:posOffset>
            </wp:positionV>
            <wp:extent cx="4486275" cy="3849390"/>
            <wp:effectExtent l="0" t="0" r="0" b="0"/>
            <wp:wrapTopAndBottom distT="114300" distB="114300"/>
            <wp:docPr id="9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a:stretch>
                      <a:fillRect/>
                    </a:stretch>
                  </pic:blipFill>
                  <pic:spPr>
                    <a:xfrm>
                      <a:off x="0" y="0"/>
                      <a:ext cx="4486275" cy="3849390"/>
                    </a:xfrm>
                    <a:prstGeom prst="rect">
                      <a:avLst/>
                    </a:prstGeom>
                    <a:ln/>
                  </pic:spPr>
                </pic:pic>
              </a:graphicData>
            </a:graphic>
          </wp:anchor>
        </w:drawing>
      </w:r>
    </w:p>
    <w:p w14:paraId="59EC2734" w14:textId="77777777" w:rsidR="00DE135B" w:rsidRDefault="00DE135B">
      <w:pPr>
        <w:spacing w:before="240" w:after="240"/>
        <w:rPr>
          <w:b/>
          <w:bCs/>
          <w:sz w:val="24"/>
          <w:szCs w:val="24"/>
          <w:highlight w:val="white"/>
        </w:rPr>
      </w:pPr>
    </w:p>
    <w:p w14:paraId="53A8D007" w14:textId="77777777" w:rsidR="00DE135B" w:rsidRDefault="00DE135B">
      <w:pPr>
        <w:spacing w:before="240" w:after="240"/>
        <w:rPr>
          <w:b/>
          <w:bCs/>
          <w:sz w:val="24"/>
          <w:szCs w:val="24"/>
          <w:highlight w:val="white"/>
        </w:rPr>
      </w:pPr>
    </w:p>
    <w:p w14:paraId="0E418A17" w14:textId="77777777" w:rsidR="00DE135B" w:rsidRDefault="00AC4270">
      <w:pPr>
        <w:spacing w:before="240" w:after="240"/>
        <w:rPr>
          <w:b/>
          <w:bCs/>
          <w:sz w:val="24"/>
          <w:szCs w:val="24"/>
          <w:highlight w:val="white"/>
        </w:rPr>
      </w:pPr>
      <w:r>
        <w:rPr>
          <w:b/>
          <w:bCs/>
          <w:sz w:val="24"/>
          <w:szCs w:val="24"/>
          <w:highlight w:val="white"/>
        </w:rPr>
        <w:t>Use Case Diagram</w:t>
      </w:r>
    </w:p>
    <w:p w14:paraId="035B5D44" w14:textId="77777777" w:rsidR="00DE135B" w:rsidRDefault="00AC4270">
      <w:pPr>
        <w:spacing w:after="200" w:line="480" w:lineRule="auto"/>
        <w:jc w:val="center"/>
        <w:rPr>
          <w:i/>
          <w:iCs/>
          <w:sz w:val="24"/>
          <w:szCs w:val="24"/>
          <w:highlight w:val="white"/>
        </w:rPr>
      </w:pPr>
      <w:r>
        <w:rPr>
          <w:i/>
          <w:iCs/>
          <w:noProof/>
          <w:sz w:val="24"/>
          <w:szCs w:val="24"/>
          <w:highlight w:val="white"/>
        </w:rPr>
        <w:drawing>
          <wp:inline distT="114300" distB="114300" distL="114300" distR="114300" wp14:anchorId="131B4174" wp14:editId="17AAC67A">
            <wp:extent cx="1849275" cy="3734633"/>
            <wp:effectExtent l="0" t="0" r="0" b="0"/>
            <wp:docPr id="10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6"/>
                    <a:srcRect l="841" r="840"/>
                    <a:stretch>
                      <a:fillRect/>
                    </a:stretch>
                  </pic:blipFill>
                  <pic:spPr>
                    <a:xfrm>
                      <a:off x="0" y="0"/>
                      <a:ext cx="1849275" cy="3734633"/>
                    </a:xfrm>
                    <a:prstGeom prst="rect">
                      <a:avLst/>
                    </a:prstGeom>
                    <a:ln/>
                  </pic:spPr>
                </pic:pic>
              </a:graphicData>
            </a:graphic>
          </wp:inline>
        </w:drawing>
      </w:r>
    </w:p>
    <w:p w14:paraId="6315A310" w14:textId="77777777" w:rsidR="00DE135B" w:rsidRDefault="00AC4270">
      <w:pPr>
        <w:spacing w:after="200" w:line="480" w:lineRule="auto"/>
        <w:rPr>
          <w:b/>
          <w:bCs/>
          <w:sz w:val="24"/>
          <w:szCs w:val="24"/>
          <w:highlight w:val="white"/>
        </w:rPr>
      </w:pPr>
      <w:r>
        <w:rPr>
          <w:b/>
          <w:bCs/>
          <w:sz w:val="24"/>
          <w:szCs w:val="24"/>
          <w:highlight w:val="white"/>
        </w:rPr>
        <w:t>Flowchart</w:t>
      </w:r>
    </w:p>
    <w:p w14:paraId="501D80D7" w14:textId="77777777" w:rsidR="00DE135B" w:rsidRDefault="00AC4270">
      <w:pPr>
        <w:spacing w:after="200" w:line="480" w:lineRule="auto"/>
        <w:jc w:val="center"/>
        <w:rPr>
          <w:b/>
          <w:bCs/>
          <w:sz w:val="24"/>
          <w:szCs w:val="24"/>
          <w:highlight w:val="white"/>
        </w:rPr>
      </w:pPr>
      <w:r>
        <w:rPr>
          <w:noProof/>
          <w:sz w:val="24"/>
          <w:szCs w:val="24"/>
          <w:highlight w:val="white"/>
        </w:rPr>
        <w:drawing>
          <wp:inline distT="114300" distB="114300" distL="114300" distR="114300" wp14:anchorId="0D8CE6CD" wp14:editId="2524AE0A">
            <wp:extent cx="2758440" cy="3627120"/>
            <wp:effectExtent l="0" t="0" r="3810" b="0"/>
            <wp:docPr id="10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7"/>
                    <a:srcRect/>
                    <a:stretch>
                      <a:fillRect/>
                    </a:stretch>
                  </pic:blipFill>
                  <pic:spPr>
                    <a:xfrm>
                      <a:off x="0" y="0"/>
                      <a:ext cx="2758440" cy="3627120"/>
                    </a:xfrm>
                    <a:prstGeom prst="rect">
                      <a:avLst/>
                    </a:prstGeom>
                    <a:ln/>
                  </pic:spPr>
                </pic:pic>
              </a:graphicData>
            </a:graphic>
          </wp:inline>
        </w:drawing>
      </w:r>
    </w:p>
    <w:p w14:paraId="16E4A4C1" w14:textId="77777777" w:rsidR="00DE135B" w:rsidRDefault="00DE135B">
      <w:pPr>
        <w:spacing w:before="240" w:after="240"/>
        <w:rPr>
          <w:b/>
          <w:bCs/>
          <w:sz w:val="24"/>
          <w:szCs w:val="24"/>
          <w:highlight w:val="white"/>
        </w:rPr>
      </w:pPr>
    </w:p>
    <w:p w14:paraId="5C914220" w14:textId="77777777" w:rsidR="00DE135B" w:rsidRDefault="00DE135B">
      <w:pPr>
        <w:spacing w:before="240" w:after="240"/>
        <w:rPr>
          <w:b/>
          <w:bCs/>
          <w:sz w:val="24"/>
          <w:szCs w:val="24"/>
          <w:highlight w:val="white"/>
        </w:rPr>
      </w:pPr>
    </w:p>
    <w:p w14:paraId="4BA2A070" w14:textId="77777777" w:rsidR="00DE135B" w:rsidRDefault="00DE135B">
      <w:pPr>
        <w:spacing w:before="240" w:after="240"/>
        <w:rPr>
          <w:b/>
          <w:bCs/>
          <w:sz w:val="24"/>
          <w:szCs w:val="24"/>
          <w:highlight w:val="white"/>
        </w:rPr>
      </w:pPr>
    </w:p>
    <w:p w14:paraId="38F1C839" w14:textId="77777777" w:rsidR="00DE135B" w:rsidRDefault="00DE135B">
      <w:pPr>
        <w:spacing w:before="240" w:after="240"/>
        <w:rPr>
          <w:b/>
          <w:bCs/>
          <w:sz w:val="24"/>
          <w:szCs w:val="24"/>
          <w:highlight w:val="white"/>
        </w:rPr>
      </w:pPr>
    </w:p>
    <w:p w14:paraId="2E9AFCE3" w14:textId="77777777" w:rsidR="00DE135B" w:rsidRDefault="00DE135B">
      <w:pPr>
        <w:spacing w:before="240" w:after="240"/>
        <w:rPr>
          <w:b/>
          <w:bCs/>
          <w:sz w:val="24"/>
          <w:szCs w:val="24"/>
          <w:highlight w:val="white"/>
        </w:rPr>
      </w:pPr>
    </w:p>
    <w:p w14:paraId="0AE46390" w14:textId="77777777" w:rsidR="00DE135B" w:rsidRDefault="00DE135B">
      <w:pPr>
        <w:spacing w:before="240" w:after="240"/>
        <w:rPr>
          <w:b/>
          <w:bCs/>
          <w:sz w:val="24"/>
          <w:szCs w:val="24"/>
          <w:highlight w:val="white"/>
        </w:rPr>
      </w:pPr>
    </w:p>
    <w:p w14:paraId="76CC4FA5" w14:textId="77777777" w:rsidR="00DE135B" w:rsidRDefault="00DE135B">
      <w:pPr>
        <w:spacing w:before="240" w:after="240"/>
        <w:rPr>
          <w:b/>
          <w:bCs/>
          <w:sz w:val="96"/>
          <w:szCs w:val="96"/>
          <w:highlight w:val="white"/>
        </w:rPr>
      </w:pPr>
    </w:p>
    <w:p w14:paraId="56FBA530" w14:textId="77777777" w:rsidR="002E0675" w:rsidRDefault="002E0675">
      <w:pPr>
        <w:spacing w:before="240" w:after="240"/>
        <w:rPr>
          <w:b/>
          <w:bCs/>
          <w:sz w:val="96"/>
          <w:szCs w:val="96"/>
          <w:highlight w:val="white"/>
        </w:rPr>
      </w:pPr>
    </w:p>
    <w:p w14:paraId="17185FF6" w14:textId="77777777" w:rsidR="00DE135B" w:rsidRDefault="00AC4270">
      <w:pPr>
        <w:spacing w:before="240" w:after="240"/>
        <w:jc w:val="center"/>
        <w:rPr>
          <w:b/>
          <w:bCs/>
          <w:sz w:val="96"/>
          <w:szCs w:val="96"/>
          <w:highlight w:val="white"/>
        </w:rPr>
      </w:pPr>
      <w:r>
        <w:rPr>
          <w:b/>
          <w:bCs/>
          <w:sz w:val="96"/>
          <w:szCs w:val="96"/>
          <w:highlight w:val="white"/>
        </w:rPr>
        <w:t>APPENDIX B</w:t>
      </w:r>
    </w:p>
    <w:p w14:paraId="1D260CF4" w14:textId="77777777" w:rsidR="00DE135B" w:rsidRPr="002E0675" w:rsidRDefault="00AC4270">
      <w:pPr>
        <w:spacing w:before="240" w:after="240"/>
        <w:jc w:val="center"/>
        <w:rPr>
          <w:b/>
          <w:bCs/>
          <w:sz w:val="28"/>
          <w:szCs w:val="28"/>
          <w:highlight w:val="white"/>
        </w:rPr>
      </w:pPr>
      <w:r w:rsidRPr="002E0675">
        <w:rPr>
          <w:b/>
          <w:bCs/>
          <w:sz w:val="28"/>
          <w:szCs w:val="28"/>
          <w:highlight w:val="white"/>
        </w:rPr>
        <w:t>Compatibility Result</w:t>
      </w:r>
    </w:p>
    <w:p w14:paraId="57CBA30A" w14:textId="77777777" w:rsidR="00DE135B" w:rsidRDefault="00DE135B">
      <w:pPr>
        <w:spacing w:before="240" w:after="240"/>
        <w:jc w:val="center"/>
        <w:rPr>
          <w:rFonts w:ascii="Times New Roman" w:eastAsia="Times New Roman" w:hAnsi="Times New Roman" w:cs="Times New Roman"/>
          <w:b/>
          <w:bCs/>
          <w:sz w:val="96"/>
          <w:szCs w:val="96"/>
          <w:highlight w:val="white"/>
        </w:rPr>
      </w:pPr>
    </w:p>
    <w:p w14:paraId="3A3A8B87" w14:textId="77777777" w:rsidR="00DE135B" w:rsidRDefault="00DE135B">
      <w:pPr>
        <w:spacing w:before="240" w:after="240"/>
        <w:rPr>
          <w:rFonts w:ascii="Times New Roman" w:eastAsia="Times New Roman" w:hAnsi="Times New Roman" w:cs="Times New Roman"/>
          <w:b/>
          <w:bCs/>
          <w:sz w:val="20"/>
          <w:szCs w:val="20"/>
          <w:highlight w:val="white"/>
        </w:rPr>
      </w:pPr>
    </w:p>
    <w:p w14:paraId="73078C29" w14:textId="77777777" w:rsidR="00DE135B" w:rsidRDefault="00DE135B">
      <w:pPr>
        <w:spacing w:before="240" w:after="240"/>
        <w:rPr>
          <w:rFonts w:ascii="Times New Roman" w:eastAsia="Times New Roman" w:hAnsi="Times New Roman" w:cs="Times New Roman"/>
          <w:b/>
          <w:bCs/>
          <w:sz w:val="20"/>
          <w:szCs w:val="20"/>
          <w:highlight w:val="white"/>
        </w:rPr>
      </w:pPr>
    </w:p>
    <w:p w14:paraId="03990419" w14:textId="77777777" w:rsidR="00DE135B" w:rsidRDefault="00DE135B">
      <w:pPr>
        <w:spacing w:before="240" w:after="240"/>
        <w:rPr>
          <w:rFonts w:ascii="Times New Roman" w:eastAsia="Times New Roman" w:hAnsi="Times New Roman" w:cs="Times New Roman"/>
          <w:b/>
          <w:bCs/>
          <w:sz w:val="20"/>
          <w:szCs w:val="20"/>
          <w:highlight w:val="white"/>
        </w:rPr>
      </w:pPr>
    </w:p>
    <w:p w14:paraId="203EE8A8" w14:textId="77777777" w:rsidR="00DE135B" w:rsidRDefault="00DE135B">
      <w:pPr>
        <w:spacing w:before="240" w:after="240"/>
        <w:rPr>
          <w:rFonts w:ascii="Times New Roman" w:eastAsia="Times New Roman" w:hAnsi="Times New Roman" w:cs="Times New Roman"/>
          <w:b/>
          <w:bCs/>
          <w:sz w:val="20"/>
          <w:szCs w:val="20"/>
          <w:highlight w:val="white"/>
        </w:rPr>
      </w:pPr>
    </w:p>
    <w:p w14:paraId="28704A00" w14:textId="77777777" w:rsidR="00DE135B" w:rsidRDefault="00DE135B">
      <w:pPr>
        <w:spacing w:before="240" w:after="240"/>
        <w:rPr>
          <w:rFonts w:ascii="Times New Roman" w:eastAsia="Times New Roman" w:hAnsi="Times New Roman" w:cs="Times New Roman"/>
          <w:b/>
          <w:bCs/>
          <w:sz w:val="20"/>
          <w:szCs w:val="20"/>
          <w:highlight w:val="white"/>
        </w:rPr>
      </w:pPr>
    </w:p>
    <w:p w14:paraId="76D3BB16" w14:textId="77777777" w:rsidR="00DE135B" w:rsidRDefault="00DE135B">
      <w:pPr>
        <w:spacing w:before="240" w:after="240"/>
        <w:rPr>
          <w:rFonts w:ascii="Times New Roman" w:eastAsia="Times New Roman" w:hAnsi="Times New Roman" w:cs="Times New Roman"/>
          <w:b/>
          <w:bCs/>
          <w:sz w:val="20"/>
          <w:szCs w:val="20"/>
          <w:highlight w:val="white"/>
        </w:rPr>
      </w:pPr>
    </w:p>
    <w:p w14:paraId="13302816" w14:textId="77777777" w:rsidR="002E0675" w:rsidRDefault="002E0675">
      <w:pPr>
        <w:spacing w:before="240" w:after="240"/>
        <w:rPr>
          <w:rFonts w:ascii="Times New Roman" w:eastAsia="Times New Roman" w:hAnsi="Times New Roman" w:cs="Times New Roman"/>
          <w:b/>
          <w:bCs/>
          <w:sz w:val="20"/>
          <w:szCs w:val="20"/>
          <w:highlight w:val="white"/>
        </w:rPr>
      </w:pPr>
    </w:p>
    <w:p w14:paraId="33BD3A12" w14:textId="77777777" w:rsidR="00DE135B" w:rsidRDefault="00DE135B">
      <w:pPr>
        <w:spacing w:before="240" w:after="240"/>
        <w:rPr>
          <w:rFonts w:ascii="Times New Roman" w:eastAsia="Times New Roman" w:hAnsi="Times New Roman" w:cs="Times New Roman"/>
          <w:b/>
          <w:bCs/>
          <w:sz w:val="20"/>
          <w:szCs w:val="20"/>
          <w:highlight w:val="white"/>
        </w:rPr>
      </w:pPr>
    </w:p>
    <w:p w14:paraId="7D69A0C6" w14:textId="77777777" w:rsidR="00DE135B" w:rsidRDefault="00AC4270">
      <w:pPr>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lastRenderedPageBreak/>
        <w:t>Compatibility Testing</w:t>
      </w:r>
    </w:p>
    <w:p w14:paraId="5849BCC5" w14:textId="77777777" w:rsidR="00DE135B" w:rsidRDefault="00DE135B">
      <w:pPr>
        <w:spacing w:line="240" w:lineRule="auto"/>
        <w:rPr>
          <w:rFonts w:ascii="Times New Roman" w:eastAsia="Times New Roman" w:hAnsi="Times New Roman" w:cs="Times New Roman"/>
          <w:b/>
          <w:bCs/>
          <w:sz w:val="24"/>
          <w:szCs w:val="24"/>
          <w:highlight w:val="white"/>
        </w:rPr>
      </w:pPr>
    </w:p>
    <w:p w14:paraId="1FDBC0B0" w14:textId="77777777" w:rsidR="00DE135B" w:rsidRDefault="00AC4270">
      <w:pPr>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Chrome Lighthouse</w:t>
      </w:r>
    </w:p>
    <w:p w14:paraId="4C7BE1B9" w14:textId="77777777" w:rsidR="00DE135B" w:rsidRDefault="00DE135B">
      <w:pPr>
        <w:spacing w:line="240" w:lineRule="auto"/>
        <w:rPr>
          <w:rFonts w:ascii="Times New Roman" w:eastAsia="Times New Roman" w:hAnsi="Times New Roman" w:cs="Times New Roman"/>
          <w:b/>
          <w:bCs/>
          <w:sz w:val="24"/>
          <w:szCs w:val="24"/>
          <w:highlight w:val="white"/>
        </w:rPr>
      </w:pPr>
    </w:p>
    <w:p w14:paraId="478F627A" w14:textId="77777777" w:rsidR="00DE135B" w:rsidRDefault="00AC4270">
      <w:pPr>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noProof/>
          <w:sz w:val="24"/>
          <w:szCs w:val="24"/>
          <w:highlight w:val="white"/>
        </w:rPr>
        <w:drawing>
          <wp:inline distT="114300" distB="114300" distL="114300" distR="114300" wp14:anchorId="32472E6C" wp14:editId="6FCCA48C">
            <wp:extent cx="3908484" cy="2201168"/>
            <wp:effectExtent l="0" t="0" r="0" b="0"/>
            <wp:docPr id="11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16"/>
                    <a:srcRect/>
                    <a:stretch>
                      <a:fillRect/>
                    </a:stretch>
                  </pic:blipFill>
                  <pic:spPr>
                    <a:xfrm>
                      <a:off x="0" y="0"/>
                      <a:ext cx="3908484" cy="2201168"/>
                    </a:xfrm>
                    <a:prstGeom prst="rect">
                      <a:avLst/>
                    </a:prstGeom>
                    <a:ln/>
                  </pic:spPr>
                </pic:pic>
              </a:graphicData>
            </a:graphic>
          </wp:inline>
        </w:drawing>
      </w:r>
    </w:p>
    <w:p w14:paraId="62C1CE37" w14:textId="77777777" w:rsidR="00DE135B" w:rsidRDefault="00AC4270">
      <w:pPr>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noProof/>
          <w:sz w:val="24"/>
          <w:szCs w:val="24"/>
          <w:highlight w:val="white"/>
        </w:rPr>
        <w:drawing>
          <wp:inline distT="114300" distB="114300" distL="114300" distR="114300" wp14:anchorId="18D17B5C" wp14:editId="37762C7F">
            <wp:extent cx="3950106" cy="2224608"/>
            <wp:effectExtent l="0" t="0" r="0" b="0"/>
            <wp:docPr id="11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17"/>
                    <a:srcRect/>
                    <a:stretch>
                      <a:fillRect/>
                    </a:stretch>
                  </pic:blipFill>
                  <pic:spPr>
                    <a:xfrm>
                      <a:off x="0" y="0"/>
                      <a:ext cx="3950106" cy="2224608"/>
                    </a:xfrm>
                    <a:prstGeom prst="rect">
                      <a:avLst/>
                    </a:prstGeom>
                    <a:ln/>
                  </pic:spPr>
                </pic:pic>
              </a:graphicData>
            </a:graphic>
          </wp:inline>
        </w:drawing>
      </w:r>
    </w:p>
    <w:p w14:paraId="40110366" w14:textId="77777777" w:rsidR="00DE135B" w:rsidRDefault="00DE135B">
      <w:pPr>
        <w:spacing w:line="240" w:lineRule="auto"/>
        <w:rPr>
          <w:rFonts w:ascii="Times New Roman" w:eastAsia="Times New Roman" w:hAnsi="Times New Roman" w:cs="Times New Roman"/>
          <w:b/>
          <w:bCs/>
          <w:sz w:val="24"/>
          <w:szCs w:val="24"/>
          <w:highlight w:val="white"/>
        </w:rPr>
      </w:pPr>
    </w:p>
    <w:p w14:paraId="67BC3DB7" w14:textId="77777777" w:rsidR="00DE135B" w:rsidRDefault="00AC4270">
      <w:pPr>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Microsoft Edge Lighthouse</w:t>
      </w:r>
    </w:p>
    <w:p w14:paraId="3B987145" w14:textId="77777777" w:rsidR="00DE135B" w:rsidRDefault="00AC4270">
      <w:pPr>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noProof/>
          <w:sz w:val="24"/>
          <w:szCs w:val="24"/>
          <w:highlight w:val="white"/>
        </w:rPr>
        <w:drawing>
          <wp:inline distT="114300" distB="114300" distL="114300" distR="114300" wp14:anchorId="4B95E731" wp14:editId="50D32196">
            <wp:extent cx="3971379" cy="2236589"/>
            <wp:effectExtent l="0" t="0" r="0" b="0"/>
            <wp:docPr id="11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18"/>
                    <a:srcRect/>
                    <a:stretch>
                      <a:fillRect/>
                    </a:stretch>
                  </pic:blipFill>
                  <pic:spPr>
                    <a:xfrm>
                      <a:off x="0" y="0"/>
                      <a:ext cx="3971379" cy="2236589"/>
                    </a:xfrm>
                    <a:prstGeom prst="rect">
                      <a:avLst/>
                    </a:prstGeom>
                    <a:ln/>
                  </pic:spPr>
                </pic:pic>
              </a:graphicData>
            </a:graphic>
          </wp:inline>
        </w:drawing>
      </w:r>
    </w:p>
    <w:p w14:paraId="623E2B19" w14:textId="77777777" w:rsidR="00DE135B" w:rsidRDefault="00AC4270">
      <w:pPr>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noProof/>
          <w:sz w:val="24"/>
          <w:szCs w:val="24"/>
          <w:highlight w:val="white"/>
        </w:rPr>
        <w:lastRenderedPageBreak/>
        <w:drawing>
          <wp:inline distT="114300" distB="114300" distL="114300" distR="114300" wp14:anchorId="4EBC48B7" wp14:editId="283E6A6D">
            <wp:extent cx="4050659" cy="2281238"/>
            <wp:effectExtent l="0" t="0" r="0" b="0"/>
            <wp:docPr id="11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19"/>
                    <a:srcRect/>
                    <a:stretch>
                      <a:fillRect/>
                    </a:stretch>
                  </pic:blipFill>
                  <pic:spPr>
                    <a:xfrm>
                      <a:off x="0" y="0"/>
                      <a:ext cx="4050659" cy="2281238"/>
                    </a:xfrm>
                    <a:prstGeom prst="rect">
                      <a:avLst/>
                    </a:prstGeom>
                    <a:ln/>
                  </pic:spPr>
                </pic:pic>
              </a:graphicData>
            </a:graphic>
          </wp:inline>
        </w:drawing>
      </w:r>
    </w:p>
    <w:p w14:paraId="06083F6B" w14:textId="77777777" w:rsidR="00DE135B" w:rsidRDefault="00DE135B">
      <w:pPr>
        <w:spacing w:line="240" w:lineRule="auto"/>
        <w:rPr>
          <w:rFonts w:ascii="Times New Roman" w:eastAsia="Times New Roman" w:hAnsi="Times New Roman" w:cs="Times New Roman"/>
          <w:b/>
          <w:bCs/>
          <w:sz w:val="24"/>
          <w:szCs w:val="24"/>
          <w:highlight w:val="white"/>
        </w:rPr>
      </w:pPr>
    </w:p>
    <w:p w14:paraId="05759D7A" w14:textId="77777777" w:rsidR="00DE135B" w:rsidRDefault="00AC4270">
      <w:pPr>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Opera Gx Lighthouse</w:t>
      </w:r>
    </w:p>
    <w:p w14:paraId="0C270E3E" w14:textId="77777777" w:rsidR="00DE135B" w:rsidRDefault="00AC4270">
      <w:pPr>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noProof/>
          <w:sz w:val="24"/>
          <w:szCs w:val="24"/>
          <w:highlight w:val="white"/>
        </w:rPr>
        <w:drawing>
          <wp:inline distT="114300" distB="114300" distL="114300" distR="114300" wp14:anchorId="7D85982F" wp14:editId="092C32F2">
            <wp:extent cx="3995738" cy="2250307"/>
            <wp:effectExtent l="0" t="0" r="0" b="0"/>
            <wp:docPr id="8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0"/>
                    <a:srcRect/>
                    <a:stretch>
                      <a:fillRect/>
                    </a:stretch>
                  </pic:blipFill>
                  <pic:spPr>
                    <a:xfrm>
                      <a:off x="0" y="0"/>
                      <a:ext cx="3995738" cy="2250307"/>
                    </a:xfrm>
                    <a:prstGeom prst="rect">
                      <a:avLst/>
                    </a:prstGeom>
                    <a:ln/>
                  </pic:spPr>
                </pic:pic>
              </a:graphicData>
            </a:graphic>
          </wp:inline>
        </w:drawing>
      </w:r>
    </w:p>
    <w:p w14:paraId="515A077C" w14:textId="77777777" w:rsidR="00DE135B" w:rsidRDefault="00AC4270">
      <w:pPr>
        <w:spacing w:line="240" w:lineRule="auto"/>
        <w:rPr>
          <w:rFonts w:ascii="Times New Roman" w:eastAsia="Times New Roman" w:hAnsi="Times New Roman" w:cs="Times New Roman"/>
          <w:b/>
          <w:bCs/>
          <w:sz w:val="24"/>
          <w:szCs w:val="24"/>
          <w:highlight w:val="white"/>
        </w:rPr>
      </w:pPr>
      <w:r>
        <w:rPr>
          <w:rFonts w:ascii="Times New Roman" w:eastAsia="Times New Roman" w:hAnsi="Times New Roman" w:cs="Times New Roman"/>
          <w:b/>
          <w:bCs/>
          <w:noProof/>
          <w:sz w:val="24"/>
          <w:szCs w:val="24"/>
          <w:highlight w:val="white"/>
        </w:rPr>
        <w:drawing>
          <wp:inline distT="114300" distB="114300" distL="114300" distR="114300" wp14:anchorId="7FAB28BB" wp14:editId="64467E53">
            <wp:extent cx="4028989" cy="2269034"/>
            <wp:effectExtent l="0" t="0" r="0" b="0"/>
            <wp:docPr id="8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1"/>
                    <a:srcRect/>
                    <a:stretch>
                      <a:fillRect/>
                    </a:stretch>
                  </pic:blipFill>
                  <pic:spPr>
                    <a:xfrm>
                      <a:off x="0" y="0"/>
                      <a:ext cx="4028989" cy="2269034"/>
                    </a:xfrm>
                    <a:prstGeom prst="rect">
                      <a:avLst/>
                    </a:prstGeom>
                    <a:ln/>
                  </pic:spPr>
                </pic:pic>
              </a:graphicData>
            </a:graphic>
          </wp:inline>
        </w:drawing>
      </w:r>
    </w:p>
    <w:p w14:paraId="05DE0B46" w14:textId="77777777" w:rsidR="00DE135B" w:rsidRDefault="00DE135B">
      <w:pPr>
        <w:spacing w:line="240" w:lineRule="auto"/>
        <w:rPr>
          <w:rFonts w:ascii="Times New Roman" w:eastAsia="Times New Roman" w:hAnsi="Times New Roman" w:cs="Times New Roman"/>
          <w:b/>
          <w:bCs/>
          <w:sz w:val="24"/>
          <w:szCs w:val="24"/>
          <w:highlight w:val="white"/>
        </w:rPr>
      </w:pPr>
    </w:p>
    <w:p w14:paraId="32632D22" w14:textId="77777777" w:rsidR="00DE135B" w:rsidRDefault="00DE135B">
      <w:pPr>
        <w:spacing w:line="240" w:lineRule="auto"/>
        <w:rPr>
          <w:rFonts w:ascii="Times New Roman" w:eastAsia="Times New Roman" w:hAnsi="Times New Roman" w:cs="Times New Roman"/>
          <w:b/>
          <w:bCs/>
          <w:sz w:val="24"/>
          <w:szCs w:val="24"/>
          <w:highlight w:val="white"/>
        </w:rPr>
      </w:pPr>
    </w:p>
    <w:p w14:paraId="21C74DBE" w14:textId="77777777" w:rsidR="00DE135B" w:rsidRDefault="00DE135B">
      <w:pPr>
        <w:spacing w:line="240" w:lineRule="auto"/>
        <w:rPr>
          <w:rFonts w:ascii="Times New Roman" w:eastAsia="Times New Roman" w:hAnsi="Times New Roman" w:cs="Times New Roman"/>
          <w:b/>
          <w:bCs/>
          <w:sz w:val="24"/>
          <w:szCs w:val="24"/>
          <w:highlight w:val="white"/>
        </w:rPr>
      </w:pPr>
    </w:p>
    <w:p w14:paraId="75FE2413" w14:textId="77777777" w:rsidR="00DE135B" w:rsidRDefault="00DE135B">
      <w:pPr>
        <w:spacing w:before="240" w:after="240"/>
        <w:rPr>
          <w:rFonts w:ascii="Times New Roman" w:eastAsia="Times New Roman" w:hAnsi="Times New Roman" w:cs="Times New Roman"/>
          <w:b/>
          <w:bCs/>
          <w:sz w:val="96"/>
          <w:szCs w:val="96"/>
          <w:highlight w:val="white"/>
        </w:rPr>
      </w:pPr>
    </w:p>
    <w:p w14:paraId="31BAD3A1" w14:textId="77777777" w:rsidR="00DE135B" w:rsidRDefault="00DE135B">
      <w:pPr>
        <w:spacing w:before="240" w:after="240"/>
        <w:jc w:val="center"/>
        <w:rPr>
          <w:rFonts w:ascii="Times New Roman" w:eastAsia="Times New Roman" w:hAnsi="Times New Roman" w:cs="Times New Roman"/>
          <w:b/>
          <w:bCs/>
          <w:sz w:val="96"/>
          <w:szCs w:val="96"/>
          <w:highlight w:val="white"/>
        </w:rPr>
      </w:pPr>
    </w:p>
    <w:p w14:paraId="6755A286" w14:textId="77777777" w:rsidR="00DE135B" w:rsidRDefault="00DE135B">
      <w:pPr>
        <w:spacing w:before="240" w:after="240"/>
        <w:jc w:val="center"/>
        <w:rPr>
          <w:rFonts w:ascii="Times New Roman" w:eastAsia="Times New Roman" w:hAnsi="Times New Roman" w:cs="Times New Roman"/>
          <w:b/>
          <w:bCs/>
          <w:sz w:val="96"/>
          <w:szCs w:val="96"/>
          <w:highlight w:val="white"/>
        </w:rPr>
      </w:pPr>
    </w:p>
    <w:p w14:paraId="5B48E31E" w14:textId="77777777" w:rsidR="00DE135B" w:rsidRDefault="00DE135B">
      <w:pPr>
        <w:spacing w:before="240" w:after="240"/>
        <w:jc w:val="center"/>
        <w:rPr>
          <w:rFonts w:ascii="Times New Roman" w:eastAsia="Times New Roman" w:hAnsi="Times New Roman" w:cs="Times New Roman"/>
          <w:b/>
          <w:bCs/>
          <w:sz w:val="96"/>
          <w:szCs w:val="96"/>
          <w:highlight w:val="white"/>
        </w:rPr>
      </w:pPr>
    </w:p>
    <w:p w14:paraId="334315D6" w14:textId="77777777" w:rsidR="002E0675" w:rsidRDefault="002E0675">
      <w:pPr>
        <w:spacing w:before="240" w:after="240"/>
        <w:jc w:val="center"/>
        <w:rPr>
          <w:rFonts w:ascii="Times New Roman" w:eastAsia="Times New Roman" w:hAnsi="Times New Roman" w:cs="Times New Roman"/>
          <w:b/>
          <w:bCs/>
          <w:sz w:val="96"/>
          <w:szCs w:val="96"/>
          <w:highlight w:val="white"/>
        </w:rPr>
      </w:pPr>
    </w:p>
    <w:p w14:paraId="163DDA15" w14:textId="77777777" w:rsidR="00DE135B" w:rsidRDefault="00AC4270">
      <w:pPr>
        <w:spacing w:before="240" w:after="240"/>
        <w:jc w:val="center"/>
        <w:rPr>
          <w:b/>
          <w:bCs/>
          <w:sz w:val="96"/>
          <w:szCs w:val="96"/>
          <w:highlight w:val="white"/>
        </w:rPr>
      </w:pPr>
      <w:r>
        <w:rPr>
          <w:b/>
          <w:bCs/>
          <w:sz w:val="96"/>
          <w:szCs w:val="96"/>
          <w:highlight w:val="white"/>
        </w:rPr>
        <w:t>APPENDIX C</w:t>
      </w:r>
    </w:p>
    <w:p w14:paraId="5DE4057C" w14:textId="77777777" w:rsidR="00DE135B" w:rsidRPr="002E0675" w:rsidRDefault="00AC4270">
      <w:pPr>
        <w:spacing w:before="240" w:after="240"/>
        <w:jc w:val="center"/>
        <w:rPr>
          <w:b/>
          <w:bCs/>
          <w:sz w:val="28"/>
          <w:szCs w:val="28"/>
          <w:highlight w:val="white"/>
        </w:rPr>
      </w:pPr>
      <w:r w:rsidRPr="002E0675">
        <w:rPr>
          <w:b/>
          <w:bCs/>
          <w:sz w:val="28"/>
          <w:szCs w:val="28"/>
          <w:highlight w:val="white"/>
        </w:rPr>
        <w:t>Survey Questionnaires</w:t>
      </w:r>
    </w:p>
    <w:p w14:paraId="0FB3462F" w14:textId="77777777" w:rsidR="00DE135B" w:rsidRDefault="00AC4270">
      <w:pPr>
        <w:spacing w:before="240" w:after="240"/>
        <w:jc w:val="center"/>
        <w:rPr>
          <w:rFonts w:ascii="Times New Roman" w:eastAsia="Times New Roman" w:hAnsi="Times New Roman" w:cs="Times New Roman"/>
          <w:b/>
          <w:bCs/>
          <w:sz w:val="96"/>
          <w:szCs w:val="96"/>
          <w:highlight w:val="white"/>
        </w:rPr>
      </w:pPr>
      <w:r>
        <w:rPr>
          <w:rFonts w:ascii="Times New Roman" w:eastAsia="Times New Roman" w:hAnsi="Times New Roman" w:cs="Times New Roman"/>
          <w:b/>
          <w:bCs/>
          <w:noProof/>
          <w:sz w:val="96"/>
          <w:szCs w:val="96"/>
          <w:highlight w:val="white"/>
        </w:rPr>
        <w:lastRenderedPageBreak/>
        <w:drawing>
          <wp:inline distT="114300" distB="114300" distL="114300" distR="114300" wp14:anchorId="7F6921AC" wp14:editId="7F3DB66C">
            <wp:extent cx="5219700" cy="6819900"/>
            <wp:effectExtent l="0" t="0" r="0" b="0"/>
            <wp:docPr id="8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2"/>
                    <a:srcRect l="1082"/>
                    <a:stretch>
                      <a:fillRect/>
                    </a:stretch>
                  </pic:blipFill>
                  <pic:spPr>
                    <a:xfrm>
                      <a:off x="0" y="0"/>
                      <a:ext cx="5219700" cy="6819900"/>
                    </a:xfrm>
                    <a:prstGeom prst="rect">
                      <a:avLst/>
                    </a:prstGeom>
                    <a:ln/>
                  </pic:spPr>
                </pic:pic>
              </a:graphicData>
            </a:graphic>
          </wp:inline>
        </w:drawing>
      </w:r>
      <w:r>
        <w:rPr>
          <w:rFonts w:ascii="Times New Roman" w:eastAsia="Times New Roman" w:hAnsi="Times New Roman" w:cs="Times New Roman"/>
          <w:b/>
          <w:bCs/>
          <w:noProof/>
          <w:sz w:val="96"/>
          <w:szCs w:val="96"/>
          <w:highlight w:val="white"/>
        </w:rPr>
        <w:lastRenderedPageBreak/>
        <w:drawing>
          <wp:inline distT="114300" distB="114300" distL="114300" distR="114300" wp14:anchorId="7D8C3FA5" wp14:editId="0872AB3C">
            <wp:extent cx="5276850" cy="2447925"/>
            <wp:effectExtent l="0" t="0" r="0" b="0"/>
            <wp:docPr id="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3"/>
                    <a:srcRect b="64355"/>
                    <a:stretch>
                      <a:fillRect/>
                    </a:stretch>
                  </pic:blipFill>
                  <pic:spPr>
                    <a:xfrm>
                      <a:off x="0" y="0"/>
                      <a:ext cx="5276850" cy="2447925"/>
                    </a:xfrm>
                    <a:prstGeom prst="rect">
                      <a:avLst/>
                    </a:prstGeom>
                    <a:ln/>
                  </pic:spPr>
                </pic:pic>
              </a:graphicData>
            </a:graphic>
          </wp:inline>
        </w:drawing>
      </w:r>
    </w:p>
    <w:p w14:paraId="6B982E45" w14:textId="77777777" w:rsidR="00DE135B" w:rsidRDefault="00AC4270">
      <w:pPr>
        <w:spacing w:before="240" w:after="240"/>
        <w:jc w:val="center"/>
        <w:rPr>
          <w:rFonts w:ascii="Times New Roman" w:eastAsia="Times New Roman" w:hAnsi="Times New Roman" w:cs="Times New Roman"/>
          <w:b/>
          <w:bCs/>
          <w:sz w:val="96"/>
          <w:szCs w:val="96"/>
          <w:highlight w:val="white"/>
        </w:rPr>
      </w:pPr>
      <w:r>
        <w:rPr>
          <w:rFonts w:ascii="Times New Roman" w:eastAsia="Times New Roman" w:hAnsi="Times New Roman" w:cs="Times New Roman"/>
          <w:b/>
          <w:bCs/>
          <w:noProof/>
          <w:sz w:val="96"/>
          <w:szCs w:val="96"/>
          <w:highlight w:val="white"/>
        </w:rPr>
        <w:drawing>
          <wp:inline distT="114300" distB="114300" distL="114300" distR="114300" wp14:anchorId="321FCDE0" wp14:editId="0929E33E">
            <wp:extent cx="4485701" cy="5643563"/>
            <wp:effectExtent l="0" t="0" r="0" b="0"/>
            <wp:docPr id="8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4"/>
                    <a:srcRect/>
                    <a:stretch>
                      <a:fillRect/>
                    </a:stretch>
                  </pic:blipFill>
                  <pic:spPr>
                    <a:xfrm>
                      <a:off x="0" y="0"/>
                      <a:ext cx="4485701" cy="5643563"/>
                    </a:xfrm>
                    <a:prstGeom prst="rect">
                      <a:avLst/>
                    </a:prstGeom>
                    <a:ln/>
                  </pic:spPr>
                </pic:pic>
              </a:graphicData>
            </a:graphic>
          </wp:inline>
        </w:drawing>
      </w:r>
    </w:p>
    <w:p w14:paraId="534712AA" w14:textId="22EB5AB1" w:rsidR="00DE135B" w:rsidRPr="002B7C5E" w:rsidRDefault="00AC4270" w:rsidP="002B7C5E">
      <w:pPr>
        <w:spacing w:line="240" w:lineRule="auto"/>
        <w:jc w:val="center"/>
        <w:rPr>
          <w:rFonts w:ascii="Times New Roman" w:eastAsia="Times New Roman" w:hAnsi="Times New Roman" w:cs="Times New Roman"/>
          <w:b/>
          <w:bCs/>
          <w:sz w:val="20"/>
          <w:szCs w:val="20"/>
          <w:highlight w:val="white"/>
        </w:rPr>
      </w:pPr>
      <w:r>
        <w:rPr>
          <w:rFonts w:ascii="Times New Roman" w:eastAsia="Times New Roman" w:hAnsi="Times New Roman" w:cs="Times New Roman"/>
          <w:b/>
          <w:bCs/>
          <w:noProof/>
          <w:sz w:val="96"/>
          <w:szCs w:val="96"/>
          <w:highlight w:val="white"/>
        </w:rPr>
        <w:lastRenderedPageBreak/>
        <w:drawing>
          <wp:inline distT="114300" distB="114300" distL="114300" distR="114300" wp14:anchorId="26FF8556" wp14:editId="33AAF67B">
            <wp:extent cx="4210010" cy="5062538"/>
            <wp:effectExtent l="0" t="0" r="0" b="0"/>
            <wp:docPr id="8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5"/>
                    <a:srcRect/>
                    <a:stretch>
                      <a:fillRect/>
                    </a:stretch>
                  </pic:blipFill>
                  <pic:spPr>
                    <a:xfrm>
                      <a:off x="0" y="0"/>
                      <a:ext cx="4210010" cy="5062538"/>
                    </a:xfrm>
                    <a:prstGeom prst="rect">
                      <a:avLst/>
                    </a:prstGeom>
                    <a:ln/>
                  </pic:spPr>
                </pic:pic>
              </a:graphicData>
            </a:graphic>
          </wp:inline>
        </w:drawing>
      </w:r>
      <w:r w:rsidR="002B7C5E">
        <w:rPr>
          <w:noProof/>
        </w:rPr>
        <w:lastRenderedPageBreak/>
        <w:drawing>
          <wp:anchor distT="114300" distB="114300" distL="114300" distR="114300" simplePos="0" relativeHeight="251660288" behindDoc="1" locked="0" layoutInCell="1" hidden="0" allowOverlap="1" wp14:anchorId="03ED3A25" wp14:editId="2EFD555F">
            <wp:simplePos x="0" y="0"/>
            <wp:positionH relativeFrom="margin">
              <wp:posOffset>629356</wp:posOffset>
            </wp:positionH>
            <wp:positionV relativeFrom="paragraph">
              <wp:posOffset>4329289</wp:posOffset>
            </wp:positionV>
            <wp:extent cx="3998595" cy="1587940"/>
            <wp:effectExtent l="0" t="0" r="1905" b="0"/>
            <wp:wrapNone/>
            <wp:docPr id="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6"/>
                    <a:srcRect/>
                    <a:stretch>
                      <a:fillRect/>
                    </a:stretch>
                  </pic:blipFill>
                  <pic:spPr>
                    <a:xfrm>
                      <a:off x="0" y="0"/>
                      <a:ext cx="4005605" cy="1590724"/>
                    </a:xfrm>
                    <a:prstGeom prst="rect">
                      <a:avLst/>
                    </a:prstGeom>
                    <a:ln/>
                  </pic:spPr>
                </pic:pic>
              </a:graphicData>
            </a:graphic>
            <wp14:sizeRelH relativeFrom="margin">
              <wp14:pctWidth>0</wp14:pctWidth>
            </wp14:sizeRelH>
          </wp:anchor>
        </w:drawing>
      </w:r>
      <w:r>
        <w:rPr>
          <w:rFonts w:ascii="Times New Roman" w:eastAsia="Times New Roman" w:hAnsi="Times New Roman" w:cs="Times New Roman"/>
          <w:b/>
          <w:bCs/>
          <w:noProof/>
          <w:sz w:val="96"/>
          <w:szCs w:val="96"/>
          <w:highlight w:val="white"/>
        </w:rPr>
        <w:drawing>
          <wp:inline distT="114300" distB="114300" distL="114300" distR="114300" wp14:anchorId="40BE960A" wp14:editId="5D0C6DAA">
            <wp:extent cx="4001925" cy="4352925"/>
            <wp:effectExtent l="0" t="0" r="0" b="0"/>
            <wp:docPr id="8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7"/>
                    <a:srcRect l="11578" t="17862" r="6951" b="7174"/>
                    <a:stretch>
                      <a:fillRect/>
                    </a:stretch>
                  </pic:blipFill>
                  <pic:spPr>
                    <a:xfrm>
                      <a:off x="0" y="0"/>
                      <a:ext cx="4001925" cy="4352925"/>
                    </a:xfrm>
                    <a:prstGeom prst="rect">
                      <a:avLst/>
                    </a:prstGeom>
                    <a:ln/>
                  </pic:spPr>
                </pic:pic>
              </a:graphicData>
            </a:graphic>
          </wp:inline>
        </w:drawing>
      </w:r>
    </w:p>
    <w:p w14:paraId="68A3ECCE" w14:textId="75E66631" w:rsidR="00DE135B" w:rsidRDefault="00DE135B">
      <w:pPr>
        <w:spacing w:before="240" w:after="240"/>
        <w:rPr>
          <w:rFonts w:ascii="Times New Roman" w:eastAsia="Times New Roman" w:hAnsi="Times New Roman" w:cs="Times New Roman"/>
          <w:b/>
          <w:bCs/>
          <w:sz w:val="96"/>
          <w:szCs w:val="96"/>
          <w:highlight w:val="white"/>
        </w:rPr>
      </w:pPr>
    </w:p>
    <w:p w14:paraId="73C08DFF" w14:textId="0CF63FC9" w:rsidR="00DE135B" w:rsidRDefault="00DE135B">
      <w:pPr>
        <w:spacing w:before="240" w:after="240"/>
        <w:rPr>
          <w:rFonts w:ascii="Times New Roman" w:eastAsia="Times New Roman" w:hAnsi="Times New Roman" w:cs="Times New Roman"/>
          <w:b/>
          <w:bCs/>
          <w:sz w:val="96"/>
          <w:szCs w:val="96"/>
          <w:highlight w:val="white"/>
        </w:rPr>
      </w:pPr>
    </w:p>
    <w:p w14:paraId="3D1476CF" w14:textId="77777777" w:rsidR="00DE135B" w:rsidRDefault="00DE135B">
      <w:pPr>
        <w:spacing w:before="240" w:after="240"/>
        <w:rPr>
          <w:rFonts w:ascii="Times New Roman" w:eastAsia="Times New Roman" w:hAnsi="Times New Roman" w:cs="Times New Roman"/>
          <w:b/>
          <w:bCs/>
          <w:sz w:val="96"/>
          <w:szCs w:val="96"/>
          <w:highlight w:val="white"/>
        </w:rPr>
      </w:pPr>
    </w:p>
    <w:p w14:paraId="4DFB4A9A" w14:textId="77777777" w:rsidR="002A7D3A" w:rsidRDefault="002A7D3A">
      <w:pPr>
        <w:spacing w:before="240" w:after="240"/>
        <w:rPr>
          <w:rFonts w:ascii="Times New Roman" w:eastAsia="Times New Roman" w:hAnsi="Times New Roman" w:cs="Times New Roman"/>
          <w:b/>
          <w:bCs/>
          <w:sz w:val="96"/>
          <w:szCs w:val="96"/>
          <w:highlight w:val="white"/>
        </w:rPr>
      </w:pPr>
    </w:p>
    <w:p w14:paraId="78EA4570" w14:textId="77777777" w:rsidR="002A7D3A" w:rsidRDefault="002A7D3A">
      <w:pPr>
        <w:spacing w:before="240" w:after="240"/>
        <w:jc w:val="center"/>
        <w:rPr>
          <w:b/>
          <w:bCs/>
          <w:sz w:val="96"/>
          <w:szCs w:val="96"/>
          <w:highlight w:val="white"/>
        </w:rPr>
      </w:pPr>
    </w:p>
    <w:p w14:paraId="3F69BED2" w14:textId="77777777" w:rsidR="002A7D3A" w:rsidRDefault="002A7D3A">
      <w:pPr>
        <w:spacing w:before="240" w:after="240"/>
        <w:jc w:val="center"/>
        <w:rPr>
          <w:b/>
          <w:bCs/>
          <w:sz w:val="96"/>
          <w:szCs w:val="96"/>
          <w:highlight w:val="white"/>
        </w:rPr>
      </w:pPr>
    </w:p>
    <w:p w14:paraId="2BF1582B" w14:textId="77777777" w:rsidR="002A7D3A" w:rsidRDefault="002A7D3A">
      <w:pPr>
        <w:spacing w:before="240" w:after="240"/>
        <w:jc w:val="center"/>
        <w:rPr>
          <w:b/>
          <w:bCs/>
          <w:sz w:val="96"/>
          <w:szCs w:val="96"/>
          <w:highlight w:val="white"/>
        </w:rPr>
      </w:pPr>
    </w:p>
    <w:p w14:paraId="12E17F3B" w14:textId="77777777" w:rsidR="002E0675" w:rsidRDefault="002E0675">
      <w:pPr>
        <w:spacing w:before="240" w:after="240"/>
        <w:jc w:val="center"/>
        <w:rPr>
          <w:b/>
          <w:bCs/>
          <w:sz w:val="96"/>
          <w:szCs w:val="96"/>
          <w:highlight w:val="white"/>
        </w:rPr>
      </w:pPr>
    </w:p>
    <w:p w14:paraId="551EB0C0" w14:textId="4E76D22C" w:rsidR="00DE135B" w:rsidRDefault="00AC4270">
      <w:pPr>
        <w:spacing w:before="240" w:after="240"/>
        <w:jc w:val="center"/>
        <w:rPr>
          <w:b/>
          <w:bCs/>
          <w:sz w:val="96"/>
          <w:szCs w:val="96"/>
          <w:highlight w:val="white"/>
        </w:rPr>
      </w:pPr>
      <w:r>
        <w:rPr>
          <w:b/>
          <w:bCs/>
          <w:sz w:val="96"/>
          <w:szCs w:val="96"/>
          <w:highlight w:val="white"/>
        </w:rPr>
        <w:t>APPENDIX D</w:t>
      </w:r>
    </w:p>
    <w:p w14:paraId="156F8F84" w14:textId="77777777" w:rsidR="00DE135B" w:rsidRPr="002E0675" w:rsidRDefault="00AC4270">
      <w:pPr>
        <w:spacing w:before="240" w:after="240"/>
        <w:jc w:val="center"/>
        <w:rPr>
          <w:b/>
          <w:bCs/>
          <w:sz w:val="28"/>
          <w:szCs w:val="28"/>
          <w:highlight w:val="white"/>
        </w:rPr>
      </w:pPr>
      <w:r w:rsidRPr="002E0675">
        <w:rPr>
          <w:b/>
          <w:bCs/>
          <w:sz w:val="28"/>
          <w:szCs w:val="28"/>
          <w:highlight w:val="white"/>
        </w:rPr>
        <w:t>Grammarly Result</w:t>
      </w:r>
    </w:p>
    <w:p w14:paraId="73E185A7" w14:textId="77777777" w:rsidR="00DE135B" w:rsidRDefault="00DE135B">
      <w:pPr>
        <w:spacing w:before="240" w:after="240"/>
        <w:jc w:val="center"/>
        <w:rPr>
          <w:b/>
          <w:bCs/>
          <w:sz w:val="96"/>
          <w:szCs w:val="96"/>
          <w:highlight w:val="white"/>
        </w:rPr>
      </w:pPr>
    </w:p>
    <w:p w14:paraId="2DD15B8B" w14:textId="77777777" w:rsidR="00DE135B" w:rsidRDefault="00DE135B">
      <w:pPr>
        <w:spacing w:before="240" w:after="240"/>
        <w:jc w:val="center"/>
        <w:rPr>
          <w:b/>
          <w:bCs/>
          <w:sz w:val="96"/>
          <w:szCs w:val="96"/>
          <w:highlight w:val="white"/>
        </w:rPr>
      </w:pPr>
    </w:p>
    <w:p w14:paraId="53B1B159" w14:textId="77777777" w:rsidR="00DE135B" w:rsidRDefault="00DE135B">
      <w:pPr>
        <w:spacing w:before="240" w:after="240"/>
        <w:jc w:val="center"/>
        <w:rPr>
          <w:b/>
          <w:bCs/>
          <w:sz w:val="96"/>
          <w:szCs w:val="96"/>
          <w:highlight w:val="white"/>
        </w:rPr>
      </w:pPr>
    </w:p>
    <w:p w14:paraId="62ED729B" w14:textId="77777777" w:rsidR="00DE135B" w:rsidRDefault="00DE135B">
      <w:pPr>
        <w:spacing w:before="240" w:after="240"/>
        <w:jc w:val="center"/>
        <w:rPr>
          <w:b/>
          <w:bCs/>
          <w:sz w:val="96"/>
          <w:szCs w:val="96"/>
          <w:highlight w:val="white"/>
        </w:rPr>
      </w:pPr>
    </w:p>
    <w:p w14:paraId="4A5284E4" w14:textId="77777777" w:rsidR="00DE135B" w:rsidRDefault="00AC4270">
      <w:pPr>
        <w:spacing w:before="240" w:after="240"/>
        <w:rPr>
          <w:b/>
          <w:bCs/>
          <w:sz w:val="96"/>
          <w:szCs w:val="96"/>
          <w:highlight w:val="white"/>
        </w:rPr>
      </w:pPr>
      <w:r>
        <w:rPr>
          <w:noProof/>
        </w:rPr>
        <w:lastRenderedPageBreak/>
        <w:drawing>
          <wp:anchor distT="114300" distB="114300" distL="114300" distR="114300" simplePos="0" relativeHeight="251661312" behindDoc="0" locked="0" layoutInCell="1" hidden="0" allowOverlap="1" wp14:anchorId="228116EB" wp14:editId="747D5D29">
            <wp:simplePos x="0" y="0"/>
            <wp:positionH relativeFrom="column">
              <wp:posOffset>51435</wp:posOffset>
            </wp:positionH>
            <wp:positionV relativeFrom="paragraph">
              <wp:posOffset>1087755</wp:posOffset>
            </wp:positionV>
            <wp:extent cx="5154930" cy="6673850"/>
            <wp:effectExtent l="0" t="0" r="7620" b="0"/>
            <wp:wrapTopAndBottom distT="114300" distB="114300"/>
            <wp:docPr id="7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28">
                      <a:extLst>
                        <a:ext uri="{28A0092B-C50C-407E-A947-70E740481C1C}">
                          <a14:useLocalDpi xmlns:a14="http://schemas.microsoft.com/office/drawing/2010/main" val="0"/>
                        </a:ext>
                      </a:extLst>
                    </a:blip>
                    <a:srcRect l="477" t="338" r="552" b="451"/>
                    <a:stretch/>
                  </pic:blipFill>
                  <pic:spPr bwMode="auto">
                    <a:xfrm>
                      <a:off x="0" y="0"/>
                      <a:ext cx="5154930" cy="6673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C0FDD6" w14:textId="77777777" w:rsidR="00DE135B" w:rsidRDefault="00DE135B">
      <w:pPr>
        <w:spacing w:before="240" w:after="240"/>
        <w:jc w:val="center"/>
        <w:rPr>
          <w:b/>
          <w:bCs/>
          <w:sz w:val="96"/>
          <w:szCs w:val="96"/>
          <w:highlight w:val="white"/>
        </w:rPr>
      </w:pPr>
    </w:p>
    <w:p w14:paraId="38D6E0DF" w14:textId="77777777" w:rsidR="00DE135B" w:rsidRDefault="00AC4270">
      <w:pPr>
        <w:spacing w:before="240" w:after="240"/>
        <w:rPr>
          <w:b/>
          <w:bCs/>
          <w:sz w:val="96"/>
          <w:szCs w:val="96"/>
          <w:highlight w:val="white"/>
        </w:rPr>
      </w:pPr>
      <w:r>
        <w:rPr>
          <w:noProof/>
        </w:rPr>
        <w:lastRenderedPageBreak/>
        <w:drawing>
          <wp:anchor distT="114300" distB="114300" distL="114300" distR="114300" simplePos="0" relativeHeight="251662336" behindDoc="0" locked="0" layoutInCell="1" hidden="0" allowOverlap="1" wp14:anchorId="6B870959" wp14:editId="05A687CA">
            <wp:simplePos x="0" y="0"/>
            <wp:positionH relativeFrom="column">
              <wp:posOffset>-30685</wp:posOffset>
            </wp:positionH>
            <wp:positionV relativeFrom="paragraph">
              <wp:posOffset>994180</wp:posOffset>
            </wp:positionV>
            <wp:extent cx="5332095" cy="6902454"/>
            <wp:effectExtent l="0" t="0" r="1905" b="0"/>
            <wp:wrapTopAndBottom distT="114300" distB="114300"/>
            <wp:docPr id="9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129">
                      <a:extLst>
                        <a:ext uri="{28A0092B-C50C-407E-A947-70E740481C1C}">
                          <a14:useLocalDpi xmlns:a14="http://schemas.microsoft.com/office/drawing/2010/main" val="0"/>
                        </a:ext>
                      </a:extLst>
                    </a:blip>
                    <a:srcRect t="266" b="1"/>
                    <a:stretch/>
                  </pic:blipFill>
                  <pic:spPr bwMode="auto">
                    <a:xfrm>
                      <a:off x="0" y="0"/>
                      <a:ext cx="5332095" cy="69024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7D9498" w14:textId="77777777" w:rsidR="00DE135B" w:rsidRDefault="00DE135B">
      <w:pPr>
        <w:spacing w:before="240" w:after="240"/>
        <w:jc w:val="center"/>
        <w:rPr>
          <w:b/>
          <w:bCs/>
          <w:sz w:val="96"/>
          <w:szCs w:val="96"/>
          <w:highlight w:val="white"/>
        </w:rPr>
      </w:pPr>
    </w:p>
    <w:p w14:paraId="3ABA4CEE" w14:textId="77777777" w:rsidR="00DE135B" w:rsidRDefault="00AC4270">
      <w:pPr>
        <w:spacing w:before="240" w:after="240"/>
        <w:jc w:val="center"/>
        <w:rPr>
          <w:b/>
          <w:bCs/>
          <w:sz w:val="96"/>
          <w:szCs w:val="96"/>
          <w:highlight w:val="white"/>
        </w:rPr>
      </w:pPr>
      <w:r>
        <w:rPr>
          <w:noProof/>
        </w:rPr>
        <w:lastRenderedPageBreak/>
        <w:drawing>
          <wp:anchor distT="114300" distB="114300" distL="114300" distR="114300" simplePos="0" relativeHeight="251663360" behindDoc="0" locked="0" layoutInCell="1" hidden="0" allowOverlap="1" wp14:anchorId="3133132D" wp14:editId="0F737B85">
            <wp:simplePos x="0" y="0"/>
            <wp:positionH relativeFrom="column">
              <wp:posOffset>-39524</wp:posOffset>
            </wp:positionH>
            <wp:positionV relativeFrom="paragraph">
              <wp:posOffset>940687</wp:posOffset>
            </wp:positionV>
            <wp:extent cx="5351625" cy="6977809"/>
            <wp:effectExtent l="0" t="0" r="0" b="0"/>
            <wp:wrapTopAndBottom distT="114300" distB="114300"/>
            <wp:docPr id="11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30"/>
                    <a:srcRect l="1002" b="1204"/>
                    <a:stretch>
                      <a:fillRect/>
                    </a:stretch>
                  </pic:blipFill>
                  <pic:spPr>
                    <a:xfrm>
                      <a:off x="0" y="0"/>
                      <a:ext cx="5351625" cy="6977809"/>
                    </a:xfrm>
                    <a:prstGeom prst="rect">
                      <a:avLst/>
                    </a:prstGeom>
                    <a:ln/>
                  </pic:spPr>
                </pic:pic>
              </a:graphicData>
            </a:graphic>
          </wp:anchor>
        </w:drawing>
      </w:r>
    </w:p>
    <w:p w14:paraId="18262BC4" w14:textId="77777777" w:rsidR="00DE135B" w:rsidRDefault="00DE135B">
      <w:pPr>
        <w:spacing w:before="240" w:after="240"/>
        <w:jc w:val="center"/>
        <w:rPr>
          <w:b/>
          <w:bCs/>
          <w:sz w:val="96"/>
          <w:szCs w:val="96"/>
          <w:highlight w:val="white"/>
        </w:rPr>
      </w:pPr>
    </w:p>
    <w:p w14:paraId="0B69C7DC" w14:textId="77777777" w:rsidR="00DE135B" w:rsidRDefault="00DE135B">
      <w:pPr>
        <w:spacing w:before="240" w:after="240"/>
        <w:jc w:val="center"/>
        <w:rPr>
          <w:b/>
          <w:bCs/>
          <w:sz w:val="96"/>
          <w:szCs w:val="96"/>
          <w:highlight w:val="white"/>
        </w:rPr>
      </w:pPr>
    </w:p>
    <w:p w14:paraId="74250B99" w14:textId="77777777" w:rsidR="00DE135B" w:rsidRDefault="00DE135B">
      <w:pPr>
        <w:spacing w:before="240" w:after="240"/>
        <w:jc w:val="center"/>
        <w:rPr>
          <w:b/>
          <w:bCs/>
          <w:sz w:val="96"/>
          <w:szCs w:val="96"/>
          <w:highlight w:val="white"/>
        </w:rPr>
      </w:pPr>
    </w:p>
    <w:p w14:paraId="573CB493" w14:textId="77777777" w:rsidR="002E0675" w:rsidRDefault="002E0675">
      <w:pPr>
        <w:spacing w:before="240" w:after="240"/>
        <w:rPr>
          <w:b/>
          <w:bCs/>
          <w:sz w:val="96"/>
          <w:szCs w:val="96"/>
          <w:highlight w:val="white"/>
        </w:rPr>
      </w:pPr>
    </w:p>
    <w:p w14:paraId="4065F548" w14:textId="77777777" w:rsidR="002E0675" w:rsidRDefault="002E0675">
      <w:pPr>
        <w:spacing w:before="240" w:after="240"/>
        <w:rPr>
          <w:b/>
          <w:bCs/>
          <w:sz w:val="96"/>
          <w:szCs w:val="96"/>
          <w:highlight w:val="white"/>
        </w:rPr>
      </w:pPr>
    </w:p>
    <w:p w14:paraId="7ED744D8" w14:textId="11457377" w:rsidR="00DE135B" w:rsidRDefault="00AC4270" w:rsidP="002E0675">
      <w:pPr>
        <w:spacing w:before="240" w:after="240"/>
        <w:jc w:val="center"/>
        <w:rPr>
          <w:b/>
          <w:bCs/>
          <w:sz w:val="96"/>
          <w:szCs w:val="96"/>
          <w:highlight w:val="white"/>
        </w:rPr>
      </w:pPr>
      <w:r>
        <w:rPr>
          <w:b/>
          <w:bCs/>
          <w:sz w:val="96"/>
          <w:szCs w:val="96"/>
          <w:highlight w:val="white"/>
        </w:rPr>
        <w:t>APPENDIX D</w:t>
      </w:r>
    </w:p>
    <w:p w14:paraId="2379014A" w14:textId="04E42F71" w:rsidR="00DE135B" w:rsidRDefault="00AC4270">
      <w:pPr>
        <w:spacing w:before="240" w:after="240"/>
        <w:jc w:val="center"/>
        <w:rPr>
          <w:b/>
          <w:bCs/>
          <w:sz w:val="28"/>
          <w:szCs w:val="28"/>
          <w:highlight w:val="white"/>
        </w:rPr>
      </w:pPr>
      <w:r w:rsidRPr="002E0675">
        <w:rPr>
          <w:b/>
          <w:bCs/>
          <w:sz w:val="28"/>
          <w:szCs w:val="28"/>
          <w:highlight w:val="white"/>
        </w:rPr>
        <w:t>Turnitin Result</w:t>
      </w:r>
    </w:p>
    <w:p w14:paraId="40FCB17B" w14:textId="393194B3" w:rsidR="00AC4270" w:rsidRDefault="00AC4270">
      <w:pPr>
        <w:spacing w:before="240" w:after="240"/>
        <w:jc w:val="center"/>
        <w:rPr>
          <w:rFonts w:ascii="Times New Roman" w:eastAsia="Times New Roman" w:hAnsi="Times New Roman" w:cs="Times New Roman"/>
          <w:b/>
          <w:bCs/>
          <w:sz w:val="28"/>
          <w:szCs w:val="28"/>
          <w:highlight w:val="white"/>
        </w:rPr>
      </w:pPr>
    </w:p>
    <w:p w14:paraId="3E2268C6" w14:textId="491A544A" w:rsidR="00AC4270" w:rsidRDefault="00AC4270">
      <w:pPr>
        <w:spacing w:before="240" w:after="240"/>
        <w:jc w:val="center"/>
        <w:rPr>
          <w:rFonts w:ascii="Times New Roman" w:eastAsia="Times New Roman" w:hAnsi="Times New Roman" w:cs="Times New Roman"/>
          <w:b/>
          <w:bCs/>
          <w:sz w:val="28"/>
          <w:szCs w:val="28"/>
          <w:highlight w:val="white"/>
        </w:rPr>
      </w:pPr>
    </w:p>
    <w:p w14:paraId="122064FD" w14:textId="7FCF0A09" w:rsidR="00AC4270" w:rsidRDefault="00AC4270">
      <w:pPr>
        <w:spacing w:before="240" w:after="240"/>
        <w:jc w:val="center"/>
        <w:rPr>
          <w:rFonts w:ascii="Times New Roman" w:eastAsia="Times New Roman" w:hAnsi="Times New Roman" w:cs="Times New Roman"/>
          <w:b/>
          <w:bCs/>
          <w:sz w:val="28"/>
          <w:szCs w:val="28"/>
          <w:highlight w:val="white"/>
        </w:rPr>
      </w:pPr>
    </w:p>
    <w:p w14:paraId="44C0EA17" w14:textId="37E140B5" w:rsidR="00AC4270" w:rsidRDefault="00AC4270">
      <w:pPr>
        <w:spacing w:before="240" w:after="240"/>
        <w:jc w:val="center"/>
        <w:rPr>
          <w:rFonts w:ascii="Times New Roman" w:eastAsia="Times New Roman" w:hAnsi="Times New Roman" w:cs="Times New Roman"/>
          <w:b/>
          <w:bCs/>
          <w:sz w:val="28"/>
          <w:szCs w:val="28"/>
          <w:highlight w:val="white"/>
        </w:rPr>
      </w:pPr>
    </w:p>
    <w:p w14:paraId="577C3D1D" w14:textId="544167D0" w:rsidR="00AC4270" w:rsidRDefault="00AC4270">
      <w:pPr>
        <w:spacing w:before="240" w:after="240"/>
        <w:jc w:val="center"/>
        <w:rPr>
          <w:rFonts w:ascii="Times New Roman" w:eastAsia="Times New Roman" w:hAnsi="Times New Roman" w:cs="Times New Roman"/>
          <w:b/>
          <w:bCs/>
          <w:sz w:val="28"/>
          <w:szCs w:val="28"/>
          <w:highlight w:val="white"/>
        </w:rPr>
      </w:pPr>
    </w:p>
    <w:p w14:paraId="6C386E14" w14:textId="4BE3D519" w:rsidR="00AC4270" w:rsidRDefault="00AC4270">
      <w:pPr>
        <w:spacing w:before="240" w:after="240"/>
        <w:jc w:val="center"/>
        <w:rPr>
          <w:rFonts w:ascii="Times New Roman" w:eastAsia="Times New Roman" w:hAnsi="Times New Roman" w:cs="Times New Roman"/>
          <w:b/>
          <w:bCs/>
          <w:sz w:val="28"/>
          <w:szCs w:val="28"/>
          <w:highlight w:val="white"/>
        </w:rPr>
      </w:pPr>
    </w:p>
    <w:p w14:paraId="7E730635" w14:textId="1DC20F33" w:rsidR="00AC4270" w:rsidRDefault="00AC4270">
      <w:pPr>
        <w:spacing w:before="240" w:after="240"/>
        <w:jc w:val="center"/>
        <w:rPr>
          <w:rFonts w:ascii="Times New Roman" w:eastAsia="Times New Roman" w:hAnsi="Times New Roman" w:cs="Times New Roman"/>
          <w:b/>
          <w:bCs/>
          <w:sz w:val="28"/>
          <w:szCs w:val="28"/>
          <w:highlight w:val="white"/>
        </w:rPr>
      </w:pPr>
    </w:p>
    <w:p w14:paraId="51A1E3E1" w14:textId="341791F6" w:rsidR="002E0675" w:rsidRPr="00AC4270" w:rsidDel="002E0675" w:rsidRDefault="00AC4270" w:rsidP="00AC4270">
      <w:pPr>
        <w:spacing w:before="240" w:after="240"/>
        <w:rPr>
          <w:del w:id="2" w:author="Kevin Sumiran" w:date="2026-01-09T11:51:00Z"/>
          <w:rFonts w:ascii="Times New Roman" w:eastAsia="Times New Roman" w:hAnsi="Times New Roman" w:cs="Times New Roman"/>
          <w:b/>
          <w:bCs/>
          <w:sz w:val="2"/>
          <w:szCs w:val="2"/>
          <w:highlight w:val="white"/>
        </w:rPr>
      </w:pPr>
      <w:r>
        <w:rPr>
          <w:noProof/>
        </w:rPr>
        <w:lastRenderedPageBreak/>
        <w:drawing>
          <wp:anchor distT="114300" distB="114300" distL="114300" distR="114300" simplePos="0" relativeHeight="251664384" behindDoc="0" locked="0" layoutInCell="1" hidden="0" allowOverlap="1" wp14:anchorId="5C564C72" wp14:editId="4B211424">
            <wp:simplePos x="0" y="0"/>
            <wp:positionH relativeFrom="column">
              <wp:posOffset>-742950</wp:posOffset>
            </wp:positionH>
            <wp:positionV relativeFrom="paragraph">
              <wp:posOffset>4411980</wp:posOffset>
            </wp:positionV>
            <wp:extent cx="6372225" cy="3583940"/>
            <wp:effectExtent l="0" t="0" r="9525" b="0"/>
            <wp:wrapTopAndBottom distT="114300" distB="114300"/>
            <wp:docPr id="8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1" cstate="print">
                      <a:extLst>
                        <a:ext uri="{28A0092B-C50C-407E-A947-70E740481C1C}">
                          <a14:useLocalDpi xmlns:a14="http://schemas.microsoft.com/office/drawing/2010/main" val="0"/>
                        </a:ext>
                      </a:extLst>
                    </a:blip>
                    <a:stretch>
                      <a:fillRect/>
                    </a:stretch>
                  </pic:blipFill>
                  <pic:spPr>
                    <a:xfrm>
                      <a:off x="0" y="0"/>
                      <a:ext cx="6372225" cy="3583940"/>
                    </a:xfrm>
                    <a:prstGeom prst="rect">
                      <a:avLst/>
                    </a:prstGeom>
                    <a:ln/>
                  </pic:spPr>
                </pic:pic>
              </a:graphicData>
            </a:graphic>
          </wp:anchor>
        </w:drawing>
      </w:r>
      <w:r>
        <w:rPr>
          <w:noProof/>
        </w:rPr>
        <w:drawing>
          <wp:anchor distT="114300" distB="114300" distL="114300" distR="114300" simplePos="0" relativeHeight="251665408" behindDoc="0" locked="0" layoutInCell="1" hidden="0" allowOverlap="1" wp14:anchorId="51C0DD9A" wp14:editId="2A70C581">
            <wp:simplePos x="0" y="0"/>
            <wp:positionH relativeFrom="column">
              <wp:posOffset>-742950</wp:posOffset>
            </wp:positionH>
            <wp:positionV relativeFrom="paragraph">
              <wp:posOffset>487680</wp:posOffset>
            </wp:positionV>
            <wp:extent cx="6376670" cy="3586480"/>
            <wp:effectExtent l="0" t="0" r="5080" b="0"/>
            <wp:wrapTopAndBottom distT="114300" distB="114300"/>
            <wp:docPr id="12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32" cstate="print">
                      <a:extLst>
                        <a:ext uri="{28A0092B-C50C-407E-A947-70E740481C1C}">
                          <a14:useLocalDpi xmlns:a14="http://schemas.microsoft.com/office/drawing/2010/main" val="0"/>
                        </a:ext>
                      </a:extLst>
                    </a:blip>
                    <a:stretch>
                      <a:fillRect/>
                    </a:stretch>
                  </pic:blipFill>
                  <pic:spPr>
                    <a:xfrm>
                      <a:off x="0" y="0"/>
                      <a:ext cx="6376670" cy="3586480"/>
                    </a:xfrm>
                    <a:prstGeom prst="rect">
                      <a:avLst/>
                    </a:prstGeom>
                    <a:ln/>
                  </pic:spPr>
                </pic:pic>
              </a:graphicData>
            </a:graphic>
          </wp:anchor>
        </w:drawing>
      </w:r>
    </w:p>
    <w:p w14:paraId="02951468" w14:textId="424D373A" w:rsidR="00AC4270" w:rsidRDefault="00AC4270" w:rsidP="00AC4270">
      <w:pPr>
        <w:spacing w:before="240" w:after="240"/>
        <w:rPr>
          <w:rFonts w:ascii="Times New Roman" w:eastAsia="Times New Roman" w:hAnsi="Times New Roman" w:cs="Times New Roman"/>
          <w:b/>
          <w:bCs/>
          <w:sz w:val="96"/>
          <w:szCs w:val="96"/>
          <w:highlight w:val="white"/>
        </w:rPr>
      </w:pPr>
    </w:p>
    <w:p w14:paraId="274C8889" w14:textId="3E1EA8CA" w:rsidR="00AC4270" w:rsidRDefault="00AC4270" w:rsidP="00AC4270">
      <w:pPr>
        <w:spacing w:before="240" w:after="240"/>
        <w:rPr>
          <w:rFonts w:ascii="Times New Roman" w:eastAsia="Times New Roman" w:hAnsi="Times New Roman" w:cs="Times New Roman"/>
          <w:b/>
          <w:bCs/>
          <w:sz w:val="96"/>
          <w:szCs w:val="96"/>
          <w:highlight w:val="white"/>
        </w:rPr>
      </w:pPr>
    </w:p>
    <w:p w14:paraId="393E2FFD" w14:textId="21C3D840" w:rsidR="00AC4270" w:rsidRDefault="00AC4270" w:rsidP="00AC4270">
      <w:pPr>
        <w:spacing w:before="240" w:after="240"/>
        <w:rPr>
          <w:rFonts w:ascii="Times New Roman" w:eastAsia="Times New Roman" w:hAnsi="Times New Roman" w:cs="Times New Roman"/>
          <w:b/>
          <w:bCs/>
          <w:sz w:val="96"/>
          <w:szCs w:val="96"/>
          <w:highlight w:val="white"/>
        </w:rPr>
      </w:pPr>
    </w:p>
    <w:p w14:paraId="714BD2D5" w14:textId="723A34FD" w:rsidR="00AC4270" w:rsidRDefault="00AC4270" w:rsidP="00AC4270">
      <w:pPr>
        <w:spacing w:before="240" w:after="240"/>
        <w:rPr>
          <w:rFonts w:ascii="Times New Roman" w:eastAsia="Times New Roman" w:hAnsi="Times New Roman" w:cs="Times New Roman"/>
          <w:b/>
          <w:bCs/>
          <w:sz w:val="96"/>
          <w:szCs w:val="96"/>
          <w:highlight w:val="white"/>
        </w:rPr>
      </w:pPr>
    </w:p>
    <w:p w14:paraId="3E0FB0D1" w14:textId="77777777" w:rsidR="00AC4270" w:rsidRDefault="00AC4270" w:rsidP="00AC4270">
      <w:pPr>
        <w:spacing w:before="240" w:after="240"/>
        <w:rPr>
          <w:rFonts w:ascii="Times New Roman" w:eastAsia="Times New Roman" w:hAnsi="Times New Roman" w:cs="Times New Roman"/>
          <w:b/>
          <w:bCs/>
          <w:sz w:val="96"/>
          <w:szCs w:val="96"/>
          <w:highlight w:val="white"/>
        </w:rPr>
      </w:pPr>
    </w:p>
    <w:p w14:paraId="437A681D" w14:textId="746C8772" w:rsidR="00DE135B" w:rsidRDefault="00AC4270">
      <w:pPr>
        <w:spacing w:before="240" w:after="240"/>
        <w:jc w:val="center"/>
        <w:rPr>
          <w:b/>
          <w:bCs/>
          <w:sz w:val="96"/>
          <w:szCs w:val="96"/>
          <w:highlight w:val="white"/>
        </w:rPr>
      </w:pPr>
      <w:r>
        <w:rPr>
          <w:b/>
          <w:bCs/>
          <w:sz w:val="96"/>
          <w:szCs w:val="96"/>
          <w:highlight w:val="white"/>
        </w:rPr>
        <w:t>APPENDIX E</w:t>
      </w:r>
    </w:p>
    <w:p w14:paraId="49F8FB7F" w14:textId="77777777" w:rsidR="00DE135B" w:rsidRPr="002E0675" w:rsidRDefault="00AC4270">
      <w:pPr>
        <w:spacing w:before="240" w:after="240"/>
        <w:jc w:val="center"/>
        <w:rPr>
          <w:b/>
          <w:bCs/>
          <w:sz w:val="28"/>
          <w:szCs w:val="28"/>
          <w:highlight w:val="white"/>
        </w:rPr>
      </w:pPr>
      <w:r w:rsidRPr="002E0675">
        <w:rPr>
          <w:b/>
          <w:bCs/>
          <w:sz w:val="28"/>
          <w:szCs w:val="28"/>
          <w:highlight w:val="white"/>
        </w:rPr>
        <w:t>Publishable Paper</w:t>
      </w:r>
    </w:p>
    <w:p w14:paraId="6FD5249B" w14:textId="77777777" w:rsidR="00DE135B" w:rsidRDefault="00DE135B">
      <w:pPr>
        <w:spacing w:before="240" w:after="240"/>
        <w:jc w:val="center"/>
        <w:rPr>
          <w:rFonts w:ascii="Times New Roman" w:eastAsia="Times New Roman" w:hAnsi="Times New Roman" w:cs="Times New Roman"/>
          <w:b/>
          <w:bCs/>
          <w:sz w:val="96"/>
          <w:szCs w:val="96"/>
          <w:highlight w:val="white"/>
        </w:rPr>
      </w:pPr>
    </w:p>
    <w:p w14:paraId="5EEA369B" w14:textId="77777777" w:rsidR="00DE135B" w:rsidRDefault="00DE135B" w:rsidP="002E0675">
      <w:pPr>
        <w:spacing w:before="240" w:after="240"/>
        <w:rPr>
          <w:rFonts w:ascii="Times New Roman" w:eastAsia="Times New Roman" w:hAnsi="Times New Roman" w:cs="Times New Roman"/>
          <w:b/>
          <w:bCs/>
          <w:sz w:val="96"/>
          <w:szCs w:val="96"/>
          <w:highlight w:val="white"/>
        </w:rPr>
      </w:pPr>
    </w:p>
    <w:p w14:paraId="5A3DD284" w14:textId="1B2AE33D" w:rsidR="00DE135B" w:rsidRDefault="00DE135B">
      <w:pPr>
        <w:spacing w:before="240" w:after="240"/>
        <w:rPr>
          <w:rFonts w:ascii="Times New Roman" w:eastAsia="Times New Roman" w:hAnsi="Times New Roman" w:cs="Times New Roman"/>
          <w:b/>
          <w:bCs/>
          <w:sz w:val="96"/>
          <w:szCs w:val="96"/>
          <w:highlight w:val="white"/>
        </w:rPr>
      </w:pPr>
    </w:p>
    <w:p w14:paraId="10C1F59C" w14:textId="77777777" w:rsidR="00DE135B" w:rsidRDefault="00DE135B">
      <w:pPr>
        <w:spacing w:before="240" w:after="240"/>
        <w:jc w:val="center"/>
        <w:rPr>
          <w:rFonts w:ascii="Times New Roman" w:eastAsia="Times New Roman" w:hAnsi="Times New Roman" w:cs="Times New Roman"/>
          <w:b/>
          <w:bCs/>
          <w:sz w:val="96"/>
          <w:szCs w:val="96"/>
          <w:highlight w:val="white"/>
        </w:rPr>
      </w:pPr>
    </w:p>
    <w:p w14:paraId="7A132CFD" w14:textId="77777777" w:rsidR="002E0675" w:rsidRDefault="002E0675">
      <w:pPr>
        <w:spacing w:before="240" w:after="240"/>
        <w:jc w:val="center"/>
        <w:rPr>
          <w:rFonts w:ascii="Times New Roman" w:eastAsia="Times New Roman" w:hAnsi="Times New Roman" w:cs="Times New Roman"/>
          <w:b/>
          <w:bCs/>
          <w:sz w:val="20"/>
          <w:szCs w:val="20"/>
          <w:highlight w:val="white"/>
        </w:rPr>
      </w:pPr>
    </w:p>
    <w:p w14:paraId="7BF82B79" w14:textId="77777777" w:rsidR="00DE135B" w:rsidRDefault="00DE135B">
      <w:pPr>
        <w:spacing w:line="259" w:lineRule="auto"/>
        <w:jc w:val="center"/>
        <w:rPr>
          <w:rFonts w:ascii="Times New Roman" w:eastAsia="Times New Roman" w:hAnsi="Times New Roman" w:cs="Times New Roman"/>
          <w:b/>
          <w:bCs/>
          <w:sz w:val="20"/>
          <w:szCs w:val="20"/>
        </w:rPr>
      </w:pPr>
    </w:p>
    <w:p w14:paraId="7AA8BDEF" w14:textId="77777777" w:rsidR="00DE135B" w:rsidRDefault="00AC4270">
      <w:pPr>
        <w:spacing w:line="259" w:lineRule="auto"/>
        <w:jc w:val="center"/>
        <w:rPr>
          <w:rFonts w:ascii="Times New Roman" w:eastAsia="Times New Roman" w:hAnsi="Times New Roman" w:cs="Times New Roman"/>
          <w:b/>
          <w:bCs/>
          <w:sz w:val="20"/>
          <w:szCs w:val="20"/>
        </w:rPr>
      </w:pPr>
      <w:r>
        <w:rPr>
          <w:noProof/>
        </w:rPr>
        <mc:AlternateContent>
          <mc:Choice Requires="wpg">
            <w:drawing>
              <wp:anchor distT="0" distB="0" distL="114300" distR="114300" simplePos="0" relativeHeight="251666432" behindDoc="0" locked="0" layoutInCell="1" hidden="0" allowOverlap="1" wp14:anchorId="43C005E6" wp14:editId="38AF1668">
                <wp:simplePos x="0" y="0"/>
                <wp:positionH relativeFrom="column">
                  <wp:posOffset>-81951</wp:posOffset>
                </wp:positionH>
                <wp:positionV relativeFrom="paragraph">
                  <wp:posOffset>-34860</wp:posOffset>
                </wp:positionV>
                <wp:extent cx="5341546" cy="22225"/>
                <wp:effectExtent l="0" t="0" r="0" b="0"/>
                <wp:wrapNone/>
                <wp:docPr id="67" name="Straight Arrow Connector 67"/>
                <wp:cNvGraphicFramePr/>
                <a:graphic xmlns:a="http://schemas.openxmlformats.org/drawingml/2006/main">
                  <a:graphicData uri="http://schemas.microsoft.com/office/word/2010/wordprocessingShape">
                    <wps:wsp>
                      <wps:cNvCnPr/>
                      <wps:spPr>
                        <a:xfrm>
                          <a:off x="2679990" y="3780000"/>
                          <a:ext cx="5332021"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-81951</wp:posOffset>
                </wp:positionH>
                <wp:positionV relativeFrom="paragraph">
                  <wp:posOffset>-34860</wp:posOffset>
                </wp:positionV>
                <wp:extent cx="5341546" cy="22225"/>
                <wp:effectExtent b="0" l="0" r="0" t="0"/>
                <wp:wrapNone/>
                <wp:docPr id="67" name="image61.png"/>
                <a:graphic>
                  <a:graphicData uri="http://schemas.openxmlformats.org/drawingml/2006/picture">
                    <pic:pic>
                      <pic:nvPicPr>
                        <pic:cNvPr id="0" name="image61.png"/>
                        <pic:cNvPicPr preferRelativeResize="0"/>
                      </pic:nvPicPr>
                      <pic:blipFill>
                        <a:blip r:embed="rId134"/>
                        <a:srcRect/>
                        <a:stretch>
                          <a:fillRect/>
                        </a:stretch>
                      </pic:blipFill>
                      <pic:spPr>
                        <a:xfrm>
                          <a:off x="0" y="0"/>
                          <a:ext cx="5341546" cy="22225"/>
                        </a:xfrm>
                        <a:prstGeom prst="rect"/>
                        <a:ln/>
                      </pic:spPr>
                    </pic:pic>
                  </a:graphicData>
                </a:graphic>
              </wp:anchor>
            </w:drawing>
          </mc:Fallback>
        </mc:AlternateContent>
      </w:r>
    </w:p>
    <w:p w14:paraId="368B7921" w14:textId="77777777" w:rsidR="00DE135B" w:rsidRDefault="00AC4270">
      <w:pPr>
        <w:spacing w:line="259"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Extension Program Assessment: A Dual-Focus Intelligent System for Feedback Analytics and Beneficiary Performance Evaluation</w:t>
      </w:r>
    </w:p>
    <w:p w14:paraId="1FB2B1D8" w14:textId="77777777" w:rsidR="00DE135B" w:rsidRDefault="00DE135B">
      <w:pPr>
        <w:spacing w:line="259" w:lineRule="auto"/>
        <w:jc w:val="center"/>
        <w:rPr>
          <w:rFonts w:ascii="Times New Roman" w:eastAsia="Times New Roman" w:hAnsi="Times New Roman" w:cs="Times New Roman"/>
          <w:b/>
          <w:bCs/>
          <w:sz w:val="20"/>
          <w:szCs w:val="20"/>
        </w:rPr>
      </w:pPr>
    </w:p>
    <w:p w14:paraId="255D708E" w14:textId="77777777" w:rsidR="00DE135B" w:rsidRDefault="00AC4270">
      <w:pPr>
        <w:spacing w:line="259" w:lineRule="auto"/>
        <w:jc w:val="center"/>
      </w:pPr>
      <w:bookmarkStart w:id="3" w:name="_heading=h.jmj80eehw51c" w:colFirst="0" w:colLast="0"/>
      <w:bookmarkEnd w:id="3"/>
      <w:r>
        <w:rPr>
          <w:rFonts w:ascii="Times New Roman" w:eastAsia="Times New Roman" w:hAnsi="Times New Roman" w:cs="Times New Roman"/>
          <w:b/>
          <w:bCs/>
          <w:sz w:val="20"/>
          <w:szCs w:val="20"/>
        </w:rPr>
        <w:t xml:space="preserve">Carl Stephen Arocha, Alison Rrysaldi C. Dizon, Vaughn Rovin </w:t>
      </w:r>
      <w:proofErr w:type="gramStart"/>
      <w:r>
        <w:rPr>
          <w:rFonts w:ascii="Times New Roman" w:eastAsia="Times New Roman" w:hAnsi="Times New Roman" w:cs="Times New Roman"/>
          <w:b/>
          <w:bCs/>
          <w:sz w:val="20"/>
          <w:szCs w:val="20"/>
        </w:rPr>
        <w:t xml:space="preserve">Gironella,   </w:t>
      </w:r>
      <w:proofErr w:type="gramEnd"/>
      <w:r>
        <w:rPr>
          <w:rFonts w:ascii="Times New Roman" w:eastAsia="Times New Roman" w:hAnsi="Times New Roman" w:cs="Times New Roman"/>
          <w:b/>
          <w:bCs/>
          <w:sz w:val="20"/>
          <w:szCs w:val="20"/>
        </w:rPr>
        <w:t xml:space="preserve">                              Mark Alan B. Isidro, Maribel V. Cardona</w:t>
      </w:r>
    </w:p>
    <w:p w14:paraId="0CB3BD33" w14:textId="77777777" w:rsidR="00DE135B" w:rsidRDefault="00AC4270">
      <w:pPr>
        <w:spacing w:line="258"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College of Computer Studies (CCS), Laguna State Polytechnic University, Los Baños, Laguna, Philippines </w:t>
      </w:r>
    </w:p>
    <w:tbl>
      <w:tblPr>
        <w:tblStyle w:val="afff7"/>
        <w:tblW w:w="8306" w:type="dxa"/>
        <w:tblBorders>
          <w:top w:val="nil"/>
          <w:left w:val="nil"/>
          <w:bottom w:val="nil"/>
          <w:right w:val="nil"/>
          <w:insideH w:val="nil"/>
          <w:insideV w:val="nil"/>
        </w:tblBorders>
        <w:tblLayout w:type="fixed"/>
        <w:tblLook w:val="0400" w:firstRow="0" w:lastRow="0" w:firstColumn="0" w:lastColumn="0" w:noHBand="0" w:noVBand="1"/>
      </w:tblPr>
      <w:tblGrid>
        <w:gridCol w:w="2760"/>
        <w:gridCol w:w="236"/>
        <w:gridCol w:w="5310"/>
      </w:tblGrid>
      <w:tr w:rsidR="00DE135B" w14:paraId="76E1FE0E" w14:textId="77777777">
        <w:trPr>
          <w:trHeight w:val="400"/>
        </w:trPr>
        <w:tc>
          <w:tcPr>
            <w:tcW w:w="2765" w:type="dxa"/>
            <w:tcBorders>
              <w:top w:val="single" w:sz="4" w:space="0" w:color="000000"/>
              <w:bottom w:val="single" w:sz="4" w:space="0" w:color="000000"/>
            </w:tcBorders>
            <w:vAlign w:val="center"/>
          </w:tcPr>
          <w:p w14:paraId="666DF72F" w14:textId="77777777" w:rsidR="00DE135B" w:rsidRDefault="00AC427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Article Info</w:t>
            </w:r>
          </w:p>
        </w:tc>
        <w:tc>
          <w:tcPr>
            <w:tcW w:w="222" w:type="dxa"/>
            <w:tcBorders>
              <w:top w:val="single" w:sz="4" w:space="0" w:color="000000"/>
            </w:tcBorders>
            <w:vAlign w:val="center"/>
          </w:tcPr>
          <w:p w14:paraId="23B0C5FB" w14:textId="77777777" w:rsidR="00DE135B" w:rsidRDefault="00DE135B">
            <w:pPr>
              <w:rPr>
                <w:rFonts w:ascii="Times New Roman" w:eastAsia="Times New Roman" w:hAnsi="Times New Roman" w:cs="Times New Roman"/>
                <w:b/>
                <w:bCs/>
                <w:sz w:val="20"/>
                <w:szCs w:val="20"/>
              </w:rPr>
            </w:pPr>
          </w:p>
        </w:tc>
        <w:tc>
          <w:tcPr>
            <w:tcW w:w="5319" w:type="dxa"/>
            <w:tcBorders>
              <w:top w:val="single" w:sz="4" w:space="0" w:color="000000"/>
              <w:bottom w:val="single" w:sz="4" w:space="0" w:color="000000"/>
            </w:tcBorders>
            <w:vAlign w:val="center"/>
          </w:tcPr>
          <w:p w14:paraId="4FA7E3FB" w14:textId="77777777" w:rsidR="00DE135B" w:rsidRDefault="00AC427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ABSTRACT</w:t>
            </w:r>
          </w:p>
        </w:tc>
      </w:tr>
      <w:tr w:rsidR="00DE135B" w14:paraId="2DBEC7E3" w14:textId="77777777">
        <w:trPr>
          <w:trHeight w:val="1484"/>
        </w:trPr>
        <w:tc>
          <w:tcPr>
            <w:tcW w:w="2765" w:type="dxa"/>
            <w:tcBorders>
              <w:top w:val="single" w:sz="4" w:space="0" w:color="000000"/>
              <w:bottom w:val="single" w:sz="4" w:space="0" w:color="000000"/>
            </w:tcBorders>
            <w:vAlign w:val="center"/>
          </w:tcPr>
          <w:p w14:paraId="56DC522D" w14:textId="77777777" w:rsidR="00DE135B" w:rsidRDefault="00AC4270">
            <w:pPr>
              <w:rPr>
                <w:rFonts w:ascii="Times New Roman" w:eastAsia="Times New Roman" w:hAnsi="Times New Roman" w:cs="Times New Roman"/>
                <w:b/>
                <w:bCs/>
                <w:i/>
                <w:iCs/>
                <w:sz w:val="20"/>
                <w:szCs w:val="20"/>
              </w:rPr>
            </w:pPr>
            <w:r>
              <w:rPr>
                <w:rFonts w:ascii="Times New Roman" w:eastAsia="Times New Roman" w:hAnsi="Times New Roman" w:cs="Times New Roman"/>
                <w:b/>
                <w:bCs/>
                <w:i/>
                <w:iCs/>
                <w:sz w:val="20"/>
                <w:szCs w:val="20"/>
              </w:rPr>
              <w:t>Article history:</w:t>
            </w:r>
          </w:p>
          <w:p w14:paraId="5D49622F" w14:textId="77777777" w:rsidR="00DE135B" w:rsidRDefault="00DE135B">
            <w:pPr>
              <w:rPr>
                <w:rFonts w:ascii="Times New Roman" w:eastAsia="Times New Roman" w:hAnsi="Times New Roman" w:cs="Times New Roman"/>
                <w:sz w:val="20"/>
                <w:szCs w:val="20"/>
              </w:rPr>
            </w:pPr>
          </w:p>
          <w:p w14:paraId="63489D1C" w14:textId="77777777" w:rsidR="00DE135B" w:rsidRDefault="00DE135B">
            <w:pPr>
              <w:rPr>
                <w:rFonts w:ascii="Times New Roman" w:eastAsia="Times New Roman" w:hAnsi="Times New Roman" w:cs="Times New Roman"/>
                <w:sz w:val="20"/>
                <w:szCs w:val="20"/>
              </w:rPr>
            </w:pPr>
          </w:p>
        </w:tc>
        <w:tc>
          <w:tcPr>
            <w:tcW w:w="222" w:type="dxa"/>
            <w:vMerge w:val="restart"/>
            <w:vAlign w:val="center"/>
          </w:tcPr>
          <w:p w14:paraId="73C0148F" w14:textId="77777777" w:rsidR="00DE135B" w:rsidRDefault="00DE135B">
            <w:pPr>
              <w:rPr>
                <w:rFonts w:ascii="Times New Roman" w:eastAsia="Times New Roman" w:hAnsi="Times New Roman" w:cs="Times New Roman"/>
                <w:b/>
                <w:bCs/>
                <w:sz w:val="20"/>
                <w:szCs w:val="20"/>
              </w:rPr>
            </w:pPr>
          </w:p>
        </w:tc>
        <w:tc>
          <w:tcPr>
            <w:tcW w:w="5319" w:type="dxa"/>
            <w:vMerge w:val="restart"/>
            <w:tcBorders>
              <w:top w:val="single" w:sz="4" w:space="0" w:color="000000"/>
            </w:tcBorders>
            <w:vAlign w:val="center"/>
          </w:tcPr>
          <w:p w14:paraId="2AE1A68A" w14:textId="77777777" w:rsidR="00DE135B" w:rsidRDefault="00AC427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This system was developed to address the persistent problems faced by 4Ps beneficiaries, solo parents, seniors, LGU-assisted participants, and PESO-supported individuals in accessing quality educational support. Existing learning and evaluation processes rely on outdated, fragmented, and paper-based methods, which lead to inconsistent information delivery, delayed feedback, limited access to updated resources, and difficulty in tracking Beneficiary progress. To solve these issues, the system aims to provide a unified digital platform that modernizes information dissemination, streamlines evaluations through digital forms, centralizes data analytics, and functions as a Learning Management System (LMS). By doing so, it ensures that educational sessions become more organized, accessible, timely, and efficient for both Instructors and Beneficiaries.</w:t>
            </w:r>
          </w:p>
        </w:tc>
      </w:tr>
      <w:tr w:rsidR="00DE135B" w14:paraId="23421F02" w14:textId="77777777">
        <w:trPr>
          <w:trHeight w:val="2252"/>
        </w:trPr>
        <w:tc>
          <w:tcPr>
            <w:tcW w:w="2765" w:type="dxa"/>
            <w:tcBorders>
              <w:top w:val="single" w:sz="4" w:space="0" w:color="000000"/>
              <w:bottom w:val="single" w:sz="4" w:space="0" w:color="000000"/>
            </w:tcBorders>
          </w:tcPr>
          <w:p w14:paraId="0B071B72" w14:textId="77777777" w:rsidR="00DE135B" w:rsidRDefault="00AC4270">
            <w:pPr>
              <w:rPr>
                <w:rFonts w:ascii="Times New Roman" w:eastAsia="Times New Roman" w:hAnsi="Times New Roman" w:cs="Times New Roman"/>
                <w:b/>
                <w:bCs/>
                <w:i/>
                <w:iCs/>
                <w:sz w:val="20"/>
                <w:szCs w:val="20"/>
              </w:rPr>
            </w:pPr>
            <w:r>
              <w:rPr>
                <w:rFonts w:ascii="Times New Roman" w:eastAsia="Times New Roman" w:hAnsi="Times New Roman" w:cs="Times New Roman"/>
                <w:b/>
                <w:bCs/>
                <w:i/>
                <w:iCs/>
                <w:sz w:val="20"/>
                <w:szCs w:val="20"/>
              </w:rPr>
              <w:t>Keywords:</w:t>
            </w:r>
          </w:p>
          <w:p w14:paraId="2AB49EEF" w14:textId="77777777" w:rsidR="00DE135B" w:rsidRDefault="00DE135B">
            <w:pPr>
              <w:rPr>
                <w:rFonts w:ascii="Times New Roman" w:eastAsia="Times New Roman" w:hAnsi="Times New Roman" w:cs="Times New Roman"/>
                <w:sz w:val="20"/>
                <w:szCs w:val="20"/>
              </w:rPr>
            </w:pPr>
          </w:p>
          <w:p w14:paraId="6E420B57" w14:textId="77777777" w:rsidR="00DE135B" w:rsidRDefault="00AC4270">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Intelligent Feedback System</w:t>
            </w:r>
          </w:p>
          <w:p w14:paraId="76BA049C" w14:textId="77777777" w:rsidR="00DE135B" w:rsidRDefault="00AC4270">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Beneficiary Performance Evaluation</w:t>
            </w:r>
          </w:p>
          <w:p w14:paraId="594FC630" w14:textId="77777777" w:rsidR="00DE135B" w:rsidRDefault="00AC4270">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Hybrid Learning Support</w:t>
            </w:r>
          </w:p>
          <w:p w14:paraId="64730078" w14:textId="77777777" w:rsidR="00DE135B" w:rsidRDefault="00AC4270">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Digital Evaluation System</w:t>
            </w:r>
          </w:p>
          <w:p w14:paraId="2AE5DE0D" w14:textId="77777777" w:rsidR="00DE135B" w:rsidRDefault="00AC4270">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Educational Data Analytics</w:t>
            </w:r>
          </w:p>
          <w:p w14:paraId="4F84661F" w14:textId="77777777" w:rsidR="00DE135B" w:rsidRDefault="00AC4270">
            <w:pP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Learning Portal</w:t>
            </w:r>
          </w:p>
          <w:p w14:paraId="254EA574" w14:textId="77777777" w:rsidR="00DE135B" w:rsidRDefault="00DE135B"/>
        </w:tc>
        <w:tc>
          <w:tcPr>
            <w:tcW w:w="222" w:type="dxa"/>
            <w:vMerge/>
            <w:vAlign w:val="center"/>
          </w:tcPr>
          <w:p w14:paraId="552E2616" w14:textId="77777777" w:rsidR="00DE135B" w:rsidRDefault="00DE135B">
            <w:pPr>
              <w:widowControl w:val="0"/>
              <w:pBdr>
                <w:top w:val="nil"/>
                <w:left w:val="nil"/>
                <w:bottom w:val="nil"/>
                <w:right w:val="nil"/>
                <w:between w:val="nil"/>
              </w:pBdr>
              <w:spacing w:line="276" w:lineRule="auto"/>
            </w:pPr>
          </w:p>
        </w:tc>
        <w:tc>
          <w:tcPr>
            <w:tcW w:w="5319" w:type="dxa"/>
            <w:vMerge/>
            <w:tcBorders>
              <w:top w:val="single" w:sz="4" w:space="0" w:color="000000"/>
            </w:tcBorders>
            <w:vAlign w:val="center"/>
          </w:tcPr>
          <w:p w14:paraId="6677F6C0" w14:textId="77777777" w:rsidR="00DE135B" w:rsidRDefault="00DE135B">
            <w:pPr>
              <w:widowControl w:val="0"/>
              <w:pBdr>
                <w:top w:val="nil"/>
                <w:left w:val="nil"/>
                <w:bottom w:val="nil"/>
                <w:right w:val="nil"/>
                <w:between w:val="nil"/>
              </w:pBdr>
              <w:spacing w:line="276" w:lineRule="auto"/>
            </w:pPr>
          </w:p>
        </w:tc>
      </w:tr>
      <w:tr w:rsidR="00DE135B" w14:paraId="19DBD3EF" w14:textId="77777777">
        <w:trPr>
          <w:trHeight w:val="1835"/>
        </w:trPr>
        <w:tc>
          <w:tcPr>
            <w:tcW w:w="8306" w:type="dxa"/>
            <w:gridSpan w:val="3"/>
            <w:tcBorders>
              <w:bottom w:val="single" w:sz="12" w:space="0" w:color="000000"/>
            </w:tcBorders>
            <w:vAlign w:val="center"/>
          </w:tcPr>
          <w:p w14:paraId="3AAC61D9" w14:textId="77777777" w:rsidR="00DE135B" w:rsidRDefault="00AC4270">
            <w:pPr>
              <w:rPr>
                <w:rFonts w:ascii="Times New Roman" w:eastAsia="Times New Roman" w:hAnsi="Times New Roman" w:cs="Times New Roman"/>
                <w:b/>
                <w:bCs/>
                <w:i/>
                <w:iCs/>
                <w:sz w:val="20"/>
                <w:szCs w:val="20"/>
              </w:rPr>
            </w:pPr>
            <w:r>
              <w:rPr>
                <w:rFonts w:ascii="Times New Roman" w:eastAsia="Times New Roman" w:hAnsi="Times New Roman" w:cs="Times New Roman"/>
                <w:b/>
                <w:bCs/>
                <w:i/>
                <w:iCs/>
                <w:sz w:val="20"/>
                <w:szCs w:val="20"/>
              </w:rPr>
              <w:t>Corresponding Author:</w:t>
            </w:r>
          </w:p>
          <w:p w14:paraId="02329EAC" w14:textId="77777777" w:rsidR="00DE135B" w:rsidRDefault="00AC4270">
            <w:pPr>
              <w:rPr>
                <w:rFonts w:ascii="Times New Roman" w:eastAsia="Times New Roman" w:hAnsi="Times New Roman" w:cs="Times New Roman"/>
                <w:sz w:val="20"/>
                <w:szCs w:val="20"/>
              </w:rPr>
            </w:pPr>
            <w:r>
              <w:rPr>
                <w:rFonts w:ascii="Times New Roman" w:eastAsia="Times New Roman" w:hAnsi="Times New Roman" w:cs="Times New Roman"/>
                <w:sz w:val="20"/>
                <w:szCs w:val="20"/>
              </w:rPr>
              <w:t>Carl Stephen Arocha, et al.</w:t>
            </w:r>
          </w:p>
          <w:p w14:paraId="6AFDE1FB" w14:textId="77777777" w:rsidR="00DE135B" w:rsidRDefault="00AC4270">
            <w:pPr>
              <w:rPr>
                <w:rFonts w:ascii="Times New Roman" w:eastAsia="Times New Roman" w:hAnsi="Times New Roman" w:cs="Times New Roman"/>
                <w:sz w:val="20"/>
                <w:szCs w:val="20"/>
              </w:rPr>
            </w:pPr>
            <w:r>
              <w:rPr>
                <w:rFonts w:ascii="Times New Roman" w:eastAsia="Times New Roman" w:hAnsi="Times New Roman" w:cs="Times New Roman"/>
                <w:sz w:val="20"/>
                <w:szCs w:val="20"/>
              </w:rPr>
              <w:t>College of Computer Studies,</w:t>
            </w:r>
          </w:p>
          <w:p w14:paraId="28D34E8D" w14:textId="77777777" w:rsidR="00DE135B" w:rsidRDefault="00AC4270">
            <w:pPr>
              <w:rPr>
                <w:rFonts w:ascii="Times New Roman" w:eastAsia="Times New Roman" w:hAnsi="Times New Roman" w:cs="Times New Roman"/>
                <w:sz w:val="20"/>
                <w:szCs w:val="20"/>
              </w:rPr>
            </w:pPr>
            <w:r>
              <w:rPr>
                <w:rFonts w:ascii="Times New Roman" w:eastAsia="Times New Roman" w:hAnsi="Times New Roman" w:cs="Times New Roman"/>
                <w:sz w:val="20"/>
                <w:szCs w:val="20"/>
              </w:rPr>
              <w:t>Laguna State Polytechnic University,</w:t>
            </w:r>
          </w:p>
          <w:p w14:paraId="4D794513" w14:textId="77777777" w:rsidR="00DE135B" w:rsidRDefault="00AC4270">
            <w:pPr>
              <w:rPr>
                <w:rFonts w:ascii="Times New Roman" w:eastAsia="Times New Roman" w:hAnsi="Times New Roman" w:cs="Times New Roman"/>
                <w:sz w:val="20"/>
                <w:szCs w:val="20"/>
              </w:rPr>
            </w:pPr>
            <w:r>
              <w:rPr>
                <w:rFonts w:ascii="Times New Roman" w:eastAsia="Times New Roman" w:hAnsi="Times New Roman" w:cs="Times New Roman"/>
                <w:sz w:val="20"/>
                <w:szCs w:val="20"/>
              </w:rPr>
              <w:t>Malinta, Los Baños, Laguna, Philippines, 4030</w:t>
            </w:r>
          </w:p>
          <w:p w14:paraId="405BB92D" w14:textId="77777777" w:rsidR="00DE135B" w:rsidRDefault="00AC4270">
            <w:pPr>
              <w:rPr>
                <w:rFonts w:ascii="Times New Roman" w:eastAsia="Times New Roman" w:hAnsi="Times New Roman" w:cs="Times New Roman"/>
                <w:sz w:val="20"/>
                <w:szCs w:val="20"/>
              </w:rPr>
            </w:pPr>
            <w:r>
              <w:rPr>
                <w:rFonts w:ascii="Times New Roman" w:eastAsia="Times New Roman" w:hAnsi="Times New Roman" w:cs="Times New Roman"/>
                <w:sz w:val="20"/>
                <w:szCs w:val="20"/>
              </w:rPr>
              <w:t>Email: carlseighartaliode@gmail.com</w:t>
            </w:r>
          </w:p>
        </w:tc>
      </w:tr>
    </w:tbl>
    <w:p w14:paraId="215E3079" w14:textId="77777777" w:rsidR="00DE135B" w:rsidRDefault="00DE135B">
      <w:pPr>
        <w:spacing w:line="240" w:lineRule="auto"/>
        <w:jc w:val="both"/>
        <w:rPr>
          <w:rFonts w:ascii="Times New Roman" w:eastAsia="Times New Roman" w:hAnsi="Times New Roman" w:cs="Times New Roman"/>
          <w:b/>
          <w:bCs/>
          <w:sz w:val="20"/>
          <w:szCs w:val="20"/>
        </w:rPr>
        <w:sectPr w:rsidR="00DE135B">
          <w:headerReference w:type="default" r:id="rId135"/>
          <w:pgSz w:w="11906" w:h="16838"/>
          <w:pgMar w:top="1440" w:right="1440" w:bottom="1440" w:left="2160" w:header="720" w:footer="720" w:gutter="0"/>
          <w:cols w:space="720"/>
        </w:sectPr>
      </w:pPr>
    </w:p>
    <w:p w14:paraId="357651B9" w14:textId="77777777" w:rsidR="00DE135B" w:rsidRDefault="00AC4270">
      <w:pPr>
        <w:widowControl w:val="0"/>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  INTRODUCTION</w:t>
      </w:r>
    </w:p>
    <w:p w14:paraId="1729EFCA" w14:textId="77777777" w:rsidR="00DE135B" w:rsidRDefault="00AC427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highlight w:val="white"/>
        </w:rPr>
        <w:t xml:space="preserve">The </w:t>
      </w:r>
      <w:proofErr w:type="spellStart"/>
      <w:r>
        <w:rPr>
          <w:rFonts w:ascii="Times New Roman" w:eastAsia="Times New Roman" w:hAnsi="Times New Roman" w:cs="Times New Roman"/>
          <w:sz w:val="20"/>
          <w:szCs w:val="20"/>
          <w:highlight w:val="white"/>
        </w:rPr>
        <w:t>Pantawid</w:t>
      </w:r>
      <w:proofErr w:type="spellEnd"/>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Pamilyang</w:t>
      </w:r>
      <w:proofErr w:type="spellEnd"/>
      <w:r>
        <w:rPr>
          <w:rFonts w:ascii="Times New Roman" w:eastAsia="Times New Roman" w:hAnsi="Times New Roman" w:cs="Times New Roman"/>
          <w:sz w:val="20"/>
          <w:szCs w:val="20"/>
          <w:highlight w:val="white"/>
        </w:rPr>
        <w:t xml:space="preserve"> Pilipino Program, also known as 4Ps, is an antipoverty program that serves as a social development and a social welfare intervention. As a social welfare program, it is a conditional cash transfer (CCT) program, offering cash grants to extremely poor targeted families. It empowers recipients by the economic support they are given while being molded into being good citizens. In the process, the individuals who strictly comply with the rules keep on benefiting. Conversely, it also generates another category that is either excluded or face some anomalies. The program targets the human development of beneficiaries (Seki, 2015) [1]. As of February 2024, approximately 4.4 million households were the </w:t>
      </w:r>
      <w:r>
        <w:rPr>
          <w:rFonts w:ascii="Times New Roman" w:eastAsia="Times New Roman" w:hAnsi="Times New Roman" w:cs="Times New Roman"/>
          <w:sz w:val="20"/>
          <w:szCs w:val="20"/>
          <w:highlight w:val="white"/>
        </w:rPr>
        <w:t xml:space="preserve">program's beneficiaries (Department of Social Welfare and Development, 2020).[2] </w:t>
      </w:r>
      <w:r>
        <w:rPr>
          <w:rFonts w:ascii="Times New Roman" w:eastAsia="Times New Roman" w:hAnsi="Times New Roman" w:cs="Times New Roman"/>
          <w:sz w:val="20"/>
          <w:szCs w:val="20"/>
        </w:rPr>
        <w:t xml:space="preserve">Despite various efforts, several groups, including 4Ps beneficiaries, single parents, seniors, those supported by LGUs, and individuals assisted by PESO, continue to struggle to get the educational support they need. This includes quality learning materials, structured orientation programs, and dependable instructional guidance. The current methods of information dissemination, relying on outdated infrastructure and traditional teaching approaches by institutions and community facilitators, are simply not effective. The absence of a unified digital platform further complicates matters, leading to inconsistent learning processes, limited access to up-to-date </w:t>
      </w:r>
      <w:r>
        <w:rPr>
          <w:rFonts w:ascii="Times New Roman" w:eastAsia="Times New Roman" w:hAnsi="Times New Roman" w:cs="Times New Roman"/>
          <w:sz w:val="20"/>
          <w:szCs w:val="20"/>
        </w:rPr>
        <w:lastRenderedPageBreak/>
        <w:t xml:space="preserve">resources, and insufficient tracking of Beneficiary engagement. Moreover, the continued use of paper-based assessments causes delays in data processing, increases the likelihood of errors, and makes it difficult to properly store and analyze feedback. The system is proposed to solve these problems. Through features such as digital forms, online feedback and </w:t>
      </w:r>
      <w:proofErr w:type="spellStart"/>
      <w:r>
        <w:rPr>
          <w:rFonts w:ascii="Times New Roman" w:eastAsia="Times New Roman" w:hAnsi="Times New Roman" w:cs="Times New Roman"/>
          <w:sz w:val="20"/>
          <w:szCs w:val="20"/>
        </w:rPr>
        <w:t>centralised</w:t>
      </w:r>
      <w:proofErr w:type="spellEnd"/>
      <w:r>
        <w:rPr>
          <w:rFonts w:ascii="Times New Roman" w:eastAsia="Times New Roman" w:hAnsi="Times New Roman" w:cs="Times New Roman"/>
          <w:sz w:val="20"/>
          <w:szCs w:val="20"/>
        </w:rPr>
        <w:t xml:space="preserve"> analytics. Additionally, the system will serve as an LMS, allowing Instructors to upload learning materials, </w:t>
      </w:r>
      <w:proofErr w:type="spellStart"/>
      <w:r>
        <w:rPr>
          <w:rFonts w:ascii="Times New Roman" w:eastAsia="Times New Roman" w:hAnsi="Times New Roman" w:cs="Times New Roman"/>
          <w:sz w:val="20"/>
          <w:szCs w:val="20"/>
        </w:rPr>
        <w:t>organise</w:t>
      </w:r>
      <w:proofErr w:type="spellEnd"/>
      <w:r>
        <w:rPr>
          <w:rFonts w:ascii="Times New Roman" w:eastAsia="Times New Roman" w:hAnsi="Times New Roman" w:cs="Times New Roman"/>
          <w:sz w:val="20"/>
          <w:szCs w:val="20"/>
        </w:rPr>
        <w:t xml:space="preserve"> sessions and track beneficiaries' progress. This initiative helps improve the educational accessibility of 4Ps Beneficiaries, solo parents, seniors, LGU and PESO participants. Instead of using paper evaluation forms, which are harder to store and slower to progress, the system allows Instructors to conduct digital evaluations. Beneficiaries can answer these assessments after every face-to-face session inside the system. This ensures Instructors remain in their learning sessions face-to-face, all evaluation, feedback, and resource management become </w:t>
      </w:r>
      <w:proofErr w:type="spellStart"/>
      <w:r>
        <w:rPr>
          <w:rFonts w:ascii="Times New Roman" w:eastAsia="Times New Roman" w:hAnsi="Times New Roman" w:cs="Times New Roman"/>
          <w:sz w:val="20"/>
          <w:szCs w:val="20"/>
        </w:rPr>
        <w:t>organised</w:t>
      </w:r>
      <w:proofErr w:type="spellEnd"/>
      <w:r>
        <w:rPr>
          <w:rFonts w:ascii="Times New Roman" w:eastAsia="Times New Roman" w:hAnsi="Times New Roman" w:cs="Times New Roman"/>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timely, and accessible.</w:t>
      </w:r>
    </w:p>
    <w:p w14:paraId="3EE0DA18" w14:textId="77777777" w:rsidR="00DE135B" w:rsidRDefault="00DE135B">
      <w:pPr>
        <w:spacing w:line="240" w:lineRule="auto"/>
        <w:jc w:val="both"/>
        <w:rPr>
          <w:rFonts w:ascii="Times New Roman" w:eastAsia="Times New Roman" w:hAnsi="Times New Roman" w:cs="Times New Roman"/>
          <w:sz w:val="20"/>
          <w:szCs w:val="20"/>
        </w:rPr>
      </w:pPr>
    </w:p>
    <w:p w14:paraId="531BB005" w14:textId="77777777" w:rsidR="00DE135B" w:rsidRDefault="00AC4270">
      <w:pPr>
        <w:spacing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Objectives</w:t>
      </w:r>
    </w:p>
    <w:p w14:paraId="683C9FD5" w14:textId="77777777" w:rsidR="00DE135B" w:rsidRDefault="00AC4270">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primary goal of this research is to develop an education monitoring and feedback system that enhances the delivery and evaluation of extension programs for local beneficiaries. Specifically, the project aims to:</w:t>
      </w:r>
    </w:p>
    <w:p w14:paraId="78CC9D6B" w14:textId="77777777" w:rsidR="00DE135B" w:rsidRDefault="00AC4270">
      <w:pPr>
        <w:numPr>
          <w:ilvl w:val="0"/>
          <w:numId w:val="6"/>
        </w:numPr>
        <w:spacing w:line="240" w:lineRule="auto"/>
        <w:ind w:left="0" w:firstLine="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Create an extensive Learning Management System (LMS) to store course content, announcements, and offer a centralized repository for all course information.</w:t>
      </w:r>
    </w:p>
    <w:p w14:paraId="5CC0196A" w14:textId="77777777" w:rsidR="00DE135B" w:rsidRDefault="00AC4270">
      <w:pPr>
        <w:numPr>
          <w:ilvl w:val="0"/>
          <w:numId w:val="6"/>
        </w:numPr>
        <w:spacing w:line="240" w:lineRule="auto"/>
        <w:ind w:left="0" w:firstLine="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Create an easy-to-use interface that is accessible on different devices (web and mobile), making it accessible regardless of technology that they have.</w:t>
      </w:r>
    </w:p>
    <w:p w14:paraId="509BE7F9" w14:textId="77777777" w:rsidR="00DE135B" w:rsidRDefault="00AC4270">
      <w:pPr>
        <w:numPr>
          <w:ilvl w:val="0"/>
          <w:numId w:val="6"/>
        </w:numPr>
        <w:spacing w:line="240" w:lineRule="auto"/>
        <w:ind w:left="0" w:firstLine="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highlight w:val="white"/>
        </w:rPr>
        <w:t>Integrate a built-in evaluation and feedback module that allows Instructors to conduct assessments for beneficiaries directly within the system after every face-to-face session while enabling Instructors and Administrators to view and analyze the results for monitoring and performance evaluation</w:t>
      </w:r>
    </w:p>
    <w:p w14:paraId="081F2DF4" w14:textId="77777777" w:rsidR="00DE135B" w:rsidRDefault="00DE135B">
      <w:pPr>
        <w:spacing w:line="240" w:lineRule="auto"/>
        <w:rPr>
          <w:rFonts w:ascii="Times New Roman" w:eastAsia="Times New Roman" w:hAnsi="Times New Roman" w:cs="Times New Roman"/>
          <w:sz w:val="20"/>
          <w:szCs w:val="20"/>
          <w:highlight w:val="white"/>
        </w:rPr>
      </w:pPr>
    </w:p>
    <w:p w14:paraId="2F328BBC" w14:textId="77777777" w:rsidR="00DE135B" w:rsidRDefault="00AC4270">
      <w:pPr>
        <w:widowControl w:val="0"/>
        <w:spacing w:line="240" w:lineRule="auto"/>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II. RELATED WORKS</w:t>
      </w:r>
    </w:p>
    <w:p w14:paraId="41277793" w14:textId="77777777" w:rsidR="00DE135B" w:rsidRDefault="00AC4270">
      <w:pPr>
        <w:widowControl w:val="0"/>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Online learning, which focuses on the needs of learners and offers flexibility, provides students with opportunities to pursue education outside of conventional classroom environments [3]. Initially, correspondence courses depended on the postal system. However, as technology advanced thanks to inventions like radio, television, </w:t>
      </w:r>
      <w:proofErr w:type="gramStart"/>
      <w:r>
        <w:rPr>
          <w:rFonts w:ascii="Times New Roman" w:eastAsia="Times New Roman" w:hAnsi="Times New Roman" w:cs="Times New Roman"/>
          <w:sz w:val="20"/>
          <w:szCs w:val="20"/>
          <w:highlight w:val="white"/>
        </w:rPr>
        <w:t>and  internet</w:t>
      </w:r>
      <w:proofErr w:type="gramEnd"/>
      <w:r>
        <w:rPr>
          <w:rFonts w:ascii="Times New Roman" w:eastAsia="Times New Roman" w:hAnsi="Times New Roman" w:cs="Times New Roman"/>
          <w:sz w:val="20"/>
          <w:szCs w:val="20"/>
          <w:highlight w:val="white"/>
        </w:rPr>
        <w:t xml:space="preserve"> online learning became more accessible and interactive. These findings highlight the significance of integrating technology into education, as they help learners </w:t>
      </w:r>
      <w:r>
        <w:rPr>
          <w:rFonts w:ascii="Times New Roman" w:eastAsia="Times New Roman" w:hAnsi="Times New Roman" w:cs="Times New Roman"/>
          <w:sz w:val="20"/>
          <w:szCs w:val="20"/>
          <w:highlight w:val="white"/>
        </w:rPr>
        <w:t xml:space="preserve">to adapt to various learning options. This study highlights the several advantages and challenges of online learning. The advantage of working at your own pace is a major advantage allows the student to focus their time on more difficult </w:t>
      </w:r>
      <w:proofErr w:type="gramStart"/>
      <w:r>
        <w:rPr>
          <w:rFonts w:ascii="Times New Roman" w:eastAsia="Times New Roman" w:hAnsi="Times New Roman" w:cs="Times New Roman"/>
          <w:sz w:val="20"/>
          <w:szCs w:val="20"/>
          <w:highlight w:val="white"/>
        </w:rPr>
        <w:t>activities .</w:t>
      </w:r>
      <w:proofErr w:type="gramEnd"/>
      <w:r>
        <w:rPr>
          <w:rFonts w:ascii="Times New Roman" w:eastAsia="Times New Roman" w:hAnsi="Times New Roman" w:cs="Times New Roman"/>
          <w:sz w:val="20"/>
          <w:szCs w:val="20"/>
          <w:highlight w:val="white"/>
        </w:rPr>
        <w:t xml:space="preserve"> However, this flexibility also presented challenges, including the difficulties of time management, balancing meeting deadlines, unreliable internet access, and some students lacking home internet and needing to go to libraries or computer café. Despite all these challenges the ability to use online resources and work at your own pace was seen as a valuable aspect of online learning [4]. </w:t>
      </w:r>
    </w:p>
    <w:p w14:paraId="222318CC"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Students with learning disabilities have shown great potential in improving their academic results using educational technology, especially mobile applications. The effectiveness of the mobile app in screening for different learning disabilities such as dyslexia, dyscalculia, ADHD, and auditory processing disorder (APD) was effective [5]. The app shows promising results in students' academic performance after the usage of the app and shows excellent accuracy in identifying these disabilities. </w:t>
      </w:r>
      <w:proofErr w:type="gramStart"/>
      <w:r>
        <w:rPr>
          <w:rFonts w:ascii="Times New Roman" w:eastAsia="Times New Roman" w:hAnsi="Times New Roman" w:cs="Times New Roman"/>
          <w:sz w:val="20"/>
          <w:szCs w:val="20"/>
          <w:highlight w:val="white"/>
        </w:rPr>
        <w:t>Therefore</w:t>
      </w:r>
      <w:proofErr w:type="gramEnd"/>
      <w:r>
        <w:rPr>
          <w:rFonts w:ascii="Times New Roman" w:eastAsia="Times New Roman" w:hAnsi="Times New Roman" w:cs="Times New Roman"/>
          <w:sz w:val="20"/>
          <w:szCs w:val="20"/>
          <w:highlight w:val="white"/>
        </w:rPr>
        <w:t xml:space="preserve"> educational technology can be </w:t>
      </w:r>
      <w:proofErr w:type="spellStart"/>
      <w:r>
        <w:rPr>
          <w:rFonts w:ascii="Times New Roman" w:eastAsia="Times New Roman" w:hAnsi="Times New Roman" w:cs="Times New Roman"/>
          <w:sz w:val="20"/>
          <w:szCs w:val="20"/>
          <w:highlight w:val="white"/>
        </w:rPr>
        <w:t>use</w:t>
      </w:r>
      <w:proofErr w:type="spellEnd"/>
      <w:r>
        <w:rPr>
          <w:rFonts w:ascii="Times New Roman" w:eastAsia="Times New Roman" w:hAnsi="Times New Roman" w:cs="Times New Roman"/>
          <w:sz w:val="20"/>
          <w:szCs w:val="20"/>
          <w:highlight w:val="white"/>
        </w:rPr>
        <w:t xml:space="preserve"> for students who find it difficult to learn in standard settings. </w:t>
      </w:r>
    </w:p>
    <w:p w14:paraId="377B0E25"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For almost 30 years, learning management systems have been a component of the e-learning ecosystem. One of the few e-learning-related developments that have persisted to this day is learning management systems (LMSs). Learning management systems served as the focal point for all online learning activities during the first ten years of adoption of e-learning. A learning management system (LMS) is a software application for the administration, documentation, tracking, reporting, automation, and delivery of educational courses, training programs, materials, or learning and development programs. It is designed to replicate the real teaching and learning process, providing students with access to learning materials 24/7 at their own convenience. The basic description of an LMS is a software application that automates the administration, tracking, and reporting of training events. [6] the basic description of LMS is a software application that automates the administration, tracking, and reporting of training events.</w:t>
      </w:r>
    </w:p>
    <w:p w14:paraId="06DA7896"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Recent studies have highlighted the challenging educational realities that single parents and their children endure. [7] found that structured home-school collaborative interventions assist students from single-parent households by dramatically improving their resilience, emotional control, and goal concentration. This emphasizes the critical role that educators play </w:t>
      </w:r>
      <w:r>
        <w:rPr>
          <w:rFonts w:ascii="Times New Roman" w:eastAsia="Times New Roman" w:hAnsi="Times New Roman" w:cs="Times New Roman"/>
          <w:sz w:val="20"/>
          <w:szCs w:val="20"/>
          <w:highlight w:val="white"/>
        </w:rPr>
        <w:lastRenderedPageBreak/>
        <w:t>in collaborating with single parents to support children's socioemotional learning. To support this viewpoint, [8] discovered that working solo parents have moderate to high difficulties balancing career responsibilities with their children's educational needs, particularly in terms of attending school activities and giving consistent academic support. These limitations are frequently caused by time restrictions, budgetary constraints, and a lack of institutional capacity. Learners also describe specific challenges associated with single parenthood. [9] discovered that adolescents raised by single parents usually struggle with emotional burdens, financial stress, and a desire for parental presence, but they also demonstrate resilience and empathy characteristics that impact their academic behaviors and school participation.</w:t>
      </w:r>
    </w:p>
    <w:p w14:paraId="0650CF7D"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Uncontrollable emergency scenarios can shift teaching methods and impact the sustainability of higher education institutions. Such unforeseen circumstances necessitate quick involvement by institutional monitoring and input, which is, in many respects, a shared obligation. However, as the process requires work at the managerial level from the very beginning, Address the relevant issues. In a study conducted by [10] 60 principals and 540 teachers were randomly selected to assess the efficiency of principle supervision of teachers' instructional tasks. Secondary schools in Nigeria's Ondo State. [10] presented numerous monitoring approaches based on [11] and [12].</w:t>
      </w:r>
    </w:p>
    <w:p w14:paraId="65349C57" w14:textId="77777777" w:rsidR="00DE135B" w:rsidRDefault="00AC4270">
      <w:pPr>
        <w:spacing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sz w:val="20"/>
          <w:szCs w:val="20"/>
          <w:highlight w:val="white"/>
        </w:rPr>
        <w:t>Armed with knowledge of the demographics of the senior population and the fallacies linked with the aging process, a clearer understanding of the value of education for our elderly has emerged. Acceptance of the principles and concepts of lifelong learning is linked to a higher emphasis on sustaining educational goals throughout one's life. There are three types of education for the elderly: 1) programs with particular privileges for seniors; 2) existing programs adapted or modified to meet the special needs of seniors; and 3) programs established and offered specifically for seniors [13].</w:t>
      </w:r>
    </w:p>
    <w:p w14:paraId="2E5E9CB5" w14:textId="77777777" w:rsidR="00DE135B" w:rsidRDefault="00DE135B">
      <w:pPr>
        <w:spacing w:line="240" w:lineRule="auto"/>
        <w:rPr>
          <w:rFonts w:ascii="Times New Roman" w:eastAsia="Times New Roman" w:hAnsi="Times New Roman" w:cs="Times New Roman"/>
          <w:b/>
          <w:bCs/>
          <w:sz w:val="20"/>
          <w:szCs w:val="20"/>
          <w:highlight w:val="white"/>
        </w:rPr>
      </w:pPr>
    </w:p>
    <w:p w14:paraId="7EAEA331" w14:textId="77777777" w:rsidR="00DE135B" w:rsidRDefault="00AC4270">
      <w:pPr>
        <w:spacing w:line="240" w:lineRule="auto"/>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III. METHODOLOGY</w:t>
      </w:r>
    </w:p>
    <w:p w14:paraId="0CB78E08" w14:textId="77777777" w:rsidR="00DE135B" w:rsidRDefault="00AC4270">
      <w:pPr>
        <w:spacing w:line="240" w:lineRule="auto"/>
        <w:jc w:val="both"/>
        <w:rPr>
          <w:rFonts w:ascii="Times New Roman" w:eastAsia="Times New Roman" w:hAnsi="Times New Roman" w:cs="Times New Roman"/>
          <w:sz w:val="20"/>
          <w:szCs w:val="20"/>
          <w:shd w:val="clear" w:color="auto" w:fill="FBFFFF"/>
        </w:rPr>
      </w:pP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rPr>
        <w:tab/>
      </w:r>
      <w:r>
        <w:rPr>
          <w:rFonts w:ascii="Times New Roman" w:eastAsia="Times New Roman" w:hAnsi="Times New Roman" w:cs="Times New Roman"/>
          <w:sz w:val="20"/>
          <w:szCs w:val="20"/>
          <w:shd w:val="clear" w:color="auto" w:fill="FBFFFF"/>
        </w:rPr>
        <w:t>This chapter discussed the methodology and all the techniques that had been used in the research.  Researchers in this topic use a systematic approach to fulfill their goal.  To direct their work on the project, researchers use different strategies.  It illustrated the database, hardware, software, and data gathering.</w:t>
      </w:r>
    </w:p>
    <w:p w14:paraId="78D08CDD" w14:textId="77777777" w:rsidR="00DE135B" w:rsidRDefault="00DE135B">
      <w:pPr>
        <w:spacing w:line="240" w:lineRule="auto"/>
        <w:jc w:val="both"/>
        <w:rPr>
          <w:rFonts w:ascii="Times New Roman" w:eastAsia="Times New Roman" w:hAnsi="Times New Roman" w:cs="Times New Roman"/>
          <w:sz w:val="20"/>
          <w:szCs w:val="20"/>
          <w:shd w:val="clear" w:color="auto" w:fill="FBFFFF"/>
        </w:rPr>
      </w:pPr>
    </w:p>
    <w:p w14:paraId="49B06EE1" w14:textId="77777777" w:rsidR="00FA6790" w:rsidRDefault="00FA6790">
      <w:pPr>
        <w:spacing w:line="240" w:lineRule="auto"/>
        <w:jc w:val="both"/>
        <w:rPr>
          <w:rFonts w:ascii="Times New Roman" w:eastAsia="Times New Roman" w:hAnsi="Times New Roman" w:cs="Times New Roman"/>
          <w:sz w:val="20"/>
          <w:szCs w:val="20"/>
          <w:shd w:val="clear" w:color="auto" w:fill="FBFFFF"/>
        </w:rPr>
      </w:pPr>
    </w:p>
    <w:p w14:paraId="73B8F0D2" w14:textId="77777777" w:rsidR="00DE135B" w:rsidRDefault="00AC4270">
      <w:pPr>
        <w:spacing w:line="240" w:lineRule="auto"/>
        <w:jc w:val="both"/>
        <w:rPr>
          <w:rFonts w:ascii="Times New Roman" w:eastAsia="Times New Roman" w:hAnsi="Times New Roman" w:cs="Times New Roman"/>
          <w:b/>
          <w:bCs/>
          <w:sz w:val="20"/>
          <w:szCs w:val="20"/>
          <w:shd w:val="clear" w:color="auto" w:fill="FBFFFF"/>
        </w:rPr>
      </w:pPr>
      <w:r>
        <w:rPr>
          <w:rFonts w:ascii="Times New Roman" w:eastAsia="Times New Roman" w:hAnsi="Times New Roman" w:cs="Times New Roman"/>
          <w:b/>
          <w:bCs/>
          <w:sz w:val="20"/>
          <w:szCs w:val="20"/>
          <w:shd w:val="clear" w:color="auto" w:fill="FBFFFF"/>
        </w:rPr>
        <w:t>Project Design</w:t>
      </w:r>
    </w:p>
    <w:p w14:paraId="18FB8FEB" w14:textId="77777777" w:rsidR="00DE135B" w:rsidRDefault="00AC4270">
      <w:pPr>
        <w:spacing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highlight w:val="white"/>
        </w:rPr>
        <w:drawing>
          <wp:inline distT="114300" distB="114300" distL="114300" distR="114300" wp14:anchorId="2FFB630F" wp14:editId="5A13F0AB">
            <wp:extent cx="2228850" cy="1906802"/>
            <wp:effectExtent l="0" t="0" r="0" b="0"/>
            <wp:docPr id="8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a:stretch>
                      <a:fillRect/>
                    </a:stretch>
                  </pic:blipFill>
                  <pic:spPr>
                    <a:xfrm>
                      <a:off x="0" y="0"/>
                      <a:ext cx="2228850" cy="1906802"/>
                    </a:xfrm>
                    <a:prstGeom prst="rect">
                      <a:avLst/>
                    </a:prstGeom>
                    <a:ln/>
                  </pic:spPr>
                </pic:pic>
              </a:graphicData>
            </a:graphic>
          </wp:inline>
        </w:drawing>
      </w:r>
    </w:p>
    <w:p w14:paraId="05CCE5F1" w14:textId="77777777" w:rsidR="00DE135B" w:rsidRDefault="00AC4270">
      <w:pPr>
        <w:spacing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Figure 1. System Architecture</w:t>
      </w:r>
    </w:p>
    <w:p w14:paraId="209E118A" w14:textId="77777777" w:rsidR="00DE135B" w:rsidRDefault="00DE135B">
      <w:pPr>
        <w:spacing w:line="240" w:lineRule="auto"/>
        <w:jc w:val="center"/>
        <w:rPr>
          <w:rFonts w:ascii="Times New Roman" w:eastAsia="Times New Roman" w:hAnsi="Times New Roman" w:cs="Times New Roman"/>
          <w:sz w:val="20"/>
          <w:szCs w:val="20"/>
          <w:highlight w:val="white"/>
        </w:rPr>
      </w:pPr>
    </w:p>
    <w:p w14:paraId="6B139D71" w14:textId="77777777" w:rsidR="00DE135B" w:rsidRDefault="00AC4270">
      <w:pPr>
        <w:spacing w:line="240" w:lineRule="auto"/>
        <w:jc w:val="both"/>
        <w:rPr>
          <w:rFonts w:ascii="Times New Roman" w:eastAsia="Times New Roman" w:hAnsi="Times New Roman" w:cs="Times New Roman"/>
          <w:sz w:val="20"/>
          <w:szCs w:val="20"/>
          <w:shd w:val="clear" w:color="auto" w:fill="FBFFFF"/>
        </w:rPr>
      </w:pPr>
      <w:r>
        <w:rPr>
          <w:rFonts w:ascii="Times New Roman" w:eastAsia="Times New Roman" w:hAnsi="Times New Roman" w:cs="Times New Roman"/>
          <w:sz w:val="20"/>
          <w:szCs w:val="20"/>
          <w:shd w:val="clear" w:color="auto" w:fill="FBFFFF"/>
        </w:rPr>
        <w:t xml:space="preserve"> </w:t>
      </w:r>
      <w:r>
        <w:rPr>
          <w:rFonts w:ascii="Times New Roman" w:eastAsia="Times New Roman" w:hAnsi="Times New Roman" w:cs="Times New Roman"/>
          <w:sz w:val="20"/>
          <w:szCs w:val="20"/>
          <w:shd w:val="clear" w:color="auto" w:fill="FBFFFF"/>
        </w:rPr>
        <w:tab/>
        <w:t>The architecture of the Intelligent System for Feedback Analytics and Beneficiary Performance Evaluation is purposefully designed to support multifaceted educational outreach targeting 4Ps beneficiaries, solo parents, and senior citizens across designated locales. The system comprises three principal subsystems: the User Interface, the Admin Interface, and a centralized Database, cohesively integrated within a web-based platform enabling Learning Management and synchronous communication.</w:t>
      </w:r>
    </w:p>
    <w:p w14:paraId="6A8BEEBC" w14:textId="77777777" w:rsidR="00DE135B" w:rsidRDefault="00AC4270">
      <w:pPr>
        <w:spacing w:line="240" w:lineRule="auto"/>
        <w:jc w:val="both"/>
        <w:rPr>
          <w:rFonts w:ascii="Times New Roman" w:eastAsia="Times New Roman" w:hAnsi="Times New Roman" w:cs="Times New Roman"/>
          <w:sz w:val="20"/>
          <w:szCs w:val="20"/>
          <w:shd w:val="clear" w:color="auto" w:fill="FBFFFF"/>
        </w:rPr>
      </w:pPr>
      <w:r>
        <w:rPr>
          <w:rFonts w:ascii="Times New Roman" w:eastAsia="Times New Roman" w:hAnsi="Times New Roman" w:cs="Times New Roman"/>
          <w:sz w:val="20"/>
          <w:szCs w:val="20"/>
          <w:shd w:val="clear" w:color="auto" w:fill="FBFFFF"/>
        </w:rPr>
        <w:t>The User Interface serves as the gateway for both Beneficiaries and Instructors. Beneficiaries students, parents, and seniors utilize this portal to access educational materials (including documents and multimedia resources), engage in interactive forums, receive real-time notifications, and complete digital assessments. Instructors are provided with extended capabilities to upload learning materials, assign and grade tasks, provision evaluation forms, and orchestrate session schedules. This interface incorporates responsive technologies to facilitate seamless access across diverse devices, thereby bridging gaps in digital literacy and device availability.</w:t>
      </w:r>
    </w:p>
    <w:p w14:paraId="155297B6" w14:textId="77777777" w:rsidR="00DE135B" w:rsidRDefault="00AC4270">
      <w:pPr>
        <w:spacing w:line="240" w:lineRule="auto"/>
        <w:jc w:val="both"/>
        <w:rPr>
          <w:rFonts w:ascii="Times New Roman" w:eastAsia="Times New Roman" w:hAnsi="Times New Roman" w:cs="Times New Roman"/>
          <w:sz w:val="20"/>
          <w:szCs w:val="20"/>
          <w:shd w:val="clear" w:color="auto" w:fill="FBFFFF"/>
        </w:rPr>
      </w:pPr>
      <w:r>
        <w:rPr>
          <w:rFonts w:ascii="Times New Roman" w:eastAsia="Times New Roman" w:hAnsi="Times New Roman" w:cs="Times New Roman"/>
          <w:sz w:val="20"/>
          <w:szCs w:val="20"/>
          <w:shd w:val="clear" w:color="auto" w:fill="FBFFFF"/>
        </w:rPr>
        <w:t>The Administrator Interface is tailored to the requirements of system Administrators who supervise the operational integrity of the platform. Administrators exercise control over account management (for both beneficiaries and Instructors) and oversee the monitoring of system activities based on audit trails and usage reports. Their responsibilities include troubleshooting technical issues, maintaining secure records, and ensuring sustained system reliability—all vital for the continuous and efficient delivery of educational services.</w:t>
      </w:r>
    </w:p>
    <w:p w14:paraId="1C92ECCC" w14:textId="77777777" w:rsidR="00DE135B" w:rsidRDefault="00AC4270">
      <w:pPr>
        <w:spacing w:line="240" w:lineRule="auto"/>
        <w:jc w:val="both"/>
        <w:rPr>
          <w:rFonts w:ascii="Times New Roman" w:eastAsia="Times New Roman" w:hAnsi="Times New Roman" w:cs="Times New Roman"/>
          <w:sz w:val="20"/>
          <w:szCs w:val="20"/>
          <w:shd w:val="clear" w:color="auto" w:fill="FBFFFF"/>
        </w:rPr>
      </w:pPr>
      <w:r>
        <w:rPr>
          <w:rFonts w:ascii="Times New Roman" w:eastAsia="Times New Roman" w:hAnsi="Times New Roman" w:cs="Times New Roman"/>
          <w:sz w:val="20"/>
          <w:szCs w:val="20"/>
          <w:shd w:val="clear" w:color="auto" w:fill="FBFFFF"/>
        </w:rPr>
        <w:t xml:space="preserve">At the core is the Centralized </w:t>
      </w:r>
      <w:proofErr w:type="gramStart"/>
      <w:r>
        <w:rPr>
          <w:rFonts w:ascii="Times New Roman" w:eastAsia="Times New Roman" w:hAnsi="Times New Roman" w:cs="Times New Roman"/>
          <w:sz w:val="20"/>
          <w:szCs w:val="20"/>
          <w:shd w:val="clear" w:color="auto" w:fill="FBFFFF"/>
        </w:rPr>
        <w:t>Database,  functioning</w:t>
      </w:r>
      <w:proofErr w:type="gramEnd"/>
      <w:r>
        <w:rPr>
          <w:rFonts w:ascii="Times New Roman" w:eastAsia="Times New Roman" w:hAnsi="Times New Roman" w:cs="Times New Roman"/>
          <w:sz w:val="20"/>
          <w:szCs w:val="20"/>
          <w:shd w:val="clear" w:color="auto" w:fill="FBFFFF"/>
        </w:rPr>
        <w:t xml:space="preserve"> as the principal repository for all transactional and non-transactional data. It permanently stores user profiles, educational content, schedules, log files, discussion threads, </w:t>
      </w:r>
      <w:r>
        <w:rPr>
          <w:rFonts w:ascii="Times New Roman" w:eastAsia="Times New Roman" w:hAnsi="Times New Roman" w:cs="Times New Roman"/>
          <w:sz w:val="20"/>
          <w:szCs w:val="20"/>
          <w:shd w:val="clear" w:color="auto" w:fill="FBFFFF"/>
        </w:rPr>
        <w:lastRenderedPageBreak/>
        <w:t>and generated reports essential for feedback analytics and performance evaluation. Both the User and Administrator Interfaces dynamically interact with the database, facilitating real-time retrieval, update, and analysis processes. Data security and integrity are paramount, ensuring confidentiality while enabling evidence-based monitoring and program assessment.</w:t>
      </w:r>
    </w:p>
    <w:p w14:paraId="4B93131E" w14:textId="77777777" w:rsidR="00DE135B" w:rsidRDefault="00DE135B">
      <w:pPr>
        <w:spacing w:line="240" w:lineRule="auto"/>
        <w:jc w:val="both"/>
        <w:rPr>
          <w:rFonts w:ascii="Times New Roman" w:eastAsia="Times New Roman" w:hAnsi="Times New Roman" w:cs="Times New Roman"/>
          <w:sz w:val="20"/>
          <w:szCs w:val="20"/>
          <w:shd w:val="clear" w:color="auto" w:fill="FBFFFF"/>
        </w:rPr>
      </w:pPr>
    </w:p>
    <w:p w14:paraId="64514AE6" w14:textId="77777777" w:rsidR="00DE135B" w:rsidRDefault="00AC4270">
      <w:pPr>
        <w:spacing w:line="240" w:lineRule="auto"/>
        <w:jc w:val="both"/>
        <w:rPr>
          <w:rFonts w:ascii="Times New Roman" w:eastAsia="Times New Roman" w:hAnsi="Times New Roman" w:cs="Times New Roman"/>
          <w:b/>
          <w:bCs/>
          <w:sz w:val="20"/>
          <w:szCs w:val="20"/>
          <w:shd w:val="clear" w:color="auto" w:fill="FBFFFF"/>
        </w:rPr>
      </w:pPr>
      <w:r>
        <w:rPr>
          <w:rFonts w:ascii="Times New Roman" w:eastAsia="Times New Roman" w:hAnsi="Times New Roman" w:cs="Times New Roman"/>
          <w:b/>
          <w:bCs/>
          <w:sz w:val="20"/>
          <w:szCs w:val="20"/>
          <w:shd w:val="clear" w:color="auto" w:fill="FBFFFF"/>
        </w:rPr>
        <w:t>Project Development</w:t>
      </w:r>
    </w:p>
    <w:p w14:paraId="1DB35411" w14:textId="2265A263" w:rsidR="00DE135B" w:rsidRDefault="00AC4270">
      <w:pPr>
        <w:spacing w:line="240" w:lineRule="auto"/>
        <w:jc w:val="both"/>
        <w:rPr>
          <w:rFonts w:ascii="Times New Roman" w:eastAsia="Times New Roman" w:hAnsi="Times New Roman" w:cs="Times New Roman"/>
          <w:sz w:val="20"/>
          <w:szCs w:val="20"/>
          <w:shd w:val="clear" w:color="auto" w:fill="FBFFFF"/>
        </w:rPr>
      </w:pPr>
      <w:r>
        <w:rPr>
          <w:rFonts w:ascii="Times New Roman" w:eastAsia="Times New Roman" w:hAnsi="Times New Roman" w:cs="Times New Roman"/>
          <w:sz w:val="20"/>
          <w:szCs w:val="20"/>
          <w:shd w:val="clear" w:color="auto" w:fill="FBFFFF"/>
        </w:rPr>
        <w:t xml:space="preserve">     The development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begin with the Planning and Requirements Gathering phase, where the team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define the system’s core features, user roles, functional modules, and overall architecture. This stage involves consultations with faculty, technical experts, and community representatives to identify both educational and extension-related needs. Next, in the Design phase, wireframes for each user interface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be created, along with the system’s database schema and visual UI mockups. These visual assets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guide the actual coding and interface development.</w:t>
      </w:r>
    </w:p>
    <w:p w14:paraId="03ACC2FB" w14:textId="2A83C4FE" w:rsidR="00DE135B" w:rsidRDefault="00AC4270">
      <w:pPr>
        <w:spacing w:line="240" w:lineRule="auto"/>
        <w:jc w:val="both"/>
        <w:rPr>
          <w:rFonts w:ascii="Times New Roman" w:eastAsia="Times New Roman" w:hAnsi="Times New Roman" w:cs="Times New Roman"/>
          <w:sz w:val="20"/>
          <w:szCs w:val="20"/>
          <w:shd w:val="clear" w:color="auto" w:fill="FBFFFF"/>
        </w:rPr>
      </w:pPr>
      <w:r>
        <w:rPr>
          <w:rFonts w:ascii="Times New Roman" w:eastAsia="Times New Roman" w:hAnsi="Times New Roman" w:cs="Times New Roman"/>
          <w:sz w:val="20"/>
          <w:szCs w:val="20"/>
          <w:shd w:val="clear" w:color="auto" w:fill="FBFFFF"/>
        </w:rPr>
        <w:t xml:space="preserve">     The Development phase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involve building the platform using modern web technologies such as Next.js with TypeScript for both frontend and backend logic, Tailwind CSS for responsive and customizable design, and PostgreSQL as the main database system. During this phase, real-time communication (via </w:t>
      </w:r>
      <w:hyperlink r:id="rId136">
        <w:r w:rsidR="00DE135B">
          <w:rPr>
            <w:rFonts w:ascii="Times New Roman" w:eastAsia="Times New Roman" w:hAnsi="Times New Roman" w:cs="Times New Roman"/>
            <w:color w:val="1155CC"/>
            <w:sz w:val="20"/>
            <w:szCs w:val="20"/>
            <w:u w:val="single"/>
            <w:shd w:val="clear" w:color="auto" w:fill="FBFFFF"/>
          </w:rPr>
          <w:t>Socket.IO</w:t>
        </w:r>
      </w:hyperlink>
      <w:r>
        <w:rPr>
          <w:rFonts w:ascii="Times New Roman" w:eastAsia="Times New Roman" w:hAnsi="Times New Roman" w:cs="Times New Roman"/>
          <w:sz w:val="20"/>
          <w:szCs w:val="20"/>
          <w:shd w:val="clear" w:color="auto" w:fill="FBFFFF"/>
        </w:rPr>
        <w:t>).</w:t>
      </w:r>
    </w:p>
    <w:p w14:paraId="15C0D082" w14:textId="6DC890D3" w:rsidR="00DE135B" w:rsidRDefault="00AC4270">
      <w:pPr>
        <w:spacing w:line="240" w:lineRule="auto"/>
        <w:jc w:val="both"/>
        <w:rPr>
          <w:rFonts w:ascii="Times New Roman" w:eastAsia="Times New Roman" w:hAnsi="Times New Roman" w:cs="Times New Roman"/>
          <w:sz w:val="20"/>
          <w:szCs w:val="20"/>
          <w:shd w:val="clear" w:color="auto" w:fill="FBFFFF"/>
        </w:rPr>
      </w:pPr>
      <w:r>
        <w:rPr>
          <w:rFonts w:ascii="Times New Roman" w:eastAsia="Times New Roman" w:hAnsi="Times New Roman" w:cs="Times New Roman"/>
          <w:sz w:val="20"/>
          <w:szCs w:val="20"/>
          <w:shd w:val="clear" w:color="auto" w:fill="FBFFFF"/>
        </w:rPr>
        <w:t xml:space="preserve">Once core functionalities are in place, the Testing phase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commence. This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include unit testing of individual components, API testing to verify backend responses, integration testing to ensure modules work together, and User Acceptance Testing (UAT) to validate the system from the end-user’s perspective. After thorough testing, the system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enter the Deployment phase, using Docker to containerize the application for efficient self-hosting, scalability, and access across multiple devices.</w:t>
      </w:r>
    </w:p>
    <w:p w14:paraId="210BBCFB" w14:textId="5845DE5A" w:rsidR="00DE135B" w:rsidRDefault="00AC4270">
      <w:pPr>
        <w:spacing w:line="240" w:lineRule="auto"/>
        <w:jc w:val="both"/>
        <w:rPr>
          <w:rFonts w:ascii="Times New Roman" w:eastAsia="Times New Roman" w:hAnsi="Times New Roman" w:cs="Times New Roman"/>
          <w:sz w:val="20"/>
          <w:szCs w:val="20"/>
          <w:shd w:val="clear" w:color="auto" w:fill="FBFFFF"/>
        </w:rPr>
      </w:pPr>
      <w:r>
        <w:rPr>
          <w:rFonts w:ascii="Times New Roman" w:eastAsia="Times New Roman" w:hAnsi="Times New Roman" w:cs="Times New Roman"/>
          <w:sz w:val="20"/>
          <w:szCs w:val="20"/>
          <w:shd w:val="clear" w:color="auto" w:fill="FBFFFF"/>
        </w:rPr>
        <w:t xml:space="preserve">Finally, during the Evaluation phase, the system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undergo usability and performance testing. Feedback from pilot users, including faculty and 4Ps participants,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be gathered to identify any issues and opportunities for improvement. These insights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guide future updates and ensure that the system continues to evolve in alignment with its educational and community objectives.</w:t>
      </w:r>
    </w:p>
    <w:p w14:paraId="5A5DB409" w14:textId="77777777" w:rsidR="00DE135B" w:rsidRDefault="00DE135B">
      <w:pPr>
        <w:spacing w:line="240" w:lineRule="auto"/>
        <w:jc w:val="both"/>
        <w:rPr>
          <w:rFonts w:ascii="Times New Roman" w:eastAsia="Times New Roman" w:hAnsi="Times New Roman" w:cs="Times New Roman"/>
          <w:b/>
          <w:bCs/>
          <w:sz w:val="20"/>
          <w:szCs w:val="20"/>
          <w:shd w:val="clear" w:color="auto" w:fill="FBFFFF"/>
        </w:rPr>
      </w:pPr>
    </w:p>
    <w:p w14:paraId="57D0A8B7" w14:textId="77777777" w:rsidR="00DE135B" w:rsidRDefault="00AC4270">
      <w:pPr>
        <w:spacing w:line="240" w:lineRule="auto"/>
        <w:jc w:val="both"/>
        <w:rPr>
          <w:rFonts w:ascii="Times New Roman" w:eastAsia="Times New Roman" w:hAnsi="Times New Roman" w:cs="Times New Roman"/>
          <w:b/>
          <w:bCs/>
          <w:sz w:val="20"/>
          <w:szCs w:val="20"/>
          <w:shd w:val="clear" w:color="auto" w:fill="FBFFFF"/>
        </w:rPr>
      </w:pPr>
      <w:r>
        <w:rPr>
          <w:rFonts w:ascii="Times New Roman" w:eastAsia="Times New Roman" w:hAnsi="Times New Roman" w:cs="Times New Roman"/>
          <w:b/>
          <w:bCs/>
          <w:sz w:val="20"/>
          <w:szCs w:val="20"/>
          <w:shd w:val="clear" w:color="auto" w:fill="FBFFFF"/>
        </w:rPr>
        <w:t>Agile Scrum</w:t>
      </w:r>
    </w:p>
    <w:p w14:paraId="7AE56073"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Software development methods like Agile Scrums prioritize flexibility, collaboration and gradual progress. By breaking up the development into small sprints, it helps ongoing system testing, feedback and enhancement generate a </w:t>
      </w:r>
      <w:proofErr w:type="spellStart"/>
      <w:proofErr w:type="gramStart"/>
      <w:r>
        <w:rPr>
          <w:rFonts w:ascii="Times New Roman" w:eastAsia="Times New Roman" w:hAnsi="Times New Roman" w:cs="Times New Roman"/>
          <w:sz w:val="20"/>
          <w:szCs w:val="20"/>
          <w:highlight w:val="white"/>
        </w:rPr>
        <w:t>well developed</w:t>
      </w:r>
      <w:proofErr w:type="spellEnd"/>
      <w:proofErr w:type="gramEnd"/>
      <w:r>
        <w:rPr>
          <w:rFonts w:ascii="Times New Roman" w:eastAsia="Times New Roman" w:hAnsi="Times New Roman" w:cs="Times New Roman"/>
          <w:sz w:val="20"/>
          <w:szCs w:val="20"/>
          <w:highlight w:val="white"/>
        </w:rPr>
        <w:t xml:space="preserve"> software.</w:t>
      </w:r>
    </w:p>
    <w:p w14:paraId="4CB2122A"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highlight w:val="white"/>
        </w:rPr>
        <w:drawing>
          <wp:inline distT="114300" distB="114300" distL="114300" distR="114300" wp14:anchorId="4A04AF21" wp14:editId="30BF6B1E">
            <wp:extent cx="2409825" cy="1206500"/>
            <wp:effectExtent l="0" t="0" r="0" b="0"/>
            <wp:docPr id="8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7"/>
                    <a:srcRect/>
                    <a:stretch>
                      <a:fillRect/>
                    </a:stretch>
                  </pic:blipFill>
                  <pic:spPr>
                    <a:xfrm>
                      <a:off x="0" y="0"/>
                      <a:ext cx="2409825" cy="1206500"/>
                    </a:xfrm>
                    <a:prstGeom prst="rect">
                      <a:avLst/>
                    </a:prstGeom>
                    <a:ln/>
                  </pic:spPr>
                </pic:pic>
              </a:graphicData>
            </a:graphic>
          </wp:inline>
        </w:drawing>
      </w:r>
    </w:p>
    <w:p w14:paraId="666FAECC" w14:textId="77777777" w:rsidR="00DE135B" w:rsidRDefault="00AC4270">
      <w:pPr>
        <w:spacing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Figure 2. Agile Scrum</w:t>
      </w:r>
    </w:p>
    <w:p w14:paraId="6591A445" w14:textId="77777777" w:rsidR="00DE135B" w:rsidRDefault="00DE135B">
      <w:pPr>
        <w:spacing w:line="240" w:lineRule="auto"/>
        <w:jc w:val="center"/>
        <w:rPr>
          <w:rFonts w:ascii="Times New Roman" w:eastAsia="Times New Roman" w:hAnsi="Times New Roman" w:cs="Times New Roman"/>
          <w:sz w:val="20"/>
          <w:szCs w:val="20"/>
          <w:highlight w:val="white"/>
        </w:rPr>
      </w:pPr>
    </w:p>
    <w:p w14:paraId="1F57D4F1"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The Agile Scrum methodology is suitable for our system, which has role-based access, interactive features, and real-time changes in our system. Beneficiaries </w:t>
      </w:r>
      <w:proofErr w:type="gramStart"/>
      <w:r>
        <w:rPr>
          <w:rFonts w:ascii="Times New Roman" w:eastAsia="Times New Roman" w:hAnsi="Times New Roman" w:cs="Times New Roman"/>
          <w:sz w:val="20"/>
          <w:szCs w:val="20"/>
          <w:highlight w:val="white"/>
        </w:rPr>
        <w:t>can  read</w:t>
      </w:r>
      <w:proofErr w:type="gramEnd"/>
      <w:r>
        <w:rPr>
          <w:rFonts w:ascii="Times New Roman" w:eastAsia="Times New Roman" w:hAnsi="Times New Roman" w:cs="Times New Roman"/>
          <w:sz w:val="20"/>
          <w:szCs w:val="20"/>
          <w:highlight w:val="white"/>
        </w:rPr>
        <w:t xml:space="preserve"> documents, leave comments, log in, and get notifications, while the admin focuses on the access control, overseeing material and regulating interactions. This methodology enables gradual development and focuses on the features like access control, authentication and managing materials. This adaptability enables adjustment in user input, assuring that the system satisfies Beneficiary requirements. Agile methodology lowers errors and enhances the quality of the system, making it productive and flexible for future improvement within an accessible platform.</w:t>
      </w:r>
    </w:p>
    <w:p w14:paraId="0790EE48" w14:textId="77777777" w:rsidR="00DE135B" w:rsidRDefault="00DE135B">
      <w:pPr>
        <w:spacing w:line="240" w:lineRule="auto"/>
        <w:jc w:val="both"/>
        <w:rPr>
          <w:rFonts w:ascii="Times New Roman" w:eastAsia="Times New Roman" w:hAnsi="Times New Roman" w:cs="Times New Roman"/>
          <w:sz w:val="20"/>
          <w:szCs w:val="20"/>
          <w:highlight w:val="white"/>
        </w:rPr>
      </w:pPr>
    </w:p>
    <w:p w14:paraId="5E11F3A1" w14:textId="77777777" w:rsidR="00DE135B" w:rsidRDefault="00AC4270">
      <w:pPr>
        <w:spacing w:line="240" w:lineRule="auto"/>
        <w:jc w:val="both"/>
        <w:rPr>
          <w:rFonts w:ascii="Times New Roman" w:eastAsia="Times New Roman" w:hAnsi="Times New Roman" w:cs="Times New Roman"/>
          <w:b/>
          <w:bCs/>
          <w:sz w:val="20"/>
          <w:szCs w:val="20"/>
          <w:shd w:val="clear" w:color="auto" w:fill="FBFFFF"/>
        </w:rPr>
      </w:pPr>
      <w:r>
        <w:rPr>
          <w:rFonts w:ascii="Times New Roman" w:eastAsia="Times New Roman" w:hAnsi="Times New Roman" w:cs="Times New Roman"/>
          <w:b/>
          <w:bCs/>
          <w:sz w:val="20"/>
          <w:szCs w:val="20"/>
          <w:shd w:val="clear" w:color="auto" w:fill="FBFFFF"/>
        </w:rPr>
        <w:t>Evaluation Procedure</w:t>
      </w:r>
    </w:p>
    <w:p w14:paraId="71BC5F85" w14:textId="35AAFCDB" w:rsidR="00DE135B" w:rsidRDefault="00AC4270">
      <w:pPr>
        <w:spacing w:line="240" w:lineRule="auto"/>
        <w:jc w:val="both"/>
        <w:rPr>
          <w:rFonts w:ascii="Times New Roman" w:eastAsia="Times New Roman" w:hAnsi="Times New Roman" w:cs="Times New Roman"/>
          <w:sz w:val="20"/>
          <w:szCs w:val="20"/>
          <w:shd w:val="clear" w:color="auto" w:fill="FBFFFF"/>
        </w:rPr>
      </w:pPr>
      <w:r>
        <w:rPr>
          <w:rFonts w:ascii="Times New Roman" w:eastAsia="Times New Roman" w:hAnsi="Times New Roman" w:cs="Times New Roman"/>
          <w:sz w:val="20"/>
          <w:szCs w:val="20"/>
          <w:shd w:val="clear" w:color="auto" w:fill="FBFFFF"/>
        </w:rPr>
        <w:t xml:space="preserve">To measure the system's software quality, an evaluation based on the TAM standard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be conducted. This </w:t>
      </w:r>
      <w:r w:rsidR="005C19D5">
        <w:rPr>
          <w:rFonts w:ascii="Times New Roman" w:eastAsia="Times New Roman" w:hAnsi="Times New Roman" w:cs="Times New Roman"/>
          <w:sz w:val="20"/>
          <w:szCs w:val="20"/>
          <w:shd w:val="clear" w:color="auto" w:fill="FBFFFF"/>
        </w:rPr>
        <w:t>assesses</w:t>
      </w:r>
      <w:r>
        <w:rPr>
          <w:rFonts w:ascii="Times New Roman" w:eastAsia="Times New Roman" w:hAnsi="Times New Roman" w:cs="Times New Roman"/>
          <w:sz w:val="20"/>
          <w:szCs w:val="20"/>
          <w:shd w:val="clear" w:color="auto" w:fill="FBFFFF"/>
        </w:rPr>
        <w:t xml:space="preserve"> the system across eight quality characteristics: functional suitability, performance efficiency, compatibility, usability, reliability, security, maintainability, and portability.</w:t>
      </w:r>
    </w:p>
    <w:p w14:paraId="62A97111" w14:textId="77777777" w:rsidR="00DE135B" w:rsidRDefault="00DE135B">
      <w:pPr>
        <w:spacing w:line="240" w:lineRule="auto"/>
        <w:jc w:val="both"/>
        <w:rPr>
          <w:rFonts w:ascii="Times New Roman" w:eastAsia="Times New Roman" w:hAnsi="Times New Roman" w:cs="Times New Roman"/>
          <w:sz w:val="20"/>
          <w:szCs w:val="20"/>
          <w:shd w:val="clear" w:color="auto" w:fill="FBFFFF"/>
        </w:rPr>
      </w:pPr>
    </w:p>
    <w:p w14:paraId="19638DD8" w14:textId="77777777" w:rsidR="00DE135B" w:rsidRDefault="00AC4270">
      <w:pPr>
        <w:spacing w:line="240" w:lineRule="auto"/>
        <w:jc w:val="both"/>
        <w:rPr>
          <w:rFonts w:ascii="Times New Roman" w:eastAsia="Times New Roman" w:hAnsi="Times New Roman" w:cs="Times New Roman"/>
          <w:b/>
          <w:bCs/>
          <w:sz w:val="20"/>
          <w:szCs w:val="20"/>
          <w:shd w:val="clear" w:color="auto" w:fill="FBFFFF"/>
        </w:rPr>
      </w:pPr>
      <w:r>
        <w:rPr>
          <w:rFonts w:ascii="Times New Roman" w:eastAsia="Times New Roman" w:hAnsi="Times New Roman" w:cs="Times New Roman"/>
          <w:b/>
          <w:bCs/>
          <w:sz w:val="20"/>
          <w:szCs w:val="20"/>
          <w:shd w:val="clear" w:color="auto" w:fill="FBFFFF"/>
        </w:rPr>
        <w:t>Data Collection Instrument</w:t>
      </w:r>
    </w:p>
    <w:p w14:paraId="1B4543D4" w14:textId="5643C2EB" w:rsidR="00DE135B" w:rsidRDefault="00AC4270">
      <w:pPr>
        <w:spacing w:line="240" w:lineRule="auto"/>
        <w:jc w:val="both"/>
        <w:rPr>
          <w:rFonts w:ascii="Times New Roman" w:eastAsia="Times New Roman" w:hAnsi="Times New Roman" w:cs="Times New Roman"/>
          <w:sz w:val="20"/>
          <w:szCs w:val="20"/>
          <w:shd w:val="clear" w:color="auto" w:fill="FBFFFF"/>
        </w:rPr>
      </w:pPr>
      <w:r>
        <w:rPr>
          <w:rFonts w:ascii="Times New Roman" w:eastAsia="Times New Roman" w:hAnsi="Times New Roman" w:cs="Times New Roman"/>
          <w:sz w:val="20"/>
          <w:szCs w:val="20"/>
          <w:shd w:val="clear" w:color="auto" w:fill="FBFFFF"/>
        </w:rPr>
        <w:t xml:space="preserve">The data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be gathered using a questionnaire and survey that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have a direct impact on the development and outcomes of the Intelligent System for Feedback Analytics and Beneficiary Performance Evaluation project. The respondents, including 4Ps beneficiaries and faculty members,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be given a questionnaire survey by the developers to collect essential data that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guide the construction of the web-based system. Specific questions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revolve around the web-based system’s design, user interface, accessibility, and its potential to support learning and community-based research and extension.</w:t>
      </w:r>
    </w:p>
    <w:p w14:paraId="4B47E3DF" w14:textId="7B6FD308" w:rsidR="00DE135B" w:rsidRDefault="00AC4270">
      <w:pPr>
        <w:spacing w:line="240" w:lineRule="auto"/>
        <w:jc w:val="both"/>
        <w:rPr>
          <w:rFonts w:ascii="Times New Roman" w:eastAsia="Times New Roman" w:hAnsi="Times New Roman" w:cs="Times New Roman"/>
          <w:sz w:val="20"/>
          <w:szCs w:val="20"/>
          <w:shd w:val="clear" w:color="auto" w:fill="FBFFFF"/>
        </w:rPr>
      </w:pPr>
      <w:r>
        <w:rPr>
          <w:rFonts w:ascii="Times New Roman" w:eastAsia="Times New Roman" w:hAnsi="Times New Roman" w:cs="Times New Roman"/>
          <w:sz w:val="20"/>
          <w:szCs w:val="20"/>
          <w:shd w:val="clear" w:color="auto" w:fill="FBFFFF"/>
        </w:rPr>
        <w:t xml:space="preserve">The evaluation of the application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be carried out by distributing questionnaires to the identified respondents. The questionnaire </w:t>
      </w:r>
      <w:r w:rsidR="005C19D5">
        <w:rPr>
          <w:rFonts w:ascii="Times New Roman" w:eastAsia="Times New Roman" w:hAnsi="Times New Roman" w:cs="Times New Roman"/>
          <w:sz w:val="20"/>
          <w:szCs w:val="20"/>
          <w:shd w:val="clear" w:color="auto" w:fill="FBFFFF"/>
        </w:rPr>
        <w:t>would</w:t>
      </w:r>
      <w:r>
        <w:rPr>
          <w:rFonts w:ascii="Times New Roman" w:eastAsia="Times New Roman" w:hAnsi="Times New Roman" w:cs="Times New Roman"/>
          <w:sz w:val="20"/>
          <w:szCs w:val="20"/>
          <w:shd w:val="clear" w:color="auto" w:fill="FBFFFF"/>
        </w:rPr>
        <w:t xml:space="preserve"> consist of items focusing on the application's functionality in meeting the needs of its users, including design appeal, </w:t>
      </w:r>
      <w:r>
        <w:rPr>
          <w:rFonts w:ascii="Times New Roman" w:eastAsia="Times New Roman" w:hAnsi="Times New Roman" w:cs="Times New Roman"/>
          <w:sz w:val="20"/>
          <w:szCs w:val="20"/>
          <w:shd w:val="clear" w:color="auto" w:fill="FBFFFF"/>
        </w:rPr>
        <w:lastRenderedPageBreak/>
        <w:t>accessibility, mobile responsiveness, content relevance, and user interface familiarity.</w:t>
      </w:r>
    </w:p>
    <w:p w14:paraId="1FFDC345" w14:textId="77777777" w:rsidR="00DE135B" w:rsidRDefault="00DE135B">
      <w:pPr>
        <w:spacing w:line="240" w:lineRule="auto"/>
        <w:jc w:val="both"/>
        <w:rPr>
          <w:rFonts w:ascii="Times New Roman" w:eastAsia="Times New Roman" w:hAnsi="Times New Roman" w:cs="Times New Roman"/>
          <w:sz w:val="20"/>
          <w:szCs w:val="20"/>
          <w:shd w:val="clear" w:color="auto" w:fill="FBFFFF"/>
        </w:rPr>
      </w:pPr>
    </w:p>
    <w:p w14:paraId="6538FF10" w14:textId="77777777" w:rsidR="00DE135B" w:rsidRDefault="00AC4270">
      <w:pPr>
        <w:spacing w:line="240" w:lineRule="auto"/>
        <w:jc w:val="both"/>
        <w:rPr>
          <w:rFonts w:ascii="Times New Roman" w:eastAsia="Times New Roman" w:hAnsi="Times New Roman" w:cs="Times New Roman"/>
          <w:b/>
          <w:bCs/>
          <w:sz w:val="20"/>
          <w:szCs w:val="20"/>
          <w:shd w:val="clear" w:color="auto" w:fill="FBFFFF"/>
        </w:rPr>
      </w:pPr>
      <w:r>
        <w:rPr>
          <w:rFonts w:ascii="Times New Roman" w:eastAsia="Times New Roman" w:hAnsi="Times New Roman" w:cs="Times New Roman"/>
          <w:b/>
          <w:bCs/>
          <w:sz w:val="20"/>
          <w:szCs w:val="20"/>
          <w:shd w:val="clear" w:color="auto" w:fill="FBFFFF"/>
        </w:rPr>
        <w:t>Statistical Treatment</w:t>
      </w:r>
    </w:p>
    <w:p w14:paraId="569DF036" w14:textId="77777777" w:rsidR="00DE135B" w:rsidRDefault="00AC4270">
      <w:pPr>
        <w:spacing w:line="240" w:lineRule="auto"/>
        <w:jc w:val="both"/>
        <w:rPr>
          <w:rFonts w:ascii="Times New Roman" w:eastAsia="Times New Roman" w:hAnsi="Times New Roman" w:cs="Times New Roman"/>
          <w:sz w:val="20"/>
          <w:szCs w:val="20"/>
          <w:shd w:val="clear" w:color="auto" w:fill="FBFFFF"/>
        </w:rPr>
      </w:pPr>
      <w:r>
        <w:rPr>
          <w:rFonts w:ascii="Times New Roman" w:eastAsia="Times New Roman" w:hAnsi="Times New Roman" w:cs="Times New Roman"/>
          <w:sz w:val="20"/>
          <w:szCs w:val="20"/>
          <w:shd w:val="clear" w:color="auto" w:fill="FBFFFF"/>
        </w:rPr>
        <w:t>For data analysis, the developers computed the mean of the survey responses to determine the central tendency. Each option on the Likert scale was assigned a numerical value, which was then aggregated for each question. The total was divided by the number of responses to obtain the average score. This quantifiable measure provided meaningful insights into the participants’ attitudes and perceptions.</w:t>
      </w:r>
    </w:p>
    <w:p w14:paraId="04153AF0" w14:textId="77777777" w:rsidR="00DE135B" w:rsidRDefault="00DE135B">
      <w:pPr>
        <w:spacing w:line="240" w:lineRule="auto"/>
        <w:jc w:val="both"/>
        <w:rPr>
          <w:rFonts w:ascii="Times New Roman" w:eastAsia="Times New Roman" w:hAnsi="Times New Roman" w:cs="Times New Roman"/>
          <w:sz w:val="20"/>
          <w:szCs w:val="20"/>
          <w:shd w:val="clear" w:color="auto" w:fill="FBFFFF"/>
        </w:rPr>
      </w:pPr>
    </w:p>
    <w:p w14:paraId="3D82AB35" w14:textId="77777777" w:rsidR="00DE135B" w:rsidRDefault="00AC4270">
      <w:pPr>
        <w:spacing w:line="240" w:lineRule="auto"/>
        <w:jc w:val="both"/>
        <w:rPr>
          <w:rFonts w:ascii="Times New Roman" w:eastAsia="Times New Roman" w:hAnsi="Times New Roman" w:cs="Times New Roman"/>
          <w:b/>
          <w:bCs/>
          <w:sz w:val="20"/>
          <w:szCs w:val="20"/>
          <w:shd w:val="clear" w:color="auto" w:fill="FBFFFF"/>
        </w:rPr>
      </w:pPr>
      <w:r>
        <w:rPr>
          <w:rFonts w:ascii="Times New Roman" w:eastAsia="Times New Roman" w:hAnsi="Times New Roman" w:cs="Times New Roman"/>
          <w:b/>
          <w:bCs/>
          <w:sz w:val="20"/>
          <w:szCs w:val="20"/>
          <w:shd w:val="clear" w:color="auto" w:fill="FBFFFF"/>
        </w:rPr>
        <w:t>IV. RESULTS AND DISCUSSION</w:t>
      </w:r>
    </w:p>
    <w:p w14:paraId="58EED590" w14:textId="77777777" w:rsidR="00DE135B" w:rsidRDefault="00AC4270">
      <w:pPr>
        <w:spacing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sz w:val="20"/>
          <w:szCs w:val="20"/>
          <w:highlight w:val="white"/>
        </w:rPr>
        <w:t>This chapter presents the results and the discussion to support the methodology utilized in the achievement of the objectives. The presentation is usually guided by the specific objectives or problems of the research study.</w:t>
      </w:r>
    </w:p>
    <w:p w14:paraId="5D83CFD3" w14:textId="77777777" w:rsidR="00DE135B" w:rsidRDefault="00DE135B">
      <w:pPr>
        <w:spacing w:line="240" w:lineRule="auto"/>
        <w:jc w:val="both"/>
        <w:rPr>
          <w:rFonts w:ascii="Times New Roman" w:eastAsia="Times New Roman" w:hAnsi="Times New Roman" w:cs="Times New Roman"/>
          <w:b/>
          <w:bCs/>
          <w:sz w:val="20"/>
          <w:szCs w:val="20"/>
          <w:highlight w:val="white"/>
        </w:rPr>
      </w:pPr>
    </w:p>
    <w:p w14:paraId="24C8BBAE" w14:textId="77777777" w:rsidR="00DE135B" w:rsidRDefault="00AC4270">
      <w:pPr>
        <w:spacing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Results by Objectives of the Study</w:t>
      </w:r>
    </w:p>
    <w:p w14:paraId="43D4B683" w14:textId="77777777" w:rsidR="00DE135B" w:rsidRDefault="00AC4270">
      <w:pPr>
        <w:spacing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 xml:space="preserve">1. To create an integrated system for Extension Program that manage both </w:t>
      </w:r>
      <w:proofErr w:type="gramStart"/>
      <w:r>
        <w:rPr>
          <w:rFonts w:ascii="Times New Roman" w:eastAsia="Times New Roman" w:hAnsi="Times New Roman" w:cs="Times New Roman"/>
          <w:b/>
          <w:bCs/>
          <w:sz w:val="20"/>
          <w:szCs w:val="20"/>
          <w:highlight w:val="white"/>
        </w:rPr>
        <w:t>beneficiaries</w:t>
      </w:r>
      <w:proofErr w:type="gramEnd"/>
      <w:r>
        <w:rPr>
          <w:rFonts w:ascii="Times New Roman" w:eastAsia="Times New Roman" w:hAnsi="Times New Roman" w:cs="Times New Roman"/>
          <w:b/>
          <w:bCs/>
          <w:sz w:val="20"/>
          <w:szCs w:val="20"/>
          <w:highlight w:val="white"/>
        </w:rPr>
        <w:t xml:space="preserve"> activities and their performance evaluation.</w:t>
      </w:r>
    </w:p>
    <w:p w14:paraId="526A9130"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Figure 3 shows the web and mobile view      </w:t>
      </w:r>
      <w:r>
        <w:rPr>
          <w:rFonts w:ascii="Times New Roman" w:eastAsia="Times New Roman" w:hAnsi="Times New Roman" w:cs="Times New Roman"/>
          <w:sz w:val="20"/>
          <w:szCs w:val="20"/>
          <w:highlight w:val="white"/>
        </w:rPr>
        <w:tab/>
        <w:t xml:space="preserve">of the login page of </w:t>
      </w:r>
      <w:proofErr w:type="spellStart"/>
      <w:proofErr w:type="gramStart"/>
      <w:r>
        <w:rPr>
          <w:rFonts w:ascii="Times New Roman" w:eastAsia="Times New Roman" w:hAnsi="Times New Roman" w:cs="Times New Roman"/>
          <w:sz w:val="20"/>
          <w:szCs w:val="20"/>
          <w:highlight w:val="white"/>
        </w:rPr>
        <w:t>EduLink</w:t>
      </w:r>
      <w:proofErr w:type="spellEnd"/>
      <w:r>
        <w:rPr>
          <w:rFonts w:ascii="Times New Roman" w:eastAsia="Times New Roman" w:hAnsi="Times New Roman" w:cs="Times New Roman"/>
          <w:sz w:val="20"/>
          <w:szCs w:val="20"/>
          <w:highlight w:val="white"/>
        </w:rPr>
        <w:t xml:space="preserve"> .</w:t>
      </w:r>
      <w:proofErr w:type="gramEnd"/>
      <w:r>
        <w:rPr>
          <w:rFonts w:ascii="Times New Roman" w:eastAsia="Times New Roman" w:hAnsi="Times New Roman" w:cs="Times New Roman"/>
          <w:sz w:val="20"/>
          <w:szCs w:val="20"/>
          <w:highlight w:val="white"/>
        </w:rPr>
        <w:t xml:space="preserve"> This allows both Instructors and learners</w:t>
      </w:r>
      <w:r>
        <w:rPr>
          <w:rFonts w:ascii="Times New Roman" w:eastAsia="Times New Roman" w:hAnsi="Times New Roman" w:cs="Times New Roman"/>
          <w:b/>
          <w:bCs/>
          <w:sz w:val="20"/>
          <w:szCs w:val="20"/>
          <w:highlight w:val="white"/>
        </w:rPr>
        <w:t xml:space="preserve"> </w:t>
      </w:r>
      <w:r>
        <w:rPr>
          <w:rFonts w:ascii="Times New Roman" w:eastAsia="Times New Roman" w:hAnsi="Times New Roman" w:cs="Times New Roman"/>
          <w:sz w:val="20"/>
          <w:szCs w:val="20"/>
          <w:highlight w:val="white"/>
        </w:rPr>
        <w:t xml:space="preserve">to login their account using their personal </w:t>
      </w:r>
      <w:proofErr w:type="spellStart"/>
      <w:r>
        <w:rPr>
          <w:rFonts w:ascii="Times New Roman" w:eastAsia="Times New Roman" w:hAnsi="Times New Roman" w:cs="Times New Roman"/>
          <w:sz w:val="20"/>
          <w:szCs w:val="20"/>
          <w:highlight w:val="white"/>
        </w:rPr>
        <w:t>gmail</w:t>
      </w:r>
      <w:proofErr w:type="spellEnd"/>
      <w:r>
        <w:rPr>
          <w:rFonts w:ascii="Times New Roman" w:eastAsia="Times New Roman" w:hAnsi="Times New Roman" w:cs="Times New Roman"/>
          <w:sz w:val="20"/>
          <w:szCs w:val="20"/>
          <w:highlight w:val="white"/>
        </w:rPr>
        <w:t xml:space="preserve"> account to access the system.</w:t>
      </w:r>
    </w:p>
    <w:p w14:paraId="5D50B0DB"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highlight w:val="white"/>
        </w:rPr>
        <w:drawing>
          <wp:inline distT="114300" distB="114300" distL="114300" distR="114300" wp14:anchorId="3A7D277B" wp14:editId="6E605B65">
            <wp:extent cx="1490663" cy="701142"/>
            <wp:effectExtent l="0" t="0" r="0" b="0"/>
            <wp:docPr id="6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8"/>
                    <a:srcRect/>
                    <a:stretch>
                      <a:fillRect/>
                    </a:stretch>
                  </pic:blipFill>
                  <pic:spPr>
                    <a:xfrm>
                      <a:off x="0" y="0"/>
                      <a:ext cx="1490663" cy="701142"/>
                    </a:xfrm>
                    <a:prstGeom prst="rect">
                      <a:avLst/>
                    </a:prstGeom>
                    <a:ln/>
                  </pic:spPr>
                </pic:pic>
              </a:graphicData>
            </a:graphic>
          </wp:inline>
        </w:drawing>
      </w:r>
      <w:r>
        <w:rPr>
          <w:rFonts w:ascii="Times New Roman" w:eastAsia="Times New Roman" w:hAnsi="Times New Roman" w:cs="Times New Roman"/>
          <w:noProof/>
          <w:sz w:val="20"/>
          <w:szCs w:val="20"/>
          <w:highlight w:val="white"/>
        </w:rPr>
        <w:drawing>
          <wp:inline distT="114300" distB="114300" distL="114300" distR="114300" wp14:anchorId="019F1700" wp14:editId="4F41FE4A">
            <wp:extent cx="557213" cy="708554"/>
            <wp:effectExtent l="0" t="0" r="0" b="0"/>
            <wp:docPr id="6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39"/>
                    <a:srcRect/>
                    <a:stretch>
                      <a:fillRect/>
                    </a:stretch>
                  </pic:blipFill>
                  <pic:spPr>
                    <a:xfrm>
                      <a:off x="0" y="0"/>
                      <a:ext cx="557213" cy="708554"/>
                    </a:xfrm>
                    <a:prstGeom prst="rect">
                      <a:avLst/>
                    </a:prstGeom>
                    <a:ln/>
                  </pic:spPr>
                </pic:pic>
              </a:graphicData>
            </a:graphic>
          </wp:inline>
        </w:drawing>
      </w:r>
    </w:p>
    <w:p w14:paraId="7B9DBA44" w14:textId="488B6C2D" w:rsidR="00DE135B" w:rsidRDefault="00AC4270">
      <w:pPr>
        <w:spacing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Figure 3. Login </w:t>
      </w:r>
      <w:r w:rsidR="00DE2B91">
        <w:rPr>
          <w:rFonts w:ascii="Times New Roman" w:eastAsia="Times New Roman" w:hAnsi="Times New Roman" w:cs="Times New Roman"/>
          <w:sz w:val="20"/>
          <w:szCs w:val="20"/>
          <w:highlight w:val="white"/>
        </w:rPr>
        <w:t>P</w:t>
      </w:r>
      <w:r>
        <w:rPr>
          <w:rFonts w:ascii="Times New Roman" w:eastAsia="Times New Roman" w:hAnsi="Times New Roman" w:cs="Times New Roman"/>
          <w:sz w:val="20"/>
          <w:szCs w:val="20"/>
          <w:highlight w:val="white"/>
        </w:rPr>
        <w:t xml:space="preserve">age of </w:t>
      </w:r>
      <w:proofErr w:type="spellStart"/>
      <w:r>
        <w:rPr>
          <w:rFonts w:ascii="Times New Roman" w:eastAsia="Times New Roman" w:hAnsi="Times New Roman" w:cs="Times New Roman"/>
          <w:sz w:val="20"/>
          <w:szCs w:val="20"/>
          <w:highlight w:val="white"/>
        </w:rPr>
        <w:t>EduLink</w:t>
      </w:r>
      <w:proofErr w:type="spellEnd"/>
      <w:r>
        <w:rPr>
          <w:rFonts w:ascii="Times New Roman" w:eastAsia="Times New Roman" w:hAnsi="Times New Roman" w:cs="Times New Roman"/>
          <w:sz w:val="20"/>
          <w:szCs w:val="20"/>
          <w:highlight w:val="white"/>
        </w:rPr>
        <w:t xml:space="preserve"> on Web and Mobile </w:t>
      </w:r>
    </w:p>
    <w:p w14:paraId="6CFFB471" w14:textId="77777777" w:rsidR="00DE135B" w:rsidRDefault="00DE135B">
      <w:pPr>
        <w:spacing w:line="240" w:lineRule="auto"/>
        <w:jc w:val="center"/>
        <w:rPr>
          <w:rFonts w:ascii="Times New Roman" w:eastAsia="Times New Roman" w:hAnsi="Times New Roman" w:cs="Times New Roman"/>
          <w:sz w:val="20"/>
          <w:szCs w:val="20"/>
          <w:highlight w:val="white"/>
        </w:rPr>
      </w:pPr>
    </w:p>
    <w:p w14:paraId="28BA4911"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Figure 4 shows the landing page of the learners. On the program page, learners can see the programs they can request to join and their existing programs.</w:t>
      </w:r>
    </w:p>
    <w:p w14:paraId="0D91C7F4"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highlight w:val="white"/>
        </w:rPr>
        <w:drawing>
          <wp:inline distT="114300" distB="114300" distL="114300" distR="114300" wp14:anchorId="31C54BEE" wp14:editId="78FEAFBE">
            <wp:extent cx="1532094" cy="720985"/>
            <wp:effectExtent l="0" t="0" r="0" b="0"/>
            <wp:docPr id="7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0"/>
                    <a:srcRect/>
                    <a:stretch>
                      <a:fillRect/>
                    </a:stretch>
                  </pic:blipFill>
                  <pic:spPr>
                    <a:xfrm>
                      <a:off x="0" y="0"/>
                      <a:ext cx="1532094" cy="720985"/>
                    </a:xfrm>
                    <a:prstGeom prst="rect">
                      <a:avLst/>
                    </a:prstGeom>
                    <a:ln/>
                  </pic:spPr>
                </pic:pic>
              </a:graphicData>
            </a:graphic>
          </wp:inline>
        </w:drawing>
      </w:r>
      <w:r>
        <w:rPr>
          <w:rFonts w:ascii="Times New Roman" w:eastAsia="Times New Roman" w:hAnsi="Times New Roman" w:cs="Times New Roman"/>
          <w:noProof/>
          <w:sz w:val="20"/>
          <w:szCs w:val="20"/>
          <w:highlight w:val="white"/>
        </w:rPr>
        <w:drawing>
          <wp:inline distT="114300" distB="114300" distL="114300" distR="114300" wp14:anchorId="5DA8F466" wp14:editId="35B4C7F2">
            <wp:extent cx="569637" cy="736600"/>
            <wp:effectExtent l="0" t="0" r="0" b="0"/>
            <wp:docPr id="7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1"/>
                    <a:srcRect/>
                    <a:stretch>
                      <a:fillRect/>
                    </a:stretch>
                  </pic:blipFill>
                  <pic:spPr>
                    <a:xfrm>
                      <a:off x="0" y="0"/>
                      <a:ext cx="569637" cy="736600"/>
                    </a:xfrm>
                    <a:prstGeom prst="rect">
                      <a:avLst/>
                    </a:prstGeom>
                    <a:ln/>
                  </pic:spPr>
                </pic:pic>
              </a:graphicData>
            </a:graphic>
          </wp:inline>
        </w:drawing>
      </w:r>
    </w:p>
    <w:p w14:paraId="2CB086A7" w14:textId="77777777" w:rsidR="00DE135B" w:rsidRDefault="00AC4270">
      <w:pPr>
        <w:spacing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Figure 4. Landing Page of </w:t>
      </w:r>
      <w:proofErr w:type="spellStart"/>
      <w:r>
        <w:rPr>
          <w:rFonts w:ascii="Times New Roman" w:eastAsia="Times New Roman" w:hAnsi="Times New Roman" w:cs="Times New Roman"/>
          <w:sz w:val="20"/>
          <w:szCs w:val="20"/>
          <w:highlight w:val="white"/>
        </w:rPr>
        <w:t>EduLink</w:t>
      </w:r>
      <w:proofErr w:type="spellEnd"/>
      <w:r>
        <w:rPr>
          <w:rFonts w:ascii="Times New Roman" w:eastAsia="Times New Roman" w:hAnsi="Times New Roman" w:cs="Times New Roman"/>
          <w:sz w:val="20"/>
          <w:szCs w:val="20"/>
          <w:highlight w:val="white"/>
        </w:rPr>
        <w:t xml:space="preserve"> for Learner</w:t>
      </w:r>
    </w:p>
    <w:p w14:paraId="0B2A7230" w14:textId="77777777" w:rsidR="00DE135B" w:rsidRDefault="00DE135B">
      <w:pPr>
        <w:spacing w:line="240" w:lineRule="auto"/>
        <w:jc w:val="center"/>
        <w:rPr>
          <w:rFonts w:ascii="Times New Roman" w:eastAsia="Times New Roman" w:hAnsi="Times New Roman" w:cs="Times New Roman"/>
          <w:sz w:val="20"/>
          <w:szCs w:val="20"/>
          <w:highlight w:val="white"/>
        </w:rPr>
      </w:pPr>
    </w:p>
    <w:p w14:paraId="766B53C8" w14:textId="77777777" w:rsidR="00DE135B" w:rsidRDefault="00AC4270">
      <w:pPr>
        <w:spacing w:line="240" w:lineRule="auto"/>
        <w:ind w:firstLine="72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Figure 5 shows the program page for learners, displaying all activities and resources within the selected program. It provides access to updates, assignments, meeting schedules, and member information.</w:t>
      </w:r>
    </w:p>
    <w:p w14:paraId="0E7A1047"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highlight w:val="white"/>
        </w:rPr>
        <w:drawing>
          <wp:inline distT="114300" distB="114300" distL="114300" distR="114300" wp14:anchorId="73674F0D" wp14:editId="5D509224">
            <wp:extent cx="1557338" cy="737201"/>
            <wp:effectExtent l="0" t="0" r="0" b="0"/>
            <wp:docPr id="7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2"/>
                    <a:srcRect/>
                    <a:stretch>
                      <a:fillRect/>
                    </a:stretch>
                  </pic:blipFill>
                  <pic:spPr>
                    <a:xfrm>
                      <a:off x="0" y="0"/>
                      <a:ext cx="1557338" cy="737201"/>
                    </a:xfrm>
                    <a:prstGeom prst="rect">
                      <a:avLst/>
                    </a:prstGeom>
                    <a:ln/>
                  </pic:spPr>
                </pic:pic>
              </a:graphicData>
            </a:graphic>
          </wp:inline>
        </w:drawing>
      </w:r>
      <w:r>
        <w:rPr>
          <w:rFonts w:ascii="Times New Roman" w:eastAsia="Times New Roman" w:hAnsi="Times New Roman" w:cs="Times New Roman"/>
          <w:noProof/>
          <w:sz w:val="20"/>
          <w:szCs w:val="20"/>
          <w:highlight w:val="white"/>
        </w:rPr>
        <w:drawing>
          <wp:inline distT="114300" distB="114300" distL="114300" distR="114300" wp14:anchorId="770368FC" wp14:editId="58DF79B1">
            <wp:extent cx="585788" cy="743857"/>
            <wp:effectExtent l="0" t="0" r="0" b="0"/>
            <wp:docPr id="7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3"/>
                    <a:srcRect/>
                    <a:stretch>
                      <a:fillRect/>
                    </a:stretch>
                  </pic:blipFill>
                  <pic:spPr>
                    <a:xfrm>
                      <a:off x="0" y="0"/>
                      <a:ext cx="585788" cy="743857"/>
                    </a:xfrm>
                    <a:prstGeom prst="rect">
                      <a:avLst/>
                    </a:prstGeom>
                    <a:ln/>
                  </pic:spPr>
                </pic:pic>
              </a:graphicData>
            </a:graphic>
          </wp:inline>
        </w:drawing>
      </w:r>
    </w:p>
    <w:p w14:paraId="7BCF2791" w14:textId="77777777" w:rsidR="00DE135B" w:rsidRDefault="00AC4270">
      <w:pPr>
        <w:spacing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Figure 5. Program page for Learner</w:t>
      </w:r>
    </w:p>
    <w:p w14:paraId="552DD338" w14:textId="77777777" w:rsidR="00DE135B" w:rsidRDefault="00DE135B">
      <w:pPr>
        <w:spacing w:line="240" w:lineRule="auto"/>
        <w:jc w:val="center"/>
        <w:rPr>
          <w:rFonts w:ascii="Times New Roman" w:eastAsia="Times New Roman" w:hAnsi="Times New Roman" w:cs="Times New Roman"/>
          <w:sz w:val="20"/>
          <w:szCs w:val="20"/>
          <w:highlight w:val="white"/>
        </w:rPr>
      </w:pPr>
    </w:p>
    <w:p w14:paraId="5A0CFAC3"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rPr>
        <w:tab/>
        <w:t xml:space="preserve">Figure 6 shows the landing </w:t>
      </w:r>
      <w:proofErr w:type="gramStart"/>
      <w:r>
        <w:rPr>
          <w:rFonts w:ascii="Times New Roman" w:eastAsia="Times New Roman" w:hAnsi="Times New Roman" w:cs="Times New Roman"/>
          <w:sz w:val="20"/>
          <w:szCs w:val="20"/>
          <w:highlight w:val="white"/>
        </w:rPr>
        <w:t>page  for</w:t>
      </w:r>
      <w:proofErr w:type="gramEnd"/>
      <w:r>
        <w:rPr>
          <w:rFonts w:ascii="Times New Roman" w:eastAsia="Times New Roman" w:hAnsi="Times New Roman" w:cs="Times New Roman"/>
          <w:sz w:val="20"/>
          <w:szCs w:val="20"/>
          <w:highlight w:val="white"/>
        </w:rPr>
        <w:t xml:space="preserve"> the Instructor. On the program page the Instructor can see all their existing programs.</w:t>
      </w:r>
    </w:p>
    <w:p w14:paraId="3EFCE880"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highlight w:val="white"/>
        </w:rPr>
        <w:drawing>
          <wp:inline distT="114300" distB="114300" distL="114300" distR="114300" wp14:anchorId="104C55BE" wp14:editId="5B8216B7">
            <wp:extent cx="1530472" cy="719138"/>
            <wp:effectExtent l="0" t="0" r="0" b="0"/>
            <wp:docPr id="7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44"/>
                    <a:srcRect/>
                    <a:stretch>
                      <a:fillRect/>
                    </a:stretch>
                  </pic:blipFill>
                  <pic:spPr>
                    <a:xfrm>
                      <a:off x="0" y="0"/>
                      <a:ext cx="1530472" cy="719138"/>
                    </a:xfrm>
                    <a:prstGeom prst="rect">
                      <a:avLst/>
                    </a:prstGeom>
                    <a:ln/>
                  </pic:spPr>
                </pic:pic>
              </a:graphicData>
            </a:graphic>
          </wp:inline>
        </w:drawing>
      </w:r>
      <w:r>
        <w:rPr>
          <w:rFonts w:ascii="Times New Roman" w:eastAsia="Times New Roman" w:hAnsi="Times New Roman" w:cs="Times New Roman"/>
          <w:noProof/>
          <w:sz w:val="20"/>
          <w:szCs w:val="20"/>
          <w:highlight w:val="white"/>
        </w:rPr>
        <w:drawing>
          <wp:inline distT="114300" distB="114300" distL="114300" distR="114300" wp14:anchorId="28AE4944" wp14:editId="413D86ED">
            <wp:extent cx="566738" cy="735409"/>
            <wp:effectExtent l="0" t="0" r="0" b="0"/>
            <wp:docPr id="7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5"/>
                    <a:srcRect/>
                    <a:stretch>
                      <a:fillRect/>
                    </a:stretch>
                  </pic:blipFill>
                  <pic:spPr>
                    <a:xfrm>
                      <a:off x="0" y="0"/>
                      <a:ext cx="566738" cy="735409"/>
                    </a:xfrm>
                    <a:prstGeom prst="rect">
                      <a:avLst/>
                    </a:prstGeom>
                    <a:ln/>
                  </pic:spPr>
                </pic:pic>
              </a:graphicData>
            </a:graphic>
          </wp:inline>
        </w:drawing>
      </w:r>
    </w:p>
    <w:p w14:paraId="0770524A" w14:textId="77777777" w:rsidR="00DE135B" w:rsidRDefault="00AC4270">
      <w:pPr>
        <w:spacing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Figure 6.  Landing Page of </w:t>
      </w:r>
      <w:proofErr w:type="spellStart"/>
      <w:r>
        <w:rPr>
          <w:rFonts w:ascii="Times New Roman" w:eastAsia="Times New Roman" w:hAnsi="Times New Roman" w:cs="Times New Roman"/>
          <w:sz w:val="20"/>
          <w:szCs w:val="20"/>
          <w:highlight w:val="white"/>
        </w:rPr>
        <w:t>EduLink</w:t>
      </w:r>
      <w:proofErr w:type="spellEnd"/>
      <w:r>
        <w:rPr>
          <w:rFonts w:ascii="Times New Roman" w:eastAsia="Times New Roman" w:hAnsi="Times New Roman" w:cs="Times New Roman"/>
          <w:sz w:val="20"/>
          <w:szCs w:val="20"/>
          <w:highlight w:val="white"/>
        </w:rPr>
        <w:t xml:space="preserve"> for Instructors</w:t>
      </w:r>
    </w:p>
    <w:p w14:paraId="7B11A7E9" w14:textId="77777777" w:rsidR="00DE135B" w:rsidRDefault="00DE135B">
      <w:pPr>
        <w:spacing w:line="240" w:lineRule="auto"/>
        <w:jc w:val="center"/>
        <w:rPr>
          <w:rFonts w:ascii="Times New Roman" w:eastAsia="Times New Roman" w:hAnsi="Times New Roman" w:cs="Times New Roman"/>
          <w:sz w:val="20"/>
          <w:szCs w:val="20"/>
          <w:highlight w:val="white"/>
        </w:rPr>
      </w:pPr>
    </w:p>
    <w:p w14:paraId="6F639D56"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rPr>
        <w:tab/>
        <w:t>Figure 7 shows an enhanced program page for Instructors, allowing them to manage updates, meetings, and learning materials. Instructors can not only submit content but also conduct session evaluations within the system and utilize the built-in EDA to assess learners' performance and feedback.</w:t>
      </w:r>
    </w:p>
    <w:p w14:paraId="5B97EAA5"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highlight w:val="white"/>
        </w:rPr>
        <w:drawing>
          <wp:inline distT="114300" distB="114300" distL="114300" distR="114300" wp14:anchorId="706E080A" wp14:editId="48374E96">
            <wp:extent cx="1538288" cy="729623"/>
            <wp:effectExtent l="0" t="0" r="0" b="0"/>
            <wp:docPr id="7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6"/>
                    <a:srcRect/>
                    <a:stretch>
                      <a:fillRect/>
                    </a:stretch>
                  </pic:blipFill>
                  <pic:spPr>
                    <a:xfrm>
                      <a:off x="0" y="0"/>
                      <a:ext cx="1538288" cy="729623"/>
                    </a:xfrm>
                    <a:prstGeom prst="rect">
                      <a:avLst/>
                    </a:prstGeom>
                    <a:ln/>
                  </pic:spPr>
                </pic:pic>
              </a:graphicData>
            </a:graphic>
          </wp:inline>
        </w:drawing>
      </w:r>
      <w:r>
        <w:rPr>
          <w:rFonts w:ascii="Times New Roman" w:eastAsia="Times New Roman" w:hAnsi="Times New Roman" w:cs="Times New Roman"/>
          <w:noProof/>
          <w:sz w:val="20"/>
          <w:szCs w:val="20"/>
          <w:highlight w:val="white"/>
        </w:rPr>
        <w:drawing>
          <wp:inline distT="114300" distB="114300" distL="114300" distR="114300" wp14:anchorId="0CCE9A26" wp14:editId="6CFC6C7C">
            <wp:extent cx="558512" cy="732594"/>
            <wp:effectExtent l="0" t="0" r="0" b="0"/>
            <wp:docPr id="7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7"/>
                    <a:srcRect/>
                    <a:stretch>
                      <a:fillRect/>
                    </a:stretch>
                  </pic:blipFill>
                  <pic:spPr>
                    <a:xfrm>
                      <a:off x="0" y="0"/>
                      <a:ext cx="558512" cy="732594"/>
                    </a:xfrm>
                    <a:prstGeom prst="rect">
                      <a:avLst/>
                    </a:prstGeom>
                    <a:ln/>
                  </pic:spPr>
                </pic:pic>
              </a:graphicData>
            </a:graphic>
          </wp:inline>
        </w:drawing>
      </w:r>
    </w:p>
    <w:p w14:paraId="6E11A643" w14:textId="77777777" w:rsidR="00DE135B" w:rsidRDefault="00AC4270">
      <w:pPr>
        <w:spacing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Figure 7. Program Page for Instructors</w:t>
      </w:r>
    </w:p>
    <w:p w14:paraId="36244EE1" w14:textId="77777777" w:rsidR="00DE135B" w:rsidRDefault="00DE135B">
      <w:pPr>
        <w:spacing w:line="240" w:lineRule="auto"/>
        <w:jc w:val="center"/>
        <w:rPr>
          <w:rFonts w:ascii="Times New Roman" w:eastAsia="Times New Roman" w:hAnsi="Times New Roman" w:cs="Times New Roman"/>
          <w:sz w:val="20"/>
          <w:szCs w:val="20"/>
          <w:highlight w:val="white"/>
        </w:rPr>
      </w:pPr>
    </w:p>
    <w:p w14:paraId="29F2CF01"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rPr>
        <w:tab/>
        <w:t xml:space="preserve">The Figure 8 shows the </w:t>
      </w:r>
      <w:r>
        <w:rPr>
          <w:rFonts w:ascii="Times New Roman" w:eastAsia="Times New Roman" w:hAnsi="Times New Roman" w:cs="Times New Roman"/>
          <w:sz w:val="20"/>
          <w:szCs w:val="20"/>
          <w:shd w:val="clear" w:color="auto" w:fill="FBFFFF"/>
        </w:rPr>
        <w:t xml:space="preserve">Administrator </w:t>
      </w:r>
      <w:proofErr w:type="spellStart"/>
      <w:proofErr w:type="gramStart"/>
      <w:r>
        <w:rPr>
          <w:rFonts w:ascii="Times New Roman" w:eastAsia="Times New Roman" w:hAnsi="Times New Roman" w:cs="Times New Roman"/>
          <w:sz w:val="20"/>
          <w:szCs w:val="20"/>
          <w:highlight w:val="white"/>
        </w:rPr>
        <w:t>dashboard.This</w:t>
      </w:r>
      <w:proofErr w:type="spellEnd"/>
      <w:proofErr w:type="gramEnd"/>
      <w:r>
        <w:rPr>
          <w:rFonts w:ascii="Times New Roman" w:eastAsia="Times New Roman" w:hAnsi="Times New Roman" w:cs="Times New Roman"/>
          <w:sz w:val="20"/>
          <w:szCs w:val="20"/>
          <w:highlight w:val="white"/>
        </w:rPr>
        <w:t xml:space="preserve"> page provides the summary of the system status. It shows the information for the existing programs, user roles, files uploaded and active programs displaying their engagement and activity.</w:t>
      </w:r>
    </w:p>
    <w:p w14:paraId="62FC14DB"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highlight w:val="white"/>
        </w:rPr>
        <w:drawing>
          <wp:inline distT="114300" distB="114300" distL="114300" distR="114300" wp14:anchorId="2ADAB23B" wp14:editId="22F44B8A">
            <wp:extent cx="2409825" cy="1168400"/>
            <wp:effectExtent l="0" t="0" r="0" b="0"/>
            <wp:docPr id="9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8"/>
                    <a:srcRect/>
                    <a:stretch>
                      <a:fillRect/>
                    </a:stretch>
                  </pic:blipFill>
                  <pic:spPr>
                    <a:xfrm>
                      <a:off x="0" y="0"/>
                      <a:ext cx="2409825" cy="1168400"/>
                    </a:xfrm>
                    <a:prstGeom prst="rect">
                      <a:avLst/>
                    </a:prstGeom>
                    <a:ln/>
                  </pic:spPr>
                </pic:pic>
              </a:graphicData>
            </a:graphic>
          </wp:inline>
        </w:drawing>
      </w:r>
    </w:p>
    <w:p w14:paraId="7BB8F7F0" w14:textId="77777777" w:rsidR="00DE135B" w:rsidRDefault="00AC4270">
      <w:pPr>
        <w:spacing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Figure 8. </w:t>
      </w:r>
      <w:r>
        <w:rPr>
          <w:rFonts w:ascii="Times New Roman" w:eastAsia="Times New Roman" w:hAnsi="Times New Roman" w:cs="Times New Roman"/>
          <w:sz w:val="20"/>
          <w:szCs w:val="20"/>
          <w:shd w:val="clear" w:color="auto" w:fill="FBFFFF"/>
        </w:rPr>
        <w:t xml:space="preserve">Administrator </w:t>
      </w:r>
      <w:r>
        <w:rPr>
          <w:rFonts w:ascii="Times New Roman" w:eastAsia="Times New Roman" w:hAnsi="Times New Roman" w:cs="Times New Roman"/>
          <w:sz w:val="20"/>
          <w:szCs w:val="20"/>
          <w:highlight w:val="white"/>
        </w:rPr>
        <w:t>dashboard page</w:t>
      </w:r>
    </w:p>
    <w:p w14:paraId="020C9EFD" w14:textId="77777777" w:rsidR="00DE135B" w:rsidRDefault="00DE135B">
      <w:pPr>
        <w:spacing w:line="240" w:lineRule="auto"/>
        <w:jc w:val="center"/>
        <w:rPr>
          <w:rFonts w:ascii="Times New Roman" w:eastAsia="Times New Roman" w:hAnsi="Times New Roman" w:cs="Times New Roman"/>
          <w:sz w:val="20"/>
          <w:szCs w:val="20"/>
          <w:highlight w:val="white"/>
        </w:rPr>
      </w:pPr>
    </w:p>
    <w:p w14:paraId="393BF97F"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rPr>
        <w:tab/>
        <w:t xml:space="preserve">The Figure 9 displays the User management. The </w:t>
      </w:r>
      <w:r>
        <w:rPr>
          <w:rFonts w:ascii="Times New Roman" w:eastAsia="Times New Roman" w:hAnsi="Times New Roman" w:cs="Times New Roman"/>
          <w:sz w:val="20"/>
          <w:szCs w:val="20"/>
          <w:shd w:val="clear" w:color="auto" w:fill="FBFFFF"/>
        </w:rPr>
        <w:t xml:space="preserve">Administrator </w:t>
      </w:r>
      <w:r>
        <w:rPr>
          <w:rFonts w:ascii="Times New Roman" w:eastAsia="Times New Roman" w:hAnsi="Times New Roman" w:cs="Times New Roman"/>
          <w:sz w:val="20"/>
          <w:szCs w:val="20"/>
          <w:highlight w:val="white"/>
        </w:rPr>
        <w:t>can view the list of all system users' information and their assigned roles. It is crucial for performing administrative duties like checking user information, assigning different roles to users, and carrying out actions such as editing or removing user accounts.</w:t>
      </w:r>
    </w:p>
    <w:p w14:paraId="4CDF4FB6"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highlight w:val="white"/>
        </w:rPr>
        <w:lastRenderedPageBreak/>
        <w:drawing>
          <wp:inline distT="114300" distB="114300" distL="114300" distR="114300" wp14:anchorId="1102B943" wp14:editId="308A07CC">
            <wp:extent cx="2409825" cy="1143000"/>
            <wp:effectExtent l="0" t="0" r="0" b="0"/>
            <wp:docPr id="9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9"/>
                    <a:srcRect/>
                    <a:stretch>
                      <a:fillRect/>
                    </a:stretch>
                  </pic:blipFill>
                  <pic:spPr>
                    <a:xfrm>
                      <a:off x="0" y="0"/>
                      <a:ext cx="2409825" cy="1143000"/>
                    </a:xfrm>
                    <a:prstGeom prst="rect">
                      <a:avLst/>
                    </a:prstGeom>
                    <a:ln/>
                  </pic:spPr>
                </pic:pic>
              </a:graphicData>
            </a:graphic>
          </wp:inline>
        </w:drawing>
      </w:r>
    </w:p>
    <w:p w14:paraId="2E01CA0B" w14:textId="77777777" w:rsidR="00DE135B" w:rsidRDefault="00AC4270">
      <w:pPr>
        <w:spacing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Figure 9. User management page</w:t>
      </w:r>
    </w:p>
    <w:p w14:paraId="15B0C212" w14:textId="77777777" w:rsidR="00DE135B" w:rsidRDefault="00DE135B">
      <w:pPr>
        <w:spacing w:line="240" w:lineRule="auto"/>
        <w:jc w:val="center"/>
        <w:rPr>
          <w:rFonts w:ascii="Times New Roman" w:eastAsia="Times New Roman" w:hAnsi="Times New Roman" w:cs="Times New Roman"/>
          <w:sz w:val="20"/>
          <w:szCs w:val="20"/>
          <w:highlight w:val="white"/>
        </w:rPr>
      </w:pPr>
    </w:p>
    <w:p w14:paraId="3911D740"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rPr>
        <w:tab/>
        <w:t xml:space="preserve">Figure 10 illustrates the program management section. On this page, the Administrator can view all existing programs. Each program displays the program title, creation date, and the total number of members in that program, along with their respective roles. The </w:t>
      </w:r>
      <w:r>
        <w:rPr>
          <w:rFonts w:ascii="Times New Roman" w:eastAsia="Times New Roman" w:hAnsi="Times New Roman" w:cs="Times New Roman"/>
          <w:sz w:val="20"/>
          <w:szCs w:val="20"/>
          <w:shd w:val="clear" w:color="auto" w:fill="FBFFFF"/>
        </w:rPr>
        <w:t xml:space="preserve">Administrator </w:t>
      </w:r>
      <w:r>
        <w:rPr>
          <w:rFonts w:ascii="Times New Roman" w:eastAsia="Times New Roman" w:hAnsi="Times New Roman" w:cs="Times New Roman"/>
          <w:sz w:val="20"/>
          <w:szCs w:val="20"/>
          <w:highlight w:val="white"/>
        </w:rPr>
        <w:t xml:space="preserve">can use this page to search </w:t>
      </w:r>
      <w:proofErr w:type="gramStart"/>
      <w:r>
        <w:rPr>
          <w:rFonts w:ascii="Times New Roman" w:eastAsia="Times New Roman" w:hAnsi="Times New Roman" w:cs="Times New Roman"/>
          <w:sz w:val="20"/>
          <w:szCs w:val="20"/>
          <w:highlight w:val="white"/>
        </w:rPr>
        <w:t>programs ,</w:t>
      </w:r>
      <w:proofErr w:type="gramEnd"/>
      <w:r>
        <w:rPr>
          <w:rFonts w:ascii="Times New Roman" w:eastAsia="Times New Roman" w:hAnsi="Times New Roman" w:cs="Times New Roman"/>
          <w:sz w:val="20"/>
          <w:szCs w:val="20"/>
          <w:highlight w:val="white"/>
        </w:rPr>
        <w:t xml:space="preserve"> add new programs, or manage existing programs by viewing members or editing/deleting the program.</w:t>
      </w:r>
    </w:p>
    <w:p w14:paraId="7C7B7A41"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highlight w:val="white"/>
        </w:rPr>
        <w:drawing>
          <wp:inline distT="114300" distB="114300" distL="114300" distR="114300" wp14:anchorId="3A59E963" wp14:editId="265B515C">
            <wp:extent cx="2409825" cy="1168400"/>
            <wp:effectExtent l="0" t="0" r="0" b="0"/>
            <wp:docPr id="9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0"/>
                    <a:srcRect/>
                    <a:stretch>
                      <a:fillRect/>
                    </a:stretch>
                  </pic:blipFill>
                  <pic:spPr>
                    <a:xfrm>
                      <a:off x="0" y="0"/>
                      <a:ext cx="2409825" cy="1168400"/>
                    </a:xfrm>
                    <a:prstGeom prst="rect">
                      <a:avLst/>
                    </a:prstGeom>
                    <a:ln/>
                  </pic:spPr>
                </pic:pic>
              </a:graphicData>
            </a:graphic>
          </wp:inline>
        </w:drawing>
      </w:r>
    </w:p>
    <w:p w14:paraId="280DFECF" w14:textId="77777777" w:rsidR="00DE135B" w:rsidRDefault="00AC4270">
      <w:pPr>
        <w:spacing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Figure 10. Program management page</w:t>
      </w:r>
    </w:p>
    <w:p w14:paraId="3BF513F5" w14:textId="77777777" w:rsidR="00DE135B" w:rsidRDefault="00DE135B">
      <w:pPr>
        <w:spacing w:line="240" w:lineRule="auto"/>
        <w:jc w:val="center"/>
        <w:rPr>
          <w:rFonts w:ascii="Times New Roman" w:eastAsia="Times New Roman" w:hAnsi="Times New Roman" w:cs="Times New Roman"/>
          <w:sz w:val="20"/>
          <w:szCs w:val="20"/>
          <w:highlight w:val="white"/>
        </w:rPr>
      </w:pPr>
    </w:p>
    <w:p w14:paraId="440B5FCB"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rPr>
        <w:tab/>
        <w:t xml:space="preserve"> Figure 11 shows the Feedback Management page. This page displays a list of submitted feedback entries, along with a summary of total feedback, differentiating between identified and anonymous submissions. Each entry details the program it concerns, the user's name if identified, and the submission date. This tool is essential for the </w:t>
      </w:r>
      <w:r>
        <w:rPr>
          <w:rFonts w:ascii="Times New Roman" w:eastAsia="Times New Roman" w:hAnsi="Times New Roman" w:cs="Times New Roman"/>
          <w:sz w:val="20"/>
          <w:szCs w:val="20"/>
          <w:shd w:val="clear" w:color="auto" w:fill="FBFFFF"/>
        </w:rPr>
        <w:t xml:space="preserve">Administrator </w:t>
      </w:r>
      <w:r>
        <w:rPr>
          <w:rFonts w:ascii="Times New Roman" w:eastAsia="Times New Roman" w:hAnsi="Times New Roman" w:cs="Times New Roman"/>
          <w:sz w:val="20"/>
          <w:szCs w:val="20"/>
          <w:highlight w:val="white"/>
        </w:rPr>
        <w:t>to monitor user satisfaction, quickly identify areas for improvement, or determine if new features or fixes are needed for the Extension Portal.</w:t>
      </w:r>
    </w:p>
    <w:p w14:paraId="0366B4A9"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highlight w:val="white"/>
        </w:rPr>
        <w:drawing>
          <wp:inline distT="114300" distB="114300" distL="114300" distR="114300" wp14:anchorId="184CFA76" wp14:editId="5C3131A5">
            <wp:extent cx="2409825" cy="1143000"/>
            <wp:effectExtent l="0" t="0" r="0" b="0"/>
            <wp:docPr id="9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1"/>
                    <a:srcRect/>
                    <a:stretch>
                      <a:fillRect/>
                    </a:stretch>
                  </pic:blipFill>
                  <pic:spPr>
                    <a:xfrm>
                      <a:off x="0" y="0"/>
                      <a:ext cx="2409825" cy="1143000"/>
                    </a:xfrm>
                    <a:prstGeom prst="rect">
                      <a:avLst/>
                    </a:prstGeom>
                    <a:ln/>
                  </pic:spPr>
                </pic:pic>
              </a:graphicData>
            </a:graphic>
          </wp:inline>
        </w:drawing>
      </w:r>
    </w:p>
    <w:p w14:paraId="162D5691" w14:textId="77777777" w:rsidR="00DE135B" w:rsidRDefault="00AC4270">
      <w:pPr>
        <w:spacing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Figure 11. Feedback Management page</w:t>
      </w:r>
    </w:p>
    <w:p w14:paraId="645EC1BB" w14:textId="77777777" w:rsidR="00DE135B" w:rsidRDefault="00DE135B">
      <w:pPr>
        <w:spacing w:line="240" w:lineRule="auto"/>
        <w:jc w:val="both"/>
        <w:rPr>
          <w:rFonts w:ascii="Times New Roman" w:eastAsia="Times New Roman" w:hAnsi="Times New Roman" w:cs="Times New Roman"/>
          <w:b/>
          <w:bCs/>
          <w:sz w:val="20"/>
          <w:szCs w:val="20"/>
          <w:highlight w:val="white"/>
        </w:rPr>
      </w:pPr>
    </w:p>
    <w:p w14:paraId="223B0099" w14:textId="77777777" w:rsidR="00DE135B" w:rsidRDefault="00AC4270">
      <w:pPr>
        <w:spacing w:line="240" w:lineRule="auto"/>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System Assessment using ISO 25010</w:t>
      </w:r>
    </w:p>
    <w:p w14:paraId="4C92A301" w14:textId="77777777" w:rsidR="00DE135B" w:rsidRDefault="00AC4270">
      <w:pPr>
        <w:spacing w:line="240" w:lineRule="auto"/>
        <w:ind w:firstLine="72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Table 1 displays the product quality assessment of the system based on the ISO/IEC 25010 quality characteristics. Result shows that the most of the criteria such as Functional Suitability, Usability, Security, Compatibility, Performance, Maintainability, and Portability received excellent rating, Even though the Reliability rated good the overall composite </w:t>
      </w:r>
      <w:r>
        <w:rPr>
          <w:rFonts w:ascii="Times New Roman" w:eastAsia="Times New Roman" w:hAnsi="Times New Roman" w:cs="Times New Roman"/>
          <w:sz w:val="20"/>
          <w:szCs w:val="20"/>
          <w:highlight w:val="white"/>
        </w:rPr>
        <w:t>mean of 4.56 demonstrate that the system meets the standards and delivers reliable, secure, and user-friendly functionality.</w:t>
      </w:r>
      <w:r>
        <w:rPr>
          <w:rFonts w:ascii="Times New Roman" w:eastAsia="Times New Roman" w:hAnsi="Times New Roman" w:cs="Times New Roman"/>
          <w:sz w:val="20"/>
          <w:szCs w:val="20"/>
          <w:highlight w:val="white"/>
        </w:rPr>
        <w:br/>
      </w:r>
      <w:r>
        <w:rPr>
          <w:rFonts w:ascii="Times New Roman" w:eastAsia="Times New Roman" w:hAnsi="Times New Roman" w:cs="Times New Roman"/>
          <w:noProof/>
          <w:sz w:val="20"/>
          <w:szCs w:val="20"/>
          <w:highlight w:val="white"/>
        </w:rPr>
        <w:drawing>
          <wp:inline distT="114300" distB="114300" distL="114300" distR="114300" wp14:anchorId="664A6A4B" wp14:editId="4FDCB9E7">
            <wp:extent cx="2409825" cy="1596851"/>
            <wp:effectExtent l="0" t="0" r="0" b="0"/>
            <wp:docPr id="9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2"/>
                    <a:srcRect t="5606"/>
                    <a:stretch>
                      <a:fillRect/>
                    </a:stretch>
                  </pic:blipFill>
                  <pic:spPr>
                    <a:xfrm>
                      <a:off x="0" y="0"/>
                      <a:ext cx="2409825" cy="1596851"/>
                    </a:xfrm>
                    <a:prstGeom prst="rect">
                      <a:avLst/>
                    </a:prstGeom>
                    <a:ln/>
                  </pic:spPr>
                </pic:pic>
              </a:graphicData>
            </a:graphic>
          </wp:inline>
        </w:drawing>
      </w:r>
    </w:p>
    <w:p w14:paraId="30844AC3" w14:textId="77777777" w:rsidR="00DE135B" w:rsidRDefault="00AC4270">
      <w:pPr>
        <w:spacing w:line="480" w:lineRule="auto"/>
        <w:jc w:val="center"/>
        <w:rPr>
          <w:rFonts w:ascii="Times New Roman" w:eastAsia="Times New Roman" w:hAnsi="Times New Roman" w:cs="Times New Roman"/>
          <w:sz w:val="16"/>
          <w:szCs w:val="16"/>
          <w:highlight w:val="white"/>
        </w:rPr>
      </w:pPr>
      <w:r>
        <w:rPr>
          <w:rFonts w:ascii="Times New Roman" w:eastAsia="Times New Roman" w:hAnsi="Times New Roman" w:cs="Times New Roman"/>
          <w:sz w:val="20"/>
          <w:szCs w:val="20"/>
          <w:highlight w:val="white"/>
        </w:rPr>
        <w:t>Table 1. Reliability test result for ISO 25010</w:t>
      </w:r>
    </w:p>
    <w:p w14:paraId="5E34D5CF" w14:textId="77777777" w:rsidR="00DE135B" w:rsidRDefault="00AC4270">
      <w:pPr>
        <w:spacing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Result of Technology Acceptance Model</w:t>
      </w:r>
    </w:p>
    <w:p w14:paraId="2BFB3E2B" w14:textId="77777777" w:rsidR="00DE135B" w:rsidRDefault="00AC4270">
      <w:pPr>
        <w:spacing w:line="240" w:lineRule="auto"/>
        <w:ind w:firstLine="72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Table </w:t>
      </w:r>
      <w:proofErr w:type="gramStart"/>
      <w:r>
        <w:rPr>
          <w:rFonts w:ascii="Times New Roman" w:eastAsia="Times New Roman" w:hAnsi="Times New Roman" w:cs="Times New Roman"/>
          <w:sz w:val="20"/>
          <w:szCs w:val="20"/>
          <w:highlight w:val="white"/>
        </w:rPr>
        <w:t>2  shows</w:t>
      </w:r>
      <w:proofErr w:type="gramEnd"/>
      <w:r>
        <w:rPr>
          <w:rFonts w:ascii="Times New Roman" w:eastAsia="Times New Roman" w:hAnsi="Times New Roman" w:cs="Times New Roman"/>
          <w:sz w:val="20"/>
          <w:szCs w:val="20"/>
          <w:highlight w:val="white"/>
        </w:rPr>
        <w:t xml:space="preserve"> the overall evaluation results of the system based on the Technology Acceptance Model. Each section consists of 5 items rated using a four-point Likert scale. The result shows that all three categories achieve a mean score ranging from 3.56 to 3.59, which falls into the Highly Acceptable category. These findings indicate users find the system easy to navigate and operate.</w:t>
      </w:r>
    </w:p>
    <w:p w14:paraId="608CB489" w14:textId="77777777" w:rsidR="00DE135B" w:rsidRDefault="00AC4270">
      <w:pPr>
        <w:spacing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noProof/>
          <w:sz w:val="20"/>
          <w:szCs w:val="20"/>
          <w:shd w:val="clear" w:color="auto" w:fill="FBFFFF"/>
        </w:rPr>
        <w:drawing>
          <wp:inline distT="114300" distB="114300" distL="114300" distR="114300" wp14:anchorId="61D4BA04" wp14:editId="38F12942">
            <wp:extent cx="2409825" cy="998686"/>
            <wp:effectExtent l="0" t="0" r="0" b="0"/>
            <wp:docPr id="9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53"/>
                    <a:srcRect l="777" t="8764" r="777"/>
                    <a:stretch>
                      <a:fillRect/>
                    </a:stretch>
                  </pic:blipFill>
                  <pic:spPr>
                    <a:xfrm>
                      <a:off x="0" y="0"/>
                      <a:ext cx="2409825" cy="998686"/>
                    </a:xfrm>
                    <a:prstGeom prst="rect">
                      <a:avLst/>
                    </a:prstGeom>
                    <a:ln/>
                  </pic:spPr>
                </pic:pic>
              </a:graphicData>
            </a:graphic>
          </wp:inline>
        </w:drawing>
      </w:r>
      <w:r>
        <w:rPr>
          <w:rFonts w:ascii="Times New Roman" w:eastAsia="Times New Roman" w:hAnsi="Times New Roman" w:cs="Times New Roman"/>
          <w:b/>
          <w:bCs/>
          <w:sz w:val="20"/>
          <w:szCs w:val="20"/>
          <w:highlight w:val="white"/>
        </w:rPr>
        <w:t xml:space="preserve">   </w:t>
      </w:r>
    </w:p>
    <w:p w14:paraId="10F6DF76" w14:textId="77777777" w:rsidR="00DE135B" w:rsidRDefault="00AC4270">
      <w:pPr>
        <w:spacing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Table 2. Reliability test result for TAM</w:t>
      </w:r>
      <w:r>
        <w:rPr>
          <w:rFonts w:ascii="Times New Roman" w:eastAsia="Times New Roman" w:hAnsi="Times New Roman" w:cs="Times New Roman"/>
          <w:sz w:val="20"/>
          <w:szCs w:val="20"/>
          <w:highlight w:val="white"/>
        </w:rPr>
        <w:tab/>
      </w:r>
    </w:p>
    <w:p w14:paraId="69E776B9" w14:textId="77777777" w:rsidR="00DE135B" w:rsidRDefault="00DE135B">
      <w:pPr>
        <w:spacing w:line="240" w:lineRule="auto"/>
        <w:rPr>
          <w:rFonts w:ascii="Times New Roman" w:eastAsia="Times New Roman" w:hAnsi="Times New Roman" w:cs="Times New Roman"/>
          <w:b/>
          <w:bCs/>
          <w:sz w:val="20"/>
          <w:szCs w:val="20"/>
          <w:highlight w:val="white"/>
        </w:rPr>
      </w:pPr>
    </w:p>
    <w:p w14:paraId="6FC294A2" w14:textId="77777777" w:rsidR="00DE135B" w:rsidRDefault="00AC4270">
      <w:pPr>
        <w:spacing w:line="240" w:lineRule="auto"/>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 xml:space="preserve">V. V. SUMMARY, CONCLUSION, AND </w:t>
      </w:r>
    </w:p>
    <w:p w14:paraId="16CD0D9B" w14:textId="77777777" w:rsidR="00DE135B" w:rsidRDefault="00AC4270">
      <w:pPr>
        <w:spacing w:line="240" w:lineRule="auto"/>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RECOMMENDATIONS</w:t>
      </w:r>
    </w:p>
    <w:p w14:paraId="538FA56F" w14:textId="77777777" w:rsidR="00DE135B" w:rsidRDefault="00AC4270">
      <w:pPr>
        <w:spacing w:line="240" w:lineRule="auto"/>
        <w:ind w:firstLine="720"/>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The Extension Program Assessment System successfully met its objectives and demonstrated significant potential to enhance the efficiency of extension program implementation by establishing a centralized LMS that consolidates learning materials, announcements, and program documentation into a single accessible platform, effectively addressing issues of scattered resources and inconsistent content distribution. Its responsive, user-friendly interface ensures seamless access across smartphones, tablets, and desktop devices, enabling participation regardless of technological limitations and accommodating users with varying levels of digital literacy. Additionally, the integration of a built-in evaluation and feedback module streamlines performance monitoring, allowing Instructors to administer assessments immediately after sessions and enabling Administrators to access automated analytics for tracking Beneficiary progress and overall program effectiveness, thereby eliminating delays associated with </w:t>
      </w:r>
      <w:r>
        <w:rPr>
          <w:rFonts w:ascii="Times New Roman" w:eastAsia="Times New Roman" w:hAnsi="Times New Roman" w:cs="Times New Roman"/>
          <w:sz w:val="20"/>
          <w:szCs w:val="20"/>
          <w:highlight w:val="white"/>
        </w:rPr>
        <w:lastRenderedPageBreak/>
        <w:t>manual evaluations. The overall evaluation of the system further demonstrates strong user approval and reliable software quality performance; as shown in Table 1, the system achieved favorable results based on the ISO 25010 quality model, reflecting high ratings in functionality, usability, reliability, and performance efficiency, which validate its capability to deliver a stable and effective platform. Likewise, Table 2 presents the Technology Acceptance Model results, where all sections—each composed of five items rated using a four-point Likert scale—obtained mean scores ranging from 3.56 to 3.59, placing them within the Highly Acceptable category and indicating that users find the system intuitive, responsive, and practical for supporting extension activities. Collectively, these findings affirm that the Extension Program Assessment System not only meets its intended objectives but also delivers a positive and meaningful impact by enhancing operational efficiency, strengthening user experience, and improving the overall implementation and monitoring of extension programs.</w:t>
      </w:r>
    </w:p>
    <w:p w14:paraId="48CA8105" w14:textId="77777777" w:rsidR="00DE135B" w:rsidRDefault="00DE135B">
      <w:pPr>
        <w:spacing w:line="240" w:lineRule="auto"/>
        <w:jc w:val="both"/>
        <w:rPr>
          <w:rFonts w:ascii="Times New Roman" w:eastAsia="Times New Roman" w:hAnsi="Times New Roman" w:cs="Times New Roman"/>
          <w:b/>
          <w:bCs/>
          <w:sz w:val="20"/>
          <w:szCs w:val="20"/>
          <w:highlight w:val="white"/>
        </w:rPr>
      </w:pPr>
    </w:p>
    <w:p w14:paraId="1BC473A9" w14:textId="77777777" w:rsidR="00DE135B" w:rsidRDefault="00AC4270">
      <w:pPr>
        <w:spacing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REFERENCES</w:t>
      </w:r>
    </w:p>
    <w:p w14:paraId="5A95E1E0"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 Seki, K. (2015). </w:t>
      </w:r>
      <w:proofErr w:type="spellStart"/>
      <w:r>
        <w:rPr>
          <w:rFonts w:ascii="Times New Roman" w:eastAsia="Times New Roman" w:hAnsi="Times New Roman" w:cs="Times New Roman"/>
          <w:sz w:val="20"/>
          <w:szCs w:val="20"/>
          <w:highlight w:val="white"/>
        </w:rPr>
        <w:t>Pantawid</w:t>
      </w:r>
      <w:proofErr w:type="spellEnd"/>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Pamilyang</w:t>
      </w:r>
      <w:proofErr w:type="spellEnd"/>
      <w:r>
        <w:rPr>
          <w:rFonts w:ascii="Times New Roman" w:eastAsia="Times New Roman" w:hAnsi="Times New Roman" w:cs="Times New Roman"/>
          <w:sz w:val="20"/>
          <w:szCs w:val="20"/>
          <w:highlight w:val="white"/>
        </w:rPr>
        <w:t xml:space="preserve"> Pilipino Program and human development: An analysis of conditional cash transfer in the Philippines.</w:t>
      </w:r>
    </w:p>
    <w:p w14:paraId="43073327"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[2] Department of Social Welfare and Development. (2020). </w:t>
      </w:r>
      <w:proofErr w:type="spellStart"/>
      <w:r>
        <w:rPr>
          <w:rFonts w:ascii="Times New Roman" w:eastAsia="Times New Roman" w:hAnsi="Times New Roman" w:cs="Times New Roman"/>
          <w:sz w:val="20"/>
          <w:szCs w:val="20"/>
          <w:highlight w:val="white"/>
        </w:rPr>
        <w:t>Pantawid</w:t>
      </w:r>
      <w:proofErr w:type="spellEnd"/>
      <w:r>
        <w:rPr>
          <w:rFonts w:ascii="Times New Roman" w:eastAsia="Times New Roman" w:hAnsi="Times New Roman" w:cs="Times New Roman"/>
          <w:sz w:val="20"/>
          <w:szCs w:val="20"/>
          <w:highlight w:val="white"/>
        </w:rPr>
        <w:t xml:space="preserve"> </w:t>
      </w:r>
      <w:proofErr w:type="spellStart"/>
      <w:r>
        <w:rPr>
          <w:rFonts w:ascii="Times New Roman" w:eastAsia="Times New Roman" w:hAnsi="Times New Roman" w:cs="Times New Roman"/>
          <w:sz w:val="20"/>
          <w:szCs w:val="20"/>
          <w:highlight w:val="white"/>
        </w:rPr>
        <w:t>Pamilyang</w:t>
      </w:r>
      <w:proofErr w:type="spellEnd"/>
      <w:r>
        <w:rPr>
          <w:rFonts w:ascii="Times New Roman" w:eastAsia="Times New Roman" w:hAnsi="Times New Roman" w:cs="Times New Roman"/>
          <w:sz w:val="20"/>
          <w:szCs w:val="20"/>
          <w:highlight w:val="white"/>
        </w:rPr>
        <w:t xml:space="preserve"> Pilipino Program (4Ps) status report. DSWD.</w:t>
      </w:r>
    </w:p>
    <w:p w14:paraId="064244C6"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roofErr w:type="gramStart"/>
      <w:r>
        <w:rPr>
          <w:rFonts w:ascii="Times New Roman" w:eastAsia="Times New Roman" w:hAnsi="Times New Roman" w:cs="Times New Roman"/>
          <w:sz w:val="20"/>
          <w:szCs w:val="20"/>
          <w:highlight w:val="white"/>
        </w:rPr>
        <w:t>3]Howard</w:t>
      </w:r>
      <w:proofErr w:type="gramEnd"/>
      <w:r>
        <w:rPr>
          <w:rFonts w:ascii="Times New Roman" w:eastAsia="Times New Roman" w:hAnsi="Times New Roman" w:cs="Times New Roman"/>
          <w:sz w:val="20"/>
          <w:szCs w:val="20"/>
          <w:highlight w:val="white"/>
        </w:rPr>
        <w:t xml:space="preserve">, S. K., &amp; Maton, K. (2011). </w:t>
      </w:r>
      <w:proofErr w:type="spellStart"/>
      <w:r>
        <w:rPr>
          <w:rFonts w:ascii="Times New Roman" w:eastAsia="Times New Roman" w:hAnsi="Times New Roman" w:cs="Times New Roman"/>
          <w:sz w:val="20"/>
          <w:szCs w:val="20"/>
          <w:highlight w:val="white"/>
        </w:rPr>
        <w:t>Theorising</w:t>
      </w:r>
      <w:proofErr w:type="spellEnd"/>
      <w:r>
        <w:rPr>
          <w:rFonts w:ascii="Times New Roman" w:eastAsia="Times New Roman" w:hAnsi="Times New Roman" w:cs="Times New Roman"/>
          <w:sz w:val="20"/>
          <w:szCs w:val="20"/>
          <w:highlight w:val="white"/>
        </w:rPr>
        <w:t xml:space="preserve"> knowledge practices: A missing piece of the educational technology puzzle. Research in Learning Technology, 19(3), 191–206.</w:t>
      </w:r>
    </w:p>
    <w:p w14:paraId="37551F18"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roofErr w:type="gramStart"/>
      <w:r>
        <w:rPr>
          <w:rFonts w:ascii="Times New Roman" w:eastAsia="Times New Roman" w:hAnsi="Times New Roman" w:cs="Times New Roman"/>
          <w:sz w:val="20"/>
          <w:szCs w:val="20"/>
          <w:highlight w:val="white"/>
        </w:rPr>
        <w:t>4]Li</w:t>
      </w:r>
      <w:proofErr w:type="gramEnd"/>
      <w:r>
        <w:rPr>
          <w:rFonts w:ascii="Times New Roman" w:eastAsia="Times New Roman" w:hAnsi="Times New Roman" w:cs="Times New Roman"/>
          <w:sz w:val="20"/>
          <w:szCs w:val="20"/>
          <w:highlight w:val="white"/>
        </w:rPr>
        <w:t>, K. C. (2018). The Evolution of Open Learning: A Review of the Transition from Pre-e-Learning to the Era of e-Learning. Retrieved from https://eric.ed.gov/?id=EJ1247658</w:t>
      </w:r>
    </w:p>
    <w:p w14:paraId="5796BA47"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roofErr w:type="gramStart"/>
      <w:r>
        <w:rPr>
          <w:rFonts w:ascii="Times New Roman" w:eastAsia="Times New Roman" w:hAnsi="Times New Roman" w:cs="Times New Roman"/>
          <w:sz w:val="20"/>
          <w:szCs w:val="20"/>
          <w:highlight w:val="white"/>
        </w:rPr>
        <w:t>5]Gilbert</w:t>
      </w:r>
      <w:proofErr w:type="gramEnd"/>
      <w:r>
        <w:rPr>
          <w:rFonts w:ascii="Times New Roman" w:eastAsia="Times New Roman" w:hAnsi="Times New Roman" w:cs="Times New Roman"/>
          <w:sz w:val="20"/>
          <w:szCs w:val="20"/>
          <w:highlight w:val="white"/>
        </w:rPr>
        <w:t>, B. (n.d.). Online Learning: Revealing the benefits and challenges. Retrieved from https://fisherpub.sjf.edu/education_ETD_masters/303/</w:t>
      </w:r>
    </w:p>
    <w:p w14:paraId="4C751879"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roofErr w:type="gramStart"/>
      <w:r>
        <w:rPr>
          <w:rFonts w:ascii="Times New Roman" w:eastAsia="Times New Roman" w:hAnsi="Times New Roman" w:cs="Times New Roman"/>
          <w:sz w:val="20"/>
          <w:szCs w:val="20"/>
          <w:highlight w:val="white"/>
        </w:rPr>
        <w:t>6]</w:t>
      </w:r>
      <w:proofErr w:type="spellStart"/>
      <w:r>
        <w:rPr>
          <w:rFonts w:ascii="Times New Roman" w:eastAsia="Times New Roman" w:hAnsi="Times New Roman" w:cs="Times New Roman"/>
          <w:sz w:val="20"/>
          <w:szCs w:val="20"/>
          <w:highlight w:val="white"/>
        </w:rPr>
        <w:t>Adjiovski</w:t>
      </w:r>
      <w:proofErr w:type="spellEnd"/>
      <w:proofErr w:type="gramEnd"/>
      <w:r>
        <w:rPr>
          <w:rFonts w:ascii="Times New Roman" w:eastAsia="Times New Roman" w:hAnsi="Times New Roman" w:cs="Times New Roman"/>
          <w:sz w:val="20"/>
          <w:szCs w:val="20"/>
          <w:highlight w:val="white"/>
        </w:rPr>
        <w:t xml:space="preserve">, B., </w:t>
      </w:r>
      <w:proofErr w:type="spellStart"/>
      <w:r>
        <w:rPr>
          <w:rFonts w:ascii="Times New Roman" w:eastAsia="Times New Roman" w:hAnsi="Times New Roman" w:cs="Times New Roman"/>
          <w:sz w:val="20"/>
          <w:szCs w:val="20"/>
          <w:highlight w:val="white"/>
        </w:rPr>
        <w:t>Bogatinoska</w:t>
      </w:r>
      <w:proofErr w:type="spellEnd"/>
      <w:r>
        <w:rPr>
          <w:rFonts w:ascii="Times New Roman" w:eastAsia="Times New Roman" w:hAnsi="Times New Roman" w:cs="Times New Roman"/>
          <w:sz w:val="20"/>
          <w:szCs w:val="20"/>
          <w:highlight w:val="white"/>
        </w:rPr>
        <w:t xml:space="preserve">, D. C., </w:t>
      </w:r>
      <w:proofErr w:type="spellStart"/>
      <w:r>
        <w:rPr>
          <w:rFonts w:ascii="Times New Roman" w:eastAsia="Times New Roman" w:hAnsi="Times New Roman" w:cs="Times New Roman"/>
          <w:sz w:val="20"/>
          <w:szCs w:val="20"/>
          <w:highlight w:val="white"/>
        </w:rPr>
        <w:t>Ismajloska</w:t>
      </w:r>
      <w:proofErr w:type="spellEnd"/>
      <w:r>
        <w:rPr>
          <w:rFonts w:ascii="Times New Roman" w:eastAsia="Times New Roman" w:hAnsi="Times New Roman" w:cs="Times New Roman"/>
          <w:sz w:val="20"/>
          <w:szCs w:val="20"/>
          <w:highlight w:val="white"/>
        </w:rPr>
        <w:t>, M., &amp; Malekian, R. (2024). Enhancing educational technology in lectures for school students with learning disabilities: A comprehensive analysis. SN Computer Science, 5, Article 716. https://doi.org/10.1007/s42979-024-03049-z</w:t>
      </w:r>
    </w:p>
    <w:p w14:paraId="4338BC43"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roofErr w:type="gramStart"/>
      <w:r>
        <w:rPr>
          <w:rFonts w:ascii="Times New Roman" w:eastAsia="Times New Roman" w:hAnsi="Times New Roman" w:cs="Times New Roman"/>
          <w:sz w:val="20"/>
          <w:szCs w:val="20"/>
          <w:highlight w:val="white"/>
        </w:rPr>
        <w:t>7]Ellis</w:t>
      </w:r>
      <w:proofErr w:type="gramEnd"/>
      <w:r>
        <w:rPr>
          <w:rFonts w:ascii="Times New Roman" w:eastAsia="Times New Roman" w:hAnsi="Times New Roman" w:cs="Times New Roman"/>
          <w:sz w:val="20"/>
          <w:szCs w:val="20"/>
          <w:highlight w:val="white"/>
        </w:rPr>
        <w:t>, R. K. (2009). Field guide to learning management systems. ASTD Learning Circuits. Retrieved from https://assets.td.org/m/788c366c54cfed87/original/Microsoft-Word-LMS_fieldguide_2009.pdf</w:t>
      </w:r>
    </w:p>
    <w:p w14:paraId="729B3C2A"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roofErr w:type="gramStart"/>
      <w:r>
        <w:rPr>
          <w:rFonts w:ascii="Times New Roman" w:eastAsia="Times New Roman" w:hAnsi="Times New Roman" w:cs="Times New Roman"/>
          <w:sz w:val="20"/>
          <w:szCs w:val="20"/>
          <w:highlight w:val="white"/>
        </w:rPr>
        <w:t>8]Dai</w:t>
      </w:r>
      <w:proofErr w:type="gramEnd"/>
      <w:r>
        <w:rPr>
          <w:rFonts w:ascii="Times New Roman" w:eastAsia="Times New Roman" w:hAnsi="Times New Roman" w:cs="Times New Roman"/>
          <w:sz w:val="20"/>
          <w:szCs w:val="20"/>
          <w:highlight w:val="white"/>
        </w:rPr>
        <w:t>, B., He, Y., &amp; Peng, M. (2025). Enhancing resilience in single-parent family adolescents in China: A randomized controlled trial based on home–school collaborative intervention. BMC Public Health, 25(1).</w:t>
      </w:r>
    </w:p>
    <w:p w14:paraId="486011B1"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roofErr w:type="gramStart"/>
      <w:r>
        <w:rPr>
          <w:rFonts w:ascii="Times New Roman" w:eastAsia="Times New Roman" w:hAnsi="Times New Roman" w:cs="Times New Roman"/>
          <w:sz w:val="20"/>
          <w:szCs w:val="20"/>
          <w:highlight w:val="white"/>
        </w:rPr>
        <w:t>9]Maro</w:t>
      </w:r>
      <w:proofErr w:type="gramEnd"/>
      <w:r>
        <w:rPr>
          <w:rFonts w:ascii="Times New Roman" w:eastAsia="Times New Roman" w:hAnsi="Times New Roman" w:cs="Times New Roman"/>
          <w:sz w:val="20"/>
          <w:szCs w:val="20"/>
          <w:highlight w:val="white"/>
        </w:rPr>
        <w:t xml:space="preserve">, C. E., </w:t>
      </w:r>
      <w:proofErr w:type="spellStart"/>
      <w:r>
        <w:rPr>
          <w:rFonts w:ascii="Times New Roman" w:eastAsia="Times New Roman" w:hAnsi="Times New Roman" w:cs="Times New Roman"/>
          <w:sz w:val="20"/>
          <w:szCs w:val="20"/>
          <w:highlight w:val="white"/>
        </w:rPr>
        <w:t>Estaras</w:t>
      </w:r>
      <w:proofErr w:type="spellEnd"/>
      <w:r>
        <w:rPr>
          <w:rFonts w:ascii="Times New Roman" w:eastAsia="Times New Roman" w:hAnsi="Times New Roman" w:cs="Times New Roman"/>
          <w:sz w:val="20"/>
          <w:szCs w:val="20"/>
          <w:highlight w:val="white"/>
        </w:rPr>
        <w:t xml:space="preserve">, C. A. D., </w:t>
      </w:r>
      <w:proofErr w:type="spellStart"/>
      <w:r>
        <w:rPr>
          <w:rFonts w:ascii="Times New Roman" w:eastAsia="Times New Roman" w:hAnsi="Times New Roman" w:cs="Times New Roman"/>
          <w:sz w:val="20"/>
          <w:szCs w:val="20"/>
          <w:highlight w:val="white"/>
        </w:rPr>
        <w:t>Ermino</w:t>
      </w:r>
      <w:proofErr w:type="spellEnd"/>
      <w:r>
        <w:rPr>
          <w:rFonts w:ascii="Times New Roman" w:eastAsia="Times New Roman" w:hAnsi="Times New Roman" w:cs="Times New Roman"/>
          <w:sz w:val="20"/>
          <w:szCs w:val="20"/>
          <w:highlight w:val="white"/>
        </w:rPr>
        <w:t xml:space="preserve">, A. K. G., Lelis, M. J., &amp; </w:t>
      </w:r>
      <w:proofErr w:type="spellStart"/>
      <w:r>
        <w:rPr>
          <w:rFonts w:ascii="Times New Roman" w:eastAsia="Times New Roman" w:hAnsi="Times New Roman" w:cs="Times New Roman"/>
          <w:sz w:val="20"/>
          <w:szCs w:val="20"/>
          <w:highlight w:val="white"/>
        </w:rPr>
        <w:t>Barola</w:t>
      </w:r>
      <w:proofErr w:type="spellEnd"/>
      <w:r>
        <w:rPr>
          <w:rFonts w:ascii="Times New Roman" w:eastAsia="Times New Roman" w:hAnsi="Times New Roman" w:cs="Times New Roman"/>
          <w:sz w:val="20"/>
          <w:szCs w:val="20"/>
          <w:highlight w:val="white"/>
        </w:rPr>
        <w:t xml:space="preserve">, R. C. (2024). Level of difficulties of working solo parents in balancing work and child’s education. </w:t>
      </w:r>
      <w:proofErr w:type="spellStart"/>
      <w:r>
        <w:rPr>
          <w:rFonts w:ascii="Times New Roman" w:eastAsia="Times New Roman" w:hAnsi="Times New Roman" w:cs="Times New Roman"/>
          <w:sz w:val="20"/>
          <w:szCs w:val="20"/>
          <w:highlight w:val="white"/>
        </w:rPr>
        <w:t>Jurnal</w:t>
      </w:r>
      <w:proofErr w:type="spellEnd"/>
      <w:r>
        <w:rPr>
          <w:rFonts w:ascii="Times New Roman" w:eastAsia="Times New Roman" w:hAnsi="Times New Roman" w:cs="Times New Roman"/>
          <w:sz w:val="20"/>
          <w:szCs w:val="20"/>
          <w:highlight w:val="white"/>
        </w:rPr>
        <w:t xml:space="preserve"> Pendidikan </w:t>
      </w:r>
      <w:proofErr w:type="spellStart"/>
      <w:r>
        <w:rPr>
          <w:rFonts w:ascii="Times New Roman" w:eastAsia="Times New Roman" w:hAnsi="Times New Roman" w:cs="Times New Roman"/>
          <w:sz w:val="20"/>
          <w:szCs w:val="20"/>
          <w:highlight w:val="white"/>
        </w:rPr>
        <w:t>Progresif</w:t>
      </w:r>
      <w:proofErr w:type="spellEnd"/>
      <w:r>
        <w:rPr>
          <w:rFonts w:ascii="Times New Roman" w:eastAsia="Times New Roman" w:hAnsi="Times New Roman" w:cs="Times New Roman"/>
          <w:sz w:val="20"/>
          <w:szCs w:val="20"/>
          <w:highlight w:val="white"/>
        </w:rPr>
        <w:t>, 14(3), 402–415.</w:t>
      </w:r>
    </w:p>
    <w:p w14:paraId="289385A6"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 Dote, B. B., &amp; Garcia, N. P. (2025). Unveiling the experiences of learners with solo parents. European Journal of Education Studies, 12(8), 112–126.</w:t>
      </w:r>
    </w:p>
    <w:p w14:paraId="3E7AFCAF"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[11] </w:t>
      </w:r>
      <w:proofErr w:type="spellStart"/>
      <w:r>
        <w:rPr>
          <w:rFonts w:ascii="Times New Roman" w:eastAsia="Times New Roman" w:hAnsi="Times New Roman" w:cs="Times New Roman"/>
          <w:sz w:val="20"/>
          <w:szCs w:val="20"/>
          <w:highlight w:val="white"/>
        </w:rPr>
        <w:t>Ogunsaju</w:t>
      </w:r>
      <w:proofErr w:type="spellEnd"/>
      <w:r>
        <w:rPr>
          <w:rFonts w:ascii="Times New Roman" w:eastAsia="Times New Roman" w:hAnsi="Times New Roman" w:cs="Times New Roman"/>
          <w:sz w:val="20"/>
          <w:szCs w:val="20"/>
          <w:highlight w:val="white"/>
        </w:rPr>
        <w:t xml:space="preserve">, S. (1983). Educational supervision: Perspectives and practices in Nigeria. Ile-Ife, Nigeria: University of Ife Press. </w:t>
      </w:r>
    </w:p>
    <w:p w14:paraId="0F3C9514"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[12] </w:t>
      </w:r>
      <w:proofErr w:type="spellStart"/>
      <w:r>
        <w:rPr>
          <w:rFonts w:ascii="Times New Roman" w:eastAsia="Times New Roman" w:hAnsi="Times New Roman" w:cs="Times New Roman"/>
          <w:sz w:val="20"/>
          <w:szCs w:val="20"/>
          <w:highlight w:val="white"/>
        </w:rPr>
        <w:t>Peretomode</w:t>
      </w:r>
      <w:proofErr w:type="spellEnd"/>
      <w:r>
        <w:rPr>
          <w:rFonts w:ascii="Times New Roman" w:eastAsia="Times New Roman" w:hAnsi="Times New Roman" w:cs="Times New Roman"/>
          <w:sz w:val="20"/>
          <w:szCs w:val="20"/>
          <w:highlight w:val="white"/>
        </w:rPr>
        <w:t xml:space="preserve">, V. F. (1995). Principles and techniques of instructional supervision. In V. F. </w:t>
      </w:r>
      <w:proofErr w:type="spellStart"/>
      <w:r>
        <w:rPr>
          <w:rFonts w:ascii="Times New Roman" w:eastAsia="Times New Roman" w:hAnsi="Times New Roman" w:cs="Times New Roman"/>
          <w:sz w:val="20"/>
          <w:szCs w:val="20"/>
          <w:highlight w:val="white"/>
        </w:rPr>
        <w:t>Peretomode</w:t>
      </w:r>
      <w:proofErr w:type="spellEnd"/>
      <w:r>
        <w:rPr>
          <w:rFonts w:ascii="Times New Roman" w:eastAsia="Times New Roman" w:hAnsi="Times New Roman" w:cs="Times New Roman"/>
          <w:sz w:val="20"/>
          <w:szCs w:val="20"/>
          <w:highlight w:val="white"/>
        </w:rPr>
        <w:t xml:space="preserve"> (Ed.), Introduction to educational administration, planning and supervision (pp. 191–200). Lagos, Nigeria: </w:t>
      </w:r>
      <w:proofErr w:type="spellStart"/>
      <w:r>
        <w:rPr>
          <w:rFonts w:ascii="Times New Roman" w:eastAsia="Times New Roman" w:hAnsi="Times New Roman" w:cs="Times New Roman"/>
          <w:sz w:val="20"/>
          <w:szCs w:val="20"/>
          <w:highlight w:val="white"/>
        </w:rPr>
        <w:t>Joja</w:t>
      </w:r>
      <w:proofErr w:type="spellEnd"/>
      <w:r>
        <w:rPr>
          <w:rFonts w:ascii="Times New Roman" w:eastAsia="Times New Roman" w:hAnsi="Times New Roman" w:cs="Times New Roman"/>
          <w:sz w:val="20"/>
          <w:szCs w:val="20"/>
          <w:highlight w:val="white"/>
        </w:rPr>
        <w:t xml:space="preserve"> Educational Research &amp; Publishers Ltd. </w:t>
      </w:r>
    </w:p>
    <w:p w14:paraId="222FC907" w14:textId="77777777" w:rsidR="00DE135B" w:rsidRDefault="00AC4270">
      <w:p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[13] Lumsden, B. D. (1985). The older adult as learners. Hemisphere Publishing.</w:t>
      </w:r>
    </w:p>
    <w:p w14:paraId="1E3FE431" w14:textId="77777777" w:rsidR="00DE135B" w:rsidRDefault="00DE135B">
      <w:pPr>
        <w:spacing w:before="200" w:after="240" w:line="240" w:lineRule="auto"/>
        <w:jc w:val="both"/>
        <w:rPr>
          <w:rFonts w:ascii="Times New Roman" w:eastAsia="Times New Roman" w:hAnsi="Times New Roman" w:cs="Times New Roman"/>
          <w:b/>
          <w:bCs/>
          <w:sz w:val="20"/>
          <w:szCs w:val="20"/>
          <w:highlight w:val="white"/>
        </w:rPr>
        <w:sectPr w:rsidR="00DE135B">
          <w:footerReference w:type="default" r:id="rId154"/>
          <w:type w:val="continuous"/>
          <w:pgSz w:w="11906" w:h="16838"/>
          <w:pgMar w:top="1440" w:right="1440" w:bottom="1440" w:left="2160" w:header="720" w:footer="720" w:gutter="0"/>
          <w:pgNumType w:start="89"/>
          <w:cols w:num="2" w:space="720" w:equalWidth="0">
            <w:col w:w="3792" w:space="720"/>
            <w:col w:w="3792" w:space="0"/>
          </w:cols>
        </w:sectPr>
      </w:pPr>
    </w:p>
    <w:p w14:paraId="1421ECB1" w14:textId="77777777" w:rsidR="00DE135B" w:rsidRDefault="00DE135B">
      <w:pPr>
        <w:spacing w:before="240" w:after="240"/>
        <w:rPr>
          <w:rFonts w:ascii="Times New Roman" w:eastAsia="Times New Roman" w:hAnsi="Times New Roman" w:cs="Times New Roman"/>
          <w:b/>
          <w:bCs/>
          <w:sz w:val="20"/>
          <w:szCs w:val="20"/>
          <w:highlight w:val="white"/>
        </w:rPr>
      </w:pPr>
    </w:p>
    <w:p w14:paraId="74820150" w14:textId="77777777" w:rsidR="00DE135B" w:rsidRDefault="00DE135B">
      <w:pPr>
        <w:spacing w:before="240" w:after="240"/>
        <w:jc w:val="center"/>
        <w:rPr>
          <w:rFonts w:ascii="Times New Roman" w:eastAsia="Times New Roman" w:hAnsi="Times New Roman" w:cs="Times New Roman"/>
          <w:b/>
          <w:bCs/>
          <w:sz w:val="20"/>
          <w:szCs w:val="20"/>
          <w:highlight w:val="white"/>
        </w:rPr>
      </w:pPr>
    </w:p>
    <w:p w14:paraId="3A79510D" w14:textId="77777777" w:rsidR="00DE135B" w:rsidRDefault="00DE135B">
      <w:pPr>
        <w:spacing w:before="240" w:after="240"/>
        <w:jc w:val="center"/>
        <w:rPr>
          <w:rFonts w:ascii="Times New Roman" w:eastAsia="Times New Roman" w:hAnsi="Times New Roman" w:cs="Times New Roman"/>
          <w:b/>
          <w:bCs/>
          <w:sz w:val="20"/>
          <w:szCs w:val="20"/>
          <w:highlight w:val="white"/>
        </w:rPr>
      </w:pPr>
    </w:p>
    <w:p w14:paraId="5B272448" w14:textId="77777777" w:rsidR="00DE135B" w:rsidRDefault="00DE135B">
      <w:pPr>
        <w:spacing w:before="240" w:after="240"/>
        <w:jc w:val="center"/>
        <w:rPr>
          <w:rFonts w:ascii="Times New Roman" w:eastAsia="Times New Roman" w:hAnsi="Times New Roman" w:cs="Times New Roman"/>
          <w:b/>
          <w:bCs/>
          <w:sz w:val="20"/>
          <w:szCs w:val="20"/>
          <w:highlight w:val="white"/>
        </w:rPr>
      </w:pPr>
    </w:p>
    <w:p w14:paraId="07A7BFB7" w14:textId="77777777" w:rsidR="00DE135B" w:rsidRDefault="00DE135B">
      <w:pPr>
        <w:spacing w:before="240" w:after="240"/>
        <w:rPr>
          <w:rFonts w:ascii="Times New Roman" w:eastAsia="Times New Roman" w:hAnsi="Times New Roman" w:cs="Times New Roman"/>
          <w:b/>
          <w:bCs/>
          <w:sz w:val="20"/>
          <w:szCs w:val="20"/>
          <w:highlight w:val="white"/>
        </w:rPr>
      </w:pPr>
    </w:p>
    <w:p w14:paraId="497295FD" w14:textId="77777777" w:rsidR="00DE135B" w:rsidRDefault="00DE135B">
      <w:pPr>
        <w:spacing w:before="240" w:after="240"/>
        <w:jc w:val="center"/>
        <w:rPr>
          <w:rFonts w:ascii="Times New Roman" w:eastAsia="Times New Roman" w:hAnsi="Times New Roman" w:cs="Times New Roman"/>
          <w:b/>
          <w:bCs/>
          <w:sz w:val="20"/>
          <w:szCs w:val="20"/>
          <w:highlight w:val="white"/>
        </w:rPr>
      </w:pPr>
    </w:p>
    <w:p w14:paraId="4BF0E1D4" w14:textId="77777777" w:rsidR="00DE135B" w:rsidRDefault="00DE135B">
      <w:pPr>
        <w:spacing w:before="240" w:after="240"/>
        <w:jc w:val="center"/>
        <w:rPr>
          <w:rFonts w:ascii="Times New Roman" w:eastAsia="Times New Roman" w:hAnsi="Times New Roman" w:cs="Times New Roman"/>
          <w:b/>
          <w:bCs/>
          <w:sz w:val="20"/>
          <w:szCs w:val="20"/>
          <w:highlight w:val="white"/>
        </w:rPr>
      </w:pPr>
    </w:p>
    <w:p w14:paraId="73145076" w14:textId="77777777" w:rsidR="00DE135B" w:rsidRDefault="00DE135B">
      <w:pPr>
        <w:spacing w:before="240" w:after="240"/>
        <w:rPr>
          <w:rFonts w:ascii="Times New Roman" w:eastAsia="Times New Roman" w:hAnsi="Times New Roman" w:cs="Times New Roman"/>
          <w:b/>
          <w:bCs/>
          <w:sz w:val="96"/>
          <w:szCs w:val="96"/>
          <w:highlight w:val="white"/>
        </w:rPr>
      </w:pPr>
    </w:p>
    <w:p w14:paraId="253A31B9" w14:textId="77777777" w:rsidR="002A7D3A" w:rsidRDefault="002A7D3A">
      <w:pPr>
        <w:spacing w:before="240" w:after="240"/>
        <w:rPr>
          <w:rFonts w:ascii="Times New Roman" w:eastAsia="Times New Roman" w:hAnsi="Times New Roman" w:cs="Times New Roman"/>
          <w:b/>
          <w:bCs/>
          <w:sz w:val="96"/>
          <w:szCs w:val="96"/>
          <w:highlight w:val="white"/>
        </w:rPr>
      </w:pPr>
    </w:p>
    <w:p w14:paraId="6D5FC5E3" w14:textId="77777777" w:rsidR="00DE135B" w:rsidRDefault="00DE135B">
      <w:pPr>
        <w:spacing w:before="240" w:after="240"/>
        <w:rPr>
          <w:rFonts w:ascii="Times New Roman" w:eastAsia="Times New Roman" w:hAnsi="Times New Roman" w:cs="Times New Roman"/>
          <w:b/>
          <w:bCs/>
          <w:sz w:val="96"/>
          <w:szCs w:val="96"/>
          <w:highlight w:val="white"/>
        </w:rPr>
      </w:pPr>
    </w:p>
    <w:p w14:paraId="0E377B98" w14:textId="77777777" w:rsidR="00DE135B" w:rsidRDefault="00AC4270">
      <w:pPr>
        <w:spacing w:before="240" w:after="240"/>
        <w:jc w:val="center"/>
        <w:rPr>
          <w:b/>
          <w:bCs/>
          <w:sz w:val="96"/>
          <w:szCs w:val="96"/>
          <w:highlight w:val="white"/>
        </w:rPr>
      </w:pPr>
      <w:r>
        <w:rPr>
          <w:b/>
          <w:bCs/>
          <w:sz w:val="96"/>
          <w:szCs w:val="96"/>
          <w:highlight w:val="white"/>
        </w:rPr>
        <w:t>APPENDIX F Curriculum Vitae</w:t>
      </w:r>
    </w:p>
    <w:p w14:paraId="018D3FE1" w14:textId="77777777" w:rsidR="00DE135B" w:rsidRDefault="00DE135B">
      <w:pPr>
        <w:spacing w:before="240" w:after="240"/>
        <w:jc w:val="center"/>
        <w:rPr>
          <w:rFonts w:ascii="Times New Roman" w:eastAsia="Times New Roman" w:hAnsi="Times New Roman" w:cs="Times New Roman"/>
          <w:b/>
          <w:bCs/>
          <w:sz w:val="96"/>
          <w:szCs w:val="96"/>
          <w:highlight w:val="white"/>
        </w:rPr>
      </w:pPr>
    </w:p>
    <w:p w14:paraId="22D83D0F" w14:textId="77777777" w:rsidR="00DE135B" w:rsidRDefault="00DE135B">
      <w:pPr>
        <w:spacing w:before="240" w:after="240"/>
        <w:rPr>
          <w:rFonts w:ascii="Times New Roman" w:eastAsia="Times New Roman" w:hAnsi="Times New Roman" w:cs="Times New Roman"/>
          <w:b/>
          <w:bCs/>
          <w:sz w:val="96"/>
          <w:szCs w:val="96"/>
          <w:highlight w:val="white"/>
        </w:rPr>
      </w:pPr>
    </w:p>
    <w:p w14:paraId="1FD0F49D" w14:textId="77777777" w:rsidR="00F058D3" w:rsidRDefault="00F058D3">
      <w:pPr>
        <w:spacing w:before="240" w:after="240"/>
        <w:rPr>
          <w:rFonts w:ascii="Times New Roman" w:eastAsia="Times New Roman" w:hAnsi="Times New Roman" w:cs="Times New Roman"/>
          <w:b/>
          <w:bCs/>
          <w:sz w:val="96"/>
          <w:szCs w:val="96"/>
          <w:highlight w:val="white"/>
        </w:rPr>
      </w:pPr>
    </w:p>
    <w:p w14:paraId="07E5663B" w14:textId="77777777" w:rsidR="00F058D3" w:rsidRDefault="00F058D3">
      <w:pPr>
        <w:spacing w:before="240" w:after="240"/>
        <w:rPr>
          <w:rFonts w:ascii="Times New Roman" w:eastAsia="Times New Roman" w:hAnsi="Times New Roman" w:cs="Times New Roman"/>
          <w:b/>
          <w:bCs/>
          <w:sz w:val="96"/>
          <w:szCs w:val="96"/>
          <w:highlight w:val="white"/>
        </w:rPr>
      </w:pPr>
    </w:p>
    <w:p w14:paraId="5CAB2345" w14:textId="43DB41FB" w:rsidR="00DE135B" w:rsidRDefault="00DE135B">
      <w:pPr>
        <w:spacing w:before="240" w:after="240"/>
        <w:jc w:val="center"/>
        <w:rPr>
          <w:rFonts w:ascii="Times New Roman" w:eastAsia="Times New Roman" w:hAnsi="Times New Roman" w:cs="Times New Roman"/>
          <w:b/>
          <w:bCs/>
          <w:sz w:val="96"/>
          <w:szCs w:val="96"/>
          <w:highlight w:val="white"/>
        </w:rPr>
      </w:pPr>
    </w:p>
    <w:p w14:paraId="2C74E399" w14:textId="020EE0BD" w:rsidR="00DE135B" w:rsidRDefault="00F058D3">
      <w:pPr>
        <w:spacing w:before="240" w:after="240"/>
        <w:jc w:val="center"/>
        <w:rPr>
          <w:rFonts w:ascii="Times New Roman" w:eastAsia="Times New Roman" w:hAnsi="Times New Roman" w:cs="Times New Roman"/>
          <w:b/>
          <w:bCs/>
          <w:sz w:val="96"/>
          <w:szCs w:val="96"/>
          <w:highlight w:val="white"/>
        </w:rPr>
      </w:pPr>
      <w:r>
        <w:rPr>
          <w:noProof/>
        </w:rPr>
        <w:drawing>
          <wp:inline distT="0" distB="0" distL="0" distR="0" wp14:anchorId="0FD0568E" wp14:editId="39BA11A6">
            <wp:extent cx="5274310" cy="7458710"/>
            <wp:effectExtent l="0" t="0" r="2540" b="8890"/>
            <wp:docPr id="1312340187" name="Picture 2" descr="A close-up of a person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40187" name="Picture 2" descr="A close-up of a personal information&#10;&#10;AI-generated content may be incorrect."/>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274310" cy="7458710"/>
                    </a:xfrm>
                    <a:prstGeom prst="rect">
                      <a:avLst/>
                    </a:prstGeom>
                    <a:noFill/>
                    <a:ln>
                      <a:noFill/>
                    </a:ln>
                  </pic:spPr>
                </pic:pic>
              </a:graphicData>
            </a:graphic>
          </wp:inline>
        </w:drawing>
      </w:r>
    </w:p>
    <w:p w14:paraId="2762B488" w14:textId="77777777" w:rsidR="00F058D3" w:rsidRDefault="00F058D3">
      <w:pPr>
        <w:spacing w:before="240" w:after="240"/>
        <w:jc w:val="center"/>
        <w:rPr>
          <w:rFonts w:ascii="Times New Roman" w:eastAsia="Times New Roman" w:hAnsi="Times New Roman" w:cs="Times New Roman"/>
          <w:b/>
          <w:bCs/>
          <w:sz w:val="96"/>
          <w:szCs w:val="96"/>
          <w:highlight w:val="white"/>
        </w:rPr>
      </w:pPr>
    </w:p>
    <w:p w14:paraId="1B4C385B" w14:textId="616C7E7D" w:rsidR="00DE135B" w:rsidRDefault="00F058D3">
      <w:pPr>
        <w:spacing w:before="240" w:after="240"/>
        <w:jc w:val="center"/>
        <w:rPr>
          <w:b/>
          <w:bCs/>
          <w:sz w:val="96"/>
          <w:szCs w:val="96"/>
          <w:highlight w:val="white"/>
        </w:rPr>
      </w:pPr>
      <w:r>
        <w:rPr>
          <w:noProof/>
        </w:rPr>
        <w:drawing>
          <wp:inline distT="0" distB="0" distL="0" distR="0" wp14:anchorId="530292D7" wp14:editId="7153DFB5">
            <wp:extent cx="5274310" cy="7459980"/>
            <wp:effectExtent l="0" t="0" r="2540" b="7620"/>
            <wp:docPr id="219260605" name="Picture 3" descr="A close-up of a person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60605" name="Picture 3" descr="A close-up of a personal information&#10;&#10;AI-generated content may be incorrect."/>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274310" cy="7459980"/>
                    </a:xfrm>
                    <a:prstGeom prst="rect">
                      <a:avLst/>
                    </a:prstGeom>
                    <a:noFill/>
                    <a:ln>
                      <a:noFill/>
                    </a:ln>
                  </pic:spPr>
                </pic:pic>
              </a:graphicData>
            </a:graphic>
          </wp:inline>
        </w:drawing>
      </w:r>
    </w:p>
    <w:p w14:paraId="561AB161" w14:textId="77F3178C" w:rsidR="00DE135B" w:rsidRDefault="00DE135B">
      <w:pPr>
        <w:spacing w:after="200" w:line="480" w:lineRule="auto"/>
        <w:jc w:val="both"/>
        <w:rPr>
          <w:sz w:val="24"/>
          <w:szCs w:val="24"/>
          <w:highlight w:val="white"/>
        </w:rPr>
      </w:pPr>
    </w:p>
    <w:p w14:paraId="7C148824" w14:textId="77777777" w:rsidR="00F058D3" w:rsidRDefault="00F058D3">
      <w:pPr>
        <w:spacing w:after="200" w:line="480" w:lineRule="auto"/>
        <w:jc w:val="both"/>
        <w:rPr>
          <w:sz w:val="24"/>
          <w:szCs w:val="24"/>
          <w:highlight w:val="white"/>
        </w:rPr>
      </w:pPr>
    </w:p>
    <w:p w14:paraId="39144BDA" w14:textId="77777777" w:rsidR="00F058D3" w:rsidRDefault="00F058D3">
      <w:pPr>
        <w:spacing w:after="200" w:line="480" w:lineRule="auto"/>
        <w:jc w:val="both"/>
        <w:rPr>
          <w:sz w:val="24"/>
          <w:szCs w:val="24"/>
          <w:highlight w:val="white"/>
        </w:rPr>
      </w:pPr>
    </w:p>
    <w:p w14:paraId="5D5DB2D8" w14:textId="6EA2F50A" w:rsidR="00F058D3" w:rsidRDefault="00F058D3">
      <w:pPr>
        <w:spacing w:after="200" w:line="480" w:lineRule="auto"/>
        <w:jc w:val="both"/>
        <w:rPr>
          <w:sz w:val="24"/>
          <w:szCs w:val="24"/>
          <w:highlight w:val="white"/>
        </w:rPr>
      </w:pPr>
      <w:r>
        <w:rPr>
          <w:noProof/>
        </w:rPr>
        <w:drawing>
          <wp:inline distT="0" distB="0" distL="0" distR="0" wp14:anchorId="6D4818DD" wp14:editId="160C4F88">
            <wp:extent cx="5274310" cy="7459980"/>
            <wp:effectExtent l="0" t="0" r="2540" b="7620"/>
            <wp:docPr id="226344227" name="Picture 4" descr="A close-up of a person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44227" name="Picture 4" descr="A close-up of a personal information&#10;&#10;AI-generated content may be incorrect."/>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274310" cy="7459980"/>
                    </a:xfrm>
                    <a:prstGeom prst="rect">
                      <a:avLst/>
                    </a:prstGeom>
                    <a:noFill/>
                    <a:ln>
                      <a:noFill/>
                    </a:ln>
                  </pic:spPr>
                </pic:pic>
              </a:graphicData>
            </a:graphic>
          </wp:inline>
        </w:drawing>
      </w:r>
    </w:p>
    <w:p w14:paraId="435042EC" w14:textId="77777777" w:rsidR="009E3394" w:rsidRDefault="009E3394">
      <w:pPr>
        <w:spacing w:after="200" w:line="480" w:lineRule="auto"/>
        <w:jc w:val="both"/>
        <w:rPr>
          <w:sz w:val="24"/>
          <w:szCs w:val="24"/>
          <w:highlight w:val="white"/>
        </w:rPr>
      </w:pPr>
    </w:p>
    <w:p w14:paraId="7D9CD9EA" w14:textId="77777777" w:rsidR="009E3394" w:rsidRDefault="009E3394">
      <w:pPr>
        <w:spacing w:after="200" w:line="480" w:lineRule="auto"/>
        <w:jc w:val="both"/>
        <w:rPr>
          <w:sz w:val="24"/>
          <w:szCs w:val="24"/>
          <w:highlight w:val="white"/>
        </w:rPr>
      </w:pPr>
    </w:p>
    <w:p w14:paraId="0980F892" w14:textId="5AEB695C" w:rsidR="00F058D3" w:rsidRDefault="009E3394">
      <w:pPr>
        <w:spacing w:after="200" w:line="480" w:lineRule="auto"/>
        <w:jc w:val="both"/>
        <w:rPr>
          <w:sz w:val="24"/>
          <w:szCs w:val="24"/>
          <w:highlight w:val="white"/>
        </w:rPr>
      </w:pPr>
      <w:r>
        <w:rPr>
          <w:noProof/>
        </w:rPr>
        <w:drawing>
          <wp:inline distT="0" distB="0" distL="0" distR="0" wp14:anchorId="56F98BF8" wp14:editId="0560E205">
            <wp:extent cx="5274310" cy="7461250"/>
            <wp:effectExtent l="0" t="0" r="2540" b="6350"/>
            <wp:docPr id="1647809372" name="Picture 5" descr="A close-up of a person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09372" name="Picture 5" descr="A close-up of a personal information&#10;&#10;AI-generated content may be incorrect."/>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274310" cy="7461250"/>
                    </a:xfrm>
                    <a:prstGeom prst="rect">
                      <a:avLst/>
                    </a:prstGeom>
                    <a:noFill/>
                    <a:ln>
                      <a:noFill/>
                    </a:ln>
                  </pic:spPr>
                </pic:pic>
              </a:graphicData>
            </a:graphic>
          </wp:inline>
        </w:drawing>
      </w:r>
    </w:p>
    <w:sectPr w:rsidR="00F058D3">
      <w:type w:val="continuous"/>
      <w:pgSz w:w="11906" w:h="16838"/>
      <w:pgMar w:top="1440"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0C21DF" w14:textId="77777777" w:rsidR="003D567E" w:rsidRDefault="003D567E">
      <w:pPr>
        <w:spacing w:line="240" w:lineRule="auto"/>
      </w:pPr>
      <w:r>
        <w:separator/>
      </w:r>
    </w:p>
  </w:endnote>
  <w:endnote w:type="continuationSeparator" w:id="0">
    <w:p w14:paraId="7C5B89D4" w14:textId="77777777" w:rsidR="003D567E" w:rsidRDefault="003D56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1BBC814F-D573-4FDE-8D51-6173B6447AD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B097A259-C47E-48EC-A396-90BED0260DD5}"/>
  </w:font>
  <w:font w:name="Cambria Math">
    <w:panose1 w:val="02040503050406030204"/>
    <w:charset w:val="00"/>
    <w:family w:val="roman"/>
    <w:pitch w:val="variable"/>
    <w:sig w:usb0="E00006FF" w:usb1="420024FF" w:usb2="02000000" w:usb3="00000000" w:csb0="0000019F" w:csb1="00000000"/>
    <w:embedRegular r:id="rId3" w:fontKey="{C78533F9-BE32-4CCC-8E06-1BDCF0C77EAF}"/>
    <w:embedItalic r:id="rId4" w:fontKey="{5E99A5C2-A722-48AA-B3F5-5DBF3E15A91E}"/>
  </w:font>
  <w:font w:name="Calibri">
    <w:panose1 w:val="020F0502020204030204"/>
    <w:charset w:val="00"/>
    <w:family w:val="swiss"/>
    <w:pitch w:val="variable"/>
    <w:sig w:usb0="E4002EFF" w:usb1="C000247B" w:usb2="00000009" w:usb3="00000000" w:csb0="000001FF" w:csb1="00000000"/>
    <w:embedRegular r:id="rId5" w:fontKey="{B1004E6B-E1C5-4B47-97FB-4B8849CF10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FBEF4C" w14:textId="77777777" w:rsidR="00AC4270" w:rsidRDefault="00AC4270">
    <w:r>
      <w:t xml:space="preserve">                                                                                                                                                       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5DD95E" w14:textId="77777777" w:rsidR="00AC4270" w:rsidRDefault="00AC4270">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548E5E" w14:textId="79294052" w:rsidR="00AC4270" w:rsidRDefault="00AC4270">
    <w:pP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B20BB3" w14:textId="77777777" w:rsidR="00AC4270" w:rsidRDefault="00AC4270">
    <w:pPr>
      <w:jc w:val="right"/>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B04F5" w14:textId="77777777" w:rsidR="00AC4270" w:rsidRDefault="00AC4270">
    <w:pP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484469" w14:textId="77777777" w:rsidR="00AC4270" w:rsidRDefault="00AC4270">
    <w:pP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59E50B" w14:textId="77777777" w:rsidR="00AC4270" w:rsidRDefault="00AC4270">
    <w:pPr>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121208" w14:textId="77777777" w:rsidR="00AC4270" w:rsidRDefault="00AC4270">
    <w:pPr>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E858B4" w14:textId="77777777" w:rsidR="00AC4270" w:rsidRDefault="00AC4270">
    <w:pPr>
      <w:jc w:val="right"/>
    </w:pPr>
    <w:r>
      <w:t>x</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D7840B" w14:textId="77777777" w:rsidR="00AC4270" w:rsidRDefault="00AC4270">
    <w:pPr>
      <w:jc w:val="righ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4F9FF5" w14:textId="77777777" w:rsidR="00AC4270" w:rsidRDefault="00AC4270">
    <w:pPr>
      <w:jc w:val="righ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0926DC" w14:textId="77777777" w:rsidR="00AC4270" w:rsidRDefault="00AC4270">
    <w:pPr>
      <w:jc w:val="right"/>
    </w:pPr>
    <w:r>
      <w:t>xi</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084759" w14:textId="77777777" w:rsidR="00AC4270" w:rsidRDefault="00AC4270">
    <w:pPr>
      <w:jc w:val="righ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83D3D2" w14:textId="77777777" w:rsidR="00AC4270" w:rsidRDefault="00AC42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A0D7EB" w14:textId="77777777" w:rsidR="003D567E" w:rsidRDefault="003D567E">
      <w:pPr>
        <w:spacing w:line="240" w:lineRule="auto"/>
      </w:pPr>
      <w:r>
        <w:separator/>
      </w:r>
    </w:p>
  </w:footnote>
  <w:footnote w:type="continuationSeparator" w:id="0">
    <w:p w14:paraId="1605AC63" w14:textId="77777777" w:rsidR="003D567E" w:rsidRDefault="003D56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1073A" w14:textId="77777777" w:rsidR="00AC4270" w:rsidRDefault="00AC4270" w:rsidP="00436C40">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16E77E" w14:textId="77777777" w:rsidR="00AC4270" w:rsidRDefault="00AC4270">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73CE6B" w14:textId="2BBA3877" w:rsidR="00AC4270" w:rsidRDefault="00AC4270">
    <w:pPr>
      <w:jc w:val="right"/>
    </w:pPr>
    <w:r>
      <w:t>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FC2F65" w14:textId="7122D910" w:rsidR="00AC4270" w:rsidRDefault="00AC4270">
    <w:pPr>
      <w:jc w:val="right"/>
    </w:pPr>
    <w:r>
      <w:t>ii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588CD2" w14:textId="2664AD52" w:rsidR="00AC4270" w:rsidRDefault="00AC4270">
    <w:pPr>
      <w:jc w:val="right"/>
    </w:pPr>
    <w:r>
      <w:t>iii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B896DC" w14:textId="77777777" w:rsidR="00AC4270" w:rsidRDefault="00AC4270">
    <w:pPr>
      <w:jc w:val="right"/>
    </w:pPr>
    <w:r>
      <w:t>iv</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AABC96" w14:textId="77777777" w:rsidR="00AC4270" w:rsidRDefault="00AC4270">
    <w:pPr>
      <w:jc w:val="right"/>
    </w:pPr>
    <w:r>
      <w:t>ii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B6B2A0" w14:textId="77777777" w:rsidR="00AC4270" w:rsidRDefault="00AC4270">
    <w:pPr>
      <w:jc w:val="right"/>
    </w:pPr>
    <w:r>
      <w:t>v</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7686D2" w14:textId="77777777" w:rsidR="00AC4270" w:rsidRDefault="00AC4270">
    <w:pPr>
      <w:jc w:val="right"/>
    </w:pPr>
    <w:r>
      <w:t>v</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E937F4" w14:textId="77777777" w:rsidR="00AC4270" w:rsidRDefault="00AC4270">
    <w:pPr>
      <w:jc w:val="right"/>
    </w:pPr>
    <w:r>
      <w:t>vi</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E2DF8" w14:textId="77777777" w:rsidR="00AC4270" w:rsidRDefault="00AC4270">
    <w:pPr>
      <w:jc w:val="right"/>
    </w:pPr>
    <w:r>
      <w:t>vii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653415" w14:textId="77777777" w:rsidR="00AC4270" w:rsidRDefault="00AC4270">
    <w:pPr>
      <w:jc w:val="right"/>
    </w:pPr>
    <w:r>
      <w:t>viii</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F387C7" w14:textId="77777777" w:rsidR="00AC4270" w:rsidRDefault="00AC4270">
    <w:pPr>
      <w:jc w:val="right"/>
    </w:pPr>
    <w:r>
      <w:t>x</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871E05" w14:textId="2B61E6AD" w:rsidR="00AC4270" w:rsidRDefault="00AC4270">
    <w:pPr>
      <w:jc w:val="right"/>
    </w:pPr>
    <w:r>
      <w:t>ix</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5BFAD7" w14:textId="77777777" w:rsidR="00AC4270" w:rsidRDefault="00AC4270">
    <w:pPr>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411CB" w14:textId="65DB42ED" w:rsidR="00AC4270" w:rsidRDefault="00AC4270">
    <w:pPr>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F3CF3" w14:textId="271DD7DD" w:rsidR="00AC4270" w:rsidRDefault="00AC4270">
    <w:pPr>
      <w:pStyle w:val="Header"/>
      <w:jc w:val="right"/>
    </w:pPr>
  </w:p>
  <w:p w14:paraId="7B3711EE" w14:textId="0B027B8B" w:rsidR="00AC4270" w:rsidRDefault="00AC4270">
    <w:pPr>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69D99E" w14:textId="4E85D88C" w:rsidR="00AC4270" w:rsidRDefault="00AC4270">
    <w:pPr>
      <w:jc w:val="right"/>
    </w:pPr>
    <w:r>
      <w:fldChar w:fldCharType="begin"/>
    </w:r>
    <w:r>
      <w:instrText>PAGE</w:instrText>
    </w:r>
    <w:r>
      <w:fldChar w:fldCharType="separate"/>
    </w:r>
    <w:r>
      <w:rPr>
        <w:noProof/>
      </w:rPr>
      <w:t>2</w:t>
    </w:r>
    <w: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C980ED" w14:textId="2D0922FC" w:rsidR="00AC4270" w:rsidRDefault="00AC4270">
    <w:pPr>
      <w:jc w:val="righ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A1E237" w14:textId="7FD16126" w:rsidR="00AC4270" w:rsidRDefault="00AC4270">
    <w:pPr>
      <w:jc w:val="right"/>
    </w:pPr>
    <w:r>
      <w:fldChar w:fldCharType="begin"/>
    </w:r>
    <w:r>
      <w:instrText>PAGE</w:instrText>
    </w:r>
    <w:r>
      <w:fldChar w:fldCharType="separate"/>
    </w:r>
    <w:r>
      <w:rPr>
        <w:noProof/>
      </w:rPr>
      <w:t>8</w:t>
    </w:r>
    <w: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8982569"/>
      <w:docPartObj>
        <w:docPartGallery w:val="Page Numbers (Top of Page)"/>
        <w:docPartUnique/>
      </w:docPartObj>
    </w:sdtPr>
    <w:sdtEndPr>
      <w:rPr>
        <w:noProof/>
      </w:rPr>
    </w:sdtEndPr>
    <w:sdtContent>
      <w:p w14:paraId="3CA77F33" w14:textId="1CE0DC8C" w:rsidR="00AC4270" w:rsidRDefault="00AC427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424BDF" w14:textId="3D65C833" w:rsidR="00AC4270" w:rsidRDefault="00AC4270">
    <w:pPr>
      <w:jc w:val="righ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3532164"/>
      <w:docPartObj>
        <w:docPartGallery w:val="Page Numbers (Top of Page)"/>
        <w:docPartUnique/>
      </w:docPartObj>
    </w:sdtPr>
    <w:sdtEndPr>
      <w:rPr>
        <w:noProof/>
      </w:rPr>
    </w:sdtEndPr>
    <w:sdtContent>
      <w:p w14:paraId="260E1F22" w14:textId="6B04EE7A" w:rsidR="00AC4270" w:rsidRDefault="00AC427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8526EE5" w14:textId="77777777" w:rsidR="00AC4270" w:rsidRDefault="00AC4270">
    <w:pPr>
      <w:jc w:val="righ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72DCB" w14:textId="2FF96C61" w:rsidR="00AC4270" w:rsidRDefault="00AC4270">
    <w:pPr>
      <w:spacing w:after="200" w:line="480" w:lineRule="auto"/>
      <w:jc w:val="right"/>
      <w:rPr>
        <w:highlight w:val="white"/>
      </w:rPr>
    </w:pPr>
  </w:p>
  <w:p w14:paraId="717475E5" w14:textId="77777777" w:rsidR="00AC4270" w:rsidRDefault="00AC4270">
    <w:pPr>
      <w:rPr>
        <w:sz w:val="24"/>
        <w:szCs w:val="24"/>
        <w:highlight w:val="white"/>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093417" w14:textId="086DD8A5" w:rsidR="00AC4270" w:rsidRDefault="00AC4270">
    <w:pPr>
      <w:jc w:val="right"/>
    </w:pPr>
    <w:r>
      <w:fldChar w:fldCharType="begin"/>
    </w:r>
    <w:r>
      <w:instrText>PAGE</w:instrText>
    </w:r>
    <w:r>
      <w:fldChar w:fldCharType="separate"/>
    </w:r>
    <w:r>
      <w:rPr>
        <w:noProof/>
      </w:rPr>
      <w:t>47</w:t>
    </w:r>
    <w: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35B9AF" w14:textId="7E4891A9" w:rsidR="00AC4270" w:rsidRDefault="00AC4270">
    <w:pPr>
      <w:jc w:val="righ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1932780"/>
      <w:docPartObj>
        <w:docPartGallery w:val="Page Numbers (Top of Page)"/>
        <w:docPartUnique/>
      </w:docPartObj>
    </w:sdtPr>
    <w:sdtEndPr>
      <w:rPr>
        <w:noProof/>
      </w:rPr>
    </w:sdtEndPr>
    <w:sdtContent>
      <w:p w14:paraId="6F3DD699" w14:textId="37FAF5E0" w:rsidR="00AC4270" w:rsidRDefault="00AC427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29BA864" w14:textId="618C4540" w:rsidR="00AC4270" w:rsidRPr="00E358A9" w:rsidRDefault="00AC4270" w:rsidP="00E358A9">
    <w:pPr>
      <w:jc w:val="right"/>
      <w:rPr>
        <w:lang w:val="en-US"/>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6064B2" w14:textId="43466FE0" w:rsidR="00AC4270" w:rsidRDefault="00AC42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4C141E"/>
    <w:multiLevelType w:val="multilevel"/>
    <w:tmpl w:val="E9CCC9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4FF4BC3"/>
    <w:multiLevelType w:val="multilevel"/>
    <w:tmpl w:val="59DA9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F41862"/>
    <w:multiLevelType w:val="multilevel"/>
    <w:tmpl w:val="F8A21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F74136"/>
    <w:multiLevelType w:val="multilevel"/>
    <w:tmpl w:val="0BF2C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93A167F"/>
    <w:multiLevelType w:val="multilevel"/>
    <w:tmpl w:val="5FEAF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AA554F1"/>
    <w:multiLevelType w:val="multilevel"/>
    <w:tmpl w:val="F738A3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3"/>
  </w:num>
  <w:num w:numId="4">
    <w:abstractNumId w:val="4"/>
  </w:num>
  <w:num w:numId="5">
    <w:abstractNumId w:val="0"/>
  </w:num>
  <w:num w:numId="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evin Sumiran">
    <w15:presenceInfo w15:providerId="Windows Live" w15:userId="072375ae844459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35B"/>
    <w:rsid w:val="00073E5B"/>
    <w:rsid w:val="000910A2"/>
    <w:rsid w:val="00153DD3"/>
    <w:rsid w:val="0028577F"/>
    <w:rsid w:val="002A7D3A"/>
    <w:rsid w:val="002B7C5E"/>
    <w:rsid w:val="002C3D82"/>
    <w:rsid w:val="002E0675"/>
    <w:rsid w:val="002E1B92"/>
    <w:rsid w:val="002F658F"/>
    <w:rsid w:val="003260CE"/>
    <w:rsid w:val="00367D97"/>
    <w:rsid w:val="003B54A5"/>
    <w:rsid w:val="003C7F80"/>
    <w:rsid w:val="003D567E"/>
    <w:rsid w:val="00436C40"/>
    <w:rsid w:val="004B7ED9"/>
    <w:rsid w:val="00540C6E"/>
    <w:rsid w:val="005C19D5"/>
    <w:rsid w:val="005D2E0E"/>
    <w:rsid w:val="005F1FE0"/>
    <w:rsid w:val="006763F7"/>
    <w:rsid w:val="0068680D"/>
    <w:rsid w:val="00706218"/>
    <w:rsid w:val="0072547A"/>
    <w:rsid w:val="007444A9"/>
    <w:rsid w:val="007723BB"/>
    <w:rsid w:val="007F19A9"/>
    <w:rsid w:val="008227CE"/>
    <w:rsid w:val="00830804"/>
    <w:rsid w:val="0083214A"/>
    <w:rsid w:val="00847E9C"/>
    <w:rsid w:val="00887653"/>
    <w:rsid w:val="008E2E16"/>
    <w:rsid w:val="009475C0"/>
    <w:rsid w:val="009E0360"/>
    <w:rsid w:val="009E3394"/>
    <w:rsid w:val="00A52A6D"/>
    <w:rsid w:val="00AC4270"/>
    <w:rsid w:val="00AD2A11"/>
    <w:rsid w:val="00AE4435"/>
    <w:rsid w:val="00B228A1"/>
    <w:rsid w:val="00BF00D5"/>
    <w:rsid w:val="00CF0B07"/>
    <w:rsid w:val="00D133D3"/>
    <w:rsid w:val="00D43881"/>
    <w:rsid w:val="00D55965"/>
    <w:rsid w:val="00D92AA1"/>
    <w:rsid w:val="00DD5E33"/>
    <w:rsid w:val="00DE135B"/>
    <w:rsid w:val="00DE2B91"/>
    <w:rsid w:val="00DE78C0"/>
    <w:rsid w:val="00E21A1A"/>
    <w:rsid w:val="00E358A9"/>
    <w:rsid w:val="00EC0031"/>
    <w:rsid w:val="00F058D3"/>
    <w:rsid w:val="00F75607"/>
    <w:rsid w:val="00FA6790"/>
    <w:rsid w:val="00FC023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5888D3"/>
  <w15:docId w15:val="{858DA0BD-6C04-42CB-B6BF-9BB48959D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CellMar>
        <w:top w:w="100" w:type="dxa"/>
        <w:left w:w="100" w:type="dxa"/>
        <w:bottom w:w="100" w:type="dxa"/>
        <w:right w:w="100" w:type="dxa"/>
      </w:tblCellMar>
    </w:tbl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93D10"/>
    <w:pPr>
      <w:ind w:left="720"/>
      <w:contextualSpacing/>
    </w:pPr>
  </w:style>
  <w:style w:type="table" w:customStyle="1" w:styleId="a6">
    <w:basedOn w:val="TableNormal"/>
    <w:pPr>
      <w:spacing w:line="240" w:lineRule="auto"/>
    </w:pPr>
    <w:rPr>
      <w:sz w:val="20"/>
      <w:szCs w:val="20"/>
    </w:rPr>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pPr>
      <w:spacing w:line="240" w:lineRule="auto"/>
    </w:pPr>
    <w:rPr>
      <w:rFonts w:ascii="Cambria" w:eastAsia="Cambria" w:hAnsi="Cambria" w:cs="Cambria"/>
    </w:rPr>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
    <w:basedOn w:val="TableNormal"/>
    <w:pPr>
      <w:spacing w:line="240" w:lineRule="auto"/>
    </w:pPr>
    <w:rPr>
      <w:sz w:val="20"/>
      <w:szCs w:val="20"/>
    </w:rPr>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pPr>
      <w:spacing w:line="240" w:lineRule="auto"/>
    </w:pPr>
    <w:rPr>
      <w:rFonts w:ascii="Cambria" w:eastAsia="Cambria" w:hAnsi="Cambria" w:cs="Cambria"/>
    </w:rPr>
    <w:tblPr>
      <w:tblStyleRowBandSize w:val="1"/>
      <w:tblStyleColBandSize w:val="1"/>
    </w:tblPr>
  </w:style>
  <w:style w:type="paragraph" w:styleId="Header">
    <w:name w:val="header"/>
    <w:basedOn w:val="Normal"/>
    <w:link w:val="HeaderChar"/>
    <w:uiPriority w:val="99"/>
    <w:unhideWhenUsed/>
    <w:rsid w:val="003260CE"/>
    <w:pPr>
      <w:tabs>
        <w:tab w:val="center" w:pos="4680"/>
        <w:tab w:val="right" w:pos="9360"/>
      </w:tabs>
      <w:spacing w:line="240" w:lineRule="auto"/>
    </w:pPr>
  </w:style>
  <w:style w:type="character" w:customStyle="1" w:styleId="HeaderChar">
    <w:name w:val="Header Char"/>
    <w:basedOn w:val="DefaultParagraphFont"/>
    <w:link w:val="Header"/>
    <w:uiPriority w:val="99"/>
    <w:rsid w:val="003260CE"/>
  </w:style>
  <w:style w:type="paragraph" w:styleId="Revision">
    <w:name w:val="Revision"/>
    <w:hidden/>
    <w:uiPriority w:val="99"/>
    <w:semiHidden/>
    <w:rsid w:val="002E0675"/>
    <w:pPr>
      <w:spacing w:line="240" w:lineRule="auto"/>
    </w:pPr>
  </w:style>
  <w:style w:type="paragraph" w:styleId="Footer">
    <w:name w:val="footer"/>
    <w:basedOn w:val="Normal"/>
    <w:link w:val="FooterChar"/>
    <w:uiPriority w:val="99"/>
    <w:unhideWhenUsed/>
    <w:rsid w:val="00073E5B"/>
    <w:pPr>
      <w:tabs>
        <w:tab w:val="center" w:pos="4680"/>
        <w:tab w:val="right" w:pos="9360"/>
      </w:tabs>
      <w:spacing w:line="240" w:lineRule="auto"/>
    </w:pPr>
    <w:rPr>
      <w:rFonts w:asciiTheme="minorHAnsi" w:eastAsiaTheme="minorEastAsia" w:hAnsiTheme="minorHAnsi" w:cs="Times New Roman"/>
      <w:lang w:val="en-US" w:eastAsia="en-US"/>
    </w:rPr>
  </w:style>
  <w:style w:type="character" w:customStyle="1" w:styleId="FooterChar">
    <w:name w:val="Footer Char"/>
    <w:basedOn w:val="DefaultParagraphFont"/>
    <w:link w:val="Footer"/>
    <w:uiPriority w:val="99"/>
    <w:rsid w:val="00073E5B"/>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image" Target="media/image24.png"/><Relationship Id="rId21" Type="http://schemas.openxmlformats.org/officeDocument/2006/relationships/header" Target="header9.xml"/><Relationship Id="rId42" Type="http://schemas.openxmlformats.org/officeDocument/2006/relationships/header" Target="header20.xml"/><Relationship Id="rId63" Type="http://schemas.openxmlformats.org/officeDocument/2006/relationships/image" Target="media/image19.png"/><Relationship Id="rId84" Type="http://schemas.openxmlformats.org/officeDocument/2006/relationships/hyperlink" Target="https://doi.org/10.3991/ijet.v11i06.5644" TargetMode="External"/><Relationship Id="rId138" Type="http://schemas.openxmlformats.org/officeDocument/2006/relationships/image" Target="media/image41.png"/><Relationship Id="rId159" Type="http://schemas.openxmlformats.org/officeDocument/2006/relationships/fontTable" Target="fontTable.xml"/><Relationship Id="rId107" Type="http://schemas.openxmlformats.org/officeDocument/2006/relationships/hyperlink" Target="https://web.archive.org" TargetMode="External"/><Relationship Id="rId11" Type="http://schemas.openxmlformats.org/officeDocument/2006/relationships/footer" Target="footer1.xml"/><Relationship Id="rId32" Type="http://schemas.openxmlformats.org/officeDocument/2006/relationships/footer" Target="footer10.xml"/><Relationship Id="rId53" Type="http://schemas.openxmlformats.org/officeDocument/2006/relationships/image" Target="media/image10.png"/><Relationship Id="rId74" Type="http://schemas.openxmlformats.org/officeDocument/2006/relationships/hyperlink" Target="https://eric.ed.gov/?id=EJ1286531" TargetMode="External"/><Relationship Id="rId128" Type="http://schemas.openxmlformats.org/officeDocument/2006/relationships/image" Target="media/image35.png"/><Relationship Id="rId149" Type="http://schemas.openxmlformats.org/officeDocument/2006/relationships/image" Target="media/image52.png"/><Relationship Id="rId5" Type="http://schemas.openxmlformats.org/officeDocument/2006/relationships/settings" Target="settings.xml"/><Relationship Id="rId95" Type="http://schemas.openxmlformats.org/officeDocument/2006/relationships/hyperlink" Target="https://doi.org/10.19173/irrodl.v4i2.153" TargetMode="External"/><Relationship Id="rId160" Type="http://schemas.microsoft.com/office/2011/relationships/people" Target="people.xml"/><Relationship Id="rId22" Type="http://schemas.openxmlformats.org/officeDocument/2006/relationships/header" Target="header10.xml"/><Relationship Id="rId43" Type="http://schemas.openxmlformats.org/officeDocument/2006/relationships/header" Target="header21.xml"/><Relationship Id="rId64" Type="http://schemas.openxmlformats.org/officeDocument/2006/relationships/image" Target="media/image20.png"/><Relationship Id="rId118" Type="http://schemas.openxmlformats.org/officeDocument/2006/relationships/image" Target="media/image25.png"/><Relationship Id="rId139" Type="http://schemas.openxmlformats.org/officeDocument/2006/relationships/image" Target="media/image42.png"/><Relationship Id="rId80" Type="http://schemas.openxmlformats.org/officeDocument/2006/relationships/hyperlink" Target="https://doi.org/10.5296/jpag.v9i2.14762" TargetMode="External"/><Relationship Id="rId85" Type="http://schemas.openxmlformats.org/officeDocument/2006/relationships/hyperlink" Target="https://doi.org/10.3991/ijet.v11i06.5644" TargetMode="External"/><Relationship Id="rId150" Type="http://schemas.openxmlformats.org/officeDocument/2006/relationships/image" Target="media/image53.png"/><Relationship Id="rId155" Type="http://schemas.openxmlformats.org/officeDocument/2006/relationships/image" Target="media/image57.png"/><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footer" Target="footer11.xml"/><Relationship Id="rId38" Type="http://schemas.openxmlformats.org/officeDocument/2006/relationships/header" Target="header17.xml"/><Relationship Id="rId59" Type="http://schemas.openxmlformats.org/officeDocument/2006/relationships/image" Target="media/image15.png"/><Relationship Id="rId103" Type="http://schemas.openxmlformats.org/officeDocument/2006/relationships/hyperlink" Target="https://doi.org/10.1108/jrit-06-2022-0036" TargetMode="External"/><Relationship Id="rId108" Type="http://schemas.openxmlformats.org/officeDocument/2006/relationships/hyperlink" Target="https://en.wikipedia.org/wiki/Learning_management_system" TargetMode="External"/><Relationship Id="rId124" Type="http://schemas.openxmlformats.org/officeDocument/2006/relationships/image" Target="media/image31.png"/><Relationship Id="rId129" Type="http://schemas.openxmlformats.org/officeDocument/2006/relationships/image" Target="media/image36.png"/><Relationship Id="rId54" Type="http://schemas.openxmlformats.org/officeDocument/2006/relationships/image" Target="media/image11.png"/><Relationship Id="rId70" Type="http://schemas.openxmlformats.org/officeDocument/2006/relationships/hyperlink" Target="https://doi.org/10.1007/s42979-024-03049-z" TargetMode="External"/><Relationship Id="rId75" Type="http://schemas.openxmlformats.org/officeDocument/2006/relationships/hyperlink" Target="https://eric.ed.gov/?id=EJ1286531" TargetMode="External"/><Relationship Id="rId91" Type="http://schemas.openxmlformats.org/officeDocument/2006/relationships/hyperlink" Target="https://doi.org/10.5281/zenodo.8025766" TargetMode="External"/><Relationship Id="rId96" Type="http://schemas.openxmlformats.org/officeDocument/2006/relationships/hyperlink" Target="https://www.paressu.org" TargetMode="External"/><Relationship Id="rId140" Type="http://schemas.openxmlformats.org/officeDocument/2006/relationships/image" Target="media/image43.png"/><Relationship Id="rId145" Type="http://schemas.openxmlformats.org/officeDocument/2006/relationships/image" Target="media/image48.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footer" Target="footer5.xml"/><Relationship Id="rId28" Type="http://schemas.openxmlformats.org/officeDocument/2006/relationships/header" Target="header13.xml"/><Relationship Id="rId49" Type="http://schemas.openxmlformats.org/officeDocument/2006/relationships/image" Target="media/image7.png"/><Relationship Id="rId114" Type="http://schemas.openxmlformats.org/officeDocument/2006/relationships/hyperlink" Target="https://doi.org/10.1016/j.procs.2019.11.096" TargetMode="External"/><Relationship Id="rId119" Type="http://schemas.openxmlformats.org/officeDocument/2006/relationships/image" Target="media/image26.png"/><Relationship Id="rId44" Type="http://schemas.openxmlformats.org/officeDocument/2006/relationships/image" Target="media/image2.png"/><Relationship Id="rId60" Type="http://schemas.openxmlformats.org/officeDocument/2006/relationships/image" Target="media/image16.png"/><Relationship Id="rId65" Type="http://schemas.openxmlformats.org/officeDocument/2006/relationships/image" Target="media/image21.png"/><Relationship Id="rId81" Type="http://schemas.openxmlformats.org/officeDocument/2006/relationships/hyperlink" Target="https://doi.org/10.5296/jpag.v9i2.14762" TargetMode="External"/><Relationship Id="rId86" Type="http://schemas.openxmlformats.org/officeDocument/2006/relationships/hyperlink" Target="https://eric.ed.gov/?id=EJ1308493" TargetMode="External"/><Relationship Id="rId130" Type="http://schemas.openxmlformats.org/officeDocument/2006/relationships/image" Target="media/image37.png"/><Relationship Id="rId135" Type="http://schemas.openxmlformats.org/officeDocument/2006/relationships/header" Target="header27.xml"/><Relationship Id="rId151" Type="http://schemas.openxmlformats.org/officeDocument/2006/relationships/image" Target="media/image54.png"/><Relationship Id="rId156" Type="http://schemas.openxmlformats.org/officeDocument/2006/relationships/image" Target="media/image58.png"/><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header" Target="header18.xml"/><Relationship Id="rId109" Type="http://schemas.openxmlformats.org/officeDocument/2006/relationships/hyperlink" Target="https://en.wikipedia.org/wiki/Learning_management_system" TargetMode="External"/><Relationship Id="rId34" Type="http://schemas.openxmlformats.org/officeDocument/2006/relationships/header" Target="header15.xml"/><Relationship Id="rId50" Type="http://schemas.openxmlformats.org/officeDocument/2006/relationships/image" Target="media/image8.png"/><Relationship Id="rId55" Type="http://schemas.openxmlformats.org/officeDocument/2006/relationships/header" Target="header23.xml"/><Relationship Id="rId76" Type="http://schemas.openxmlformats.org/officeDocument/2006/relationships/hyperlink" Target="https://doi.org/10.4301/s1807-17752016000200001" TargetMode="External"/><Relationship Id="rId97" Type="http://schemas.openxmlformats.org/officeDocument/2006/relationships/hyperlink" Target="https://www.paressu.org" TargetMode="External"/><Relationship Id="rId104" Type="http://schemas.openxmlformats.org/officeDocument/2006/relationships/hyperlink" Target="https://doi.org/10.1038/d41586-020-00786-y" TargetMode="External"/><Relationship Id="rId120" Type="http://schemas.openxmlformats.org/officeDocument/2006/relationships/image" Target="media/image27.png"/><Relationship Id="rId125" Type="http://schemas.openxmlformats.org/officeDocument/2006/relationships/image" Target="media/image32.png"/><Relationship Id="rId141" Type="http://schemas.openxmlformats.org/officeDocument/2006/relationships/image" Target="media/image44.png"/><Relationship Id="rId146" Type="http://schemas.openxmlformats.org/officeDocument/2006/relationships/image" Target="media/image49.png"/><Relationship Id="rId7" Type="http://schemas.openxmlformats.org/officeDocument/2006/relationships/footnotes" Target="footnotes.xml"/><Relationship Id="rId71" Type="http://schemas.openxmlformats.org/officeDocument/2006/relationships/hyperlink" Target="https://doi.org/10.1007/s42979-024-03049-z" TargetMode="External"/><Relationship Id="rId92" Type="http://schemas.openxmlformats.org/officeDocument/2006/relationships/hyperlink" Target="https://doi.org/10.1007/s10984-019-09303-z" TargetMode="External"/><Relationship Id="rId2" Type="http://schemas.openxmlformats.org/officeDocument/2006/relationships/customXml" Target="../customXml/item2.xml"/><Relationship Id="rId29" Type="http://schemas.openxmlformats.org/officeDocument/2006/relationships/footer" Target="footer8.xml"/><Relationship Id="rId24" Type="http://schemas.openxmlformats.org/officeDocument/2006/relationships/header" Target="header11.xml"/><Relationship Id="rId40" Type="http://schemas.openxmlformats.org/officeDocument/2006/relationships/header" Target="header19.xml"/><Relationship Id="rId45" Type="http://schemas.openxmlformats.org/officeDocument/2006/relationships/image" Target="media/image3.png"/><Relationship Id="rId66" Type="http://schemas.openxmlformats.org/officeDocument/2006/relationships/image" Target="media/image22.png"/><Relationship Id="rId87" Type="http://schemas.openxmlformats.org/officeDocument/2006/relationships/hyperlink" Target="https://eric.ed.gov/?id=EJ1308493" TargetMode="External"/><Relationship Id="rId110" Type="http://schemas.openxmlformats.org/officeDocument/2006/relationships/hyperlink" Target="https://doi.org/10.3991/ijet.v15i13.14945" TargetMode="External"/><Relationship Id="rId115" Type="http://schemas.openxmlformats.org/officeDocument/2006/relationships/hyperlink" Target="https://doi.org/10.1016/j.procs.2019.11.096" TargetMode="External"/><Relationship Id="rId131" Type="http://schemas.openxmlformats.org/officeDocument/2006/relationships/image" Target="media/image38.png"/><Relationship Id="rId136" Type="http://schemas.openxmlformats.org/officeDocument/2006/relationships/hyperlink" Target="http://socket.io" TargetMode="External"/><Relationship Id="rId157" Type="http://schemas.openxmlformats.org/officeDocument/2006/relationships/image" Target="media/image59.png"/><Relationship Id="rId61" Type="http://schemas.openxmlformats.org/officeDocument/2006/relationships/image" Target="media/image17.png"/><Relationship Id="rId82" Type="http://schemas.openxmlformats.org/officeDocument/2006/relationships/hyperlink" Target="https://fisherpub.sjf.edu/education_ETD_masters/303/" TargetMode="External"/><Relationship Id="rId152" Type="http://schemas.openxmlformats.org/officeDocument/2006/relationships/image" Target="media/image55.png"/><Relationship Id="rId19" Type="http://schemas.openxmlformats.org/officeDocument/2006/relationships/header" Target="header7.xml"/><Relationship Id="rId14" Type="http://schemas.openxmlformats.org/officeDocument/2006/relationships/footer" Target="footer3.xml"/><Relationship Id="rId30" Type="http://schemas.openxmlformats.org/officeDocument/2006/relationships/footer" Target="footer9.xml"/><Relationship Id="rId35" Type="http://schemas.openxmlformats.org/officeDocument/2006/relationships/footer" Target="footer12.xml"/><Relationship Id="rId56" Type="http://schemas.openxmlformats.org/officeDocument/2006/relationships/image" Target="media/image12.png"/><Relationship Id="rId77" Type="http://schemas.openxmlformats.org/officeDocument/2006/relationships/hyperlink" Target="https://doi.org/10.4301/s1807-17752016000200001" TargetMode="External"/><Relationship Id="rId100" Type="http://schemas.openxmlformats.org/officeDocument/2006/relationships/hyperlink" Target="https://doi.org/10.6084/m9.figshare.17151374.v2" TargetMode="External"/><Relationship Id="rId105" Type="http://schemas.openxmlformats.org/officeDocument/2006/relationships/hyperlink" Target="https://doi.org/10.1038/d41586-020-00786-y" TargetMode="External"/><Relationship Id="rId126" Type="http://schemas.openxmlformats.org/officeDocument/2006/relationships/image" Target="media/image33.png"/><Relationship Id="rId147" Type="http://schemas.openxmlformats.org/officeDocument/2006/relationships/image" Target="media/image50.png"/><Relationship Id="rId8" Type="http://schemas.openxmlformats.org/officeDocument/2006/relationships/endnotes" Target="endnotes.xml"/><Relationship Id="rId51" Type="http://schemas.openxmlformats.org/officeDocument/2006/relationships/image" Target="media/image9.png"/><Relationship Id="rId72" Type="http://schemas.openxmlformats.org/officeDocument/2006/relationships/hyperlink" Target="https://doi.org/10.5430/wje.v2n1p62" TargetMode="External"/><Relationship Id="rId93" Type="http://schemas.openxmlformats.org/officeDocument/2006/relationships/hyperlink" Target="https://doi.org/10.1007/s10984-019-09303-z" TargetMode="External"/><Relationship Id="rId98" Type="http://schemas.openxmlformats.org/officeDocument/2006/relationships/hyperlink" Target="https://doi.org/10.1186/s40561-020-00141-8" TargetMode="External"/><Relationship Id="rId121" Type="http://schemas.openxmlformats.org/officeDocument/2006/relationships/image" Target="media/image28.png"/><Relationship Id="rId142" Type="http://schemas.openxmlformats.org/officeDocument/2006/relationships/image" Target="media/image45.png"/><Relationship Id="rId3" Type="http://schemas.openxmlformats.org/officeDocument/2006/relationships/numbering" Target="numbering.xml"/><Relationship Id="rId25" Type="http://schemas.openxmlformats.org/officeDocument/2006/relationships/footer" Target="footer6.xml"/><Relationship Id="rId46" Type="http://schemas.openxmlformats.org/officeDocument/2006/relationships/image" Target="media/image4.png"/><Relationship Id="rId67" Type="http://schemas.openxmlformats.org/officeDocument/2006/relationships/header" Target="header24.xml"/><Relationship Id="rId116" Type="http://schemas.openxmlformats.org/officeDocument/2006/relationships/image" Target="media/image23.png"/><Relationship Id="rId137" Type="http://schemas.openxmlformats.org/officeDocument/2006/relationships/image" Target="media/image40.png"/><Relationship Id="rId158" Type="http://schemas.openxmlformats.org/officeDocument/2006/relationships/image" Target="media/image60.png"/><Relationship Id="rId20" Type="http://schemas.openxmlformats.org/officeDocument/2006/relationships/header" Target="header8.xml"/><Relationship Id="rId41" Type="http://schemas.openxmlformats.org/officeDocument/2006/relationships/image" Target="media/image1.png"/><Relationship Id="rId62" Type="http://schemas.openxmlformats.org/officeDocument/2006/relationships/image" Target="media/image18.png"/><Relationship Id="rId83" Type="http://schemas.openxmlformats.org/officeDocument/2006/relationships/hyperlink" Target="https://fisherpub.sjf.edu/education_ETD_masters/303/" TargetMode="External"/><Relationship Id="rId88" Type="http://schemas.openxmlformats.org/officeDocument/2006/relationships/hyperlink" Target="https://jolt.merlot.org" TargetMode="External"/><Relationship Id="rId111" Type="http://schemas.openxmlformats.org/officeDocument/2006/relationships/hyperlink" Target="https://doi.org/10.3991/ijet.v15i13.14945" TargetMode="External"/><Relationship Id="rId132" Type="http://schemas.openxmlformats.org/officeDocument/2006/relationships/image" Target="media/image39.png"/><Relationship Id="rId153" Type="http://schemas.openxmlformats.org/officeDocument/2006/relationships/image" Target="media/image56.png"/><Relationship Id="rId15" Type="http://schemas.openxmlformats.org/officeDocument/2006/relationships/header" Target="header4.xml"/><Relationship Id="rId36" Type="http://schemas.openxmlformats.org/officeDocument/2006/relationships/header" Target="header16.xml"/><Relationship Id="rId57" Type="http://schemas.openxmlformats.org/officeDocument/2006/relationships/image" Target="media/image13.png"/><Relationship Id="rId106" Type="http://schemas.openxmlformats.org/officeDocument/2006/relationships/hyperlink" Target="https://web.archive.org" TargetMode="External"/><Relationship Id="rId127" Type="http://schemas.openxmlformats.org/officeDocument/2006/relationships/image" Target="media/image34.png"/><Relationship Id="rId10" Type="http://schemas.openxmlformats.org/officeDocument/2006/relationships/header" Target="header2.xml"/><Relationship Id="rId31" Type="http://schemas.openxmlformats.org/officeDocument/2006/relationships/header" Target="header14.xml"/><Relationship Id="rId52" Type="http://schemas.openxmlformats.org/officeDocument/2006/relationships/header" Target="header22.xml"/><Relationship Id="rId73" Type="http://schemas.openxmlformats.org/officeDocument/2006/relationships/hyperlink" Target="https://doi.org/10.5430/wje.v2n1p62" TargetMode="External"/><Relationship Id="rId78" Type="http://schemas.openxmlformats.org/officeDocument/2006/relationships/hyperlink" Target="https://documents1.worldbank.org" TargetMode="External"/><Relationship Id="rId94" Type="http://schemas.openxmlformats.org/officeDocument/2006/relationships/hyperlink" Target="https://doi.org/10.19173/irrodl.v4i2.153" TargetMode="External"/><Relationship Id="rId99" Type="http://schemas.openxmlformats.org/officeDocument/2006/relationships/hyperlink" Target="https://doi.org/10.1186/s40561-020-00141-8" TargetMode="External"/><Relationship Id="rId101" Type="http://schemas.openxmlformats.org/officeDocument/2006/relationships/hyperlink" Target="https://doi.org/10.6084/m9.figshare.17151374.v2" TargetMode="External"/><Relationship Id="rId122" Type="http://schemas.openxmlformats.org/officeDocument/2006/relationships/image" Target="media/image29.png"/><Relationship Id="rId143" Type="http://schemas.openxmlformats.org/officeDocument/2006/relationships/image" Target="media/image46.png"/><Relationship Id="rId148" Type="http://schemas.openxmlformats.org/officeDocument/2006/relationships/image" Target="media/image51.png"/><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header" Target="header12.xml"/><Relationship Id="rId47" Type="http://schemas.openxmlformats.org/officeDocument/2006/relationships/image" Target="media/image5.png"/><Relationship Id="rId68" Type="http://schemas.openxmlformats.org/officeDocument/2006/relationships/header" Target="header25.xml"/><Relationship Id="rId89" Type="http://schemas.openxmlformats.org/officeDocument/2006/relationships/hyperlink" Target="https://jolt.merlot.org" TargetMode="External"/><Relationship Id="rId112" Type="http://schemas.openxmlformats.org/officeDocument/2006/relationships/hyperlink" Target="https://doi.org/10.3390/su15118494" TargetMode="External"/><Relationship Id="rId154" Type="http://schemas.openxmlformats.org/officeDocument/2006/relationships/footer" Target="footer14.xml"/><Relationship Id="rId16" Type="http://schemas.openxmlformats.org/officeDocument/2006/relationships/footer" Target="footer4.xml"/><Relationship Id="rId37" Type="http://schemas.openxmlformats.org/officeDocument/2006/relationships/footer" Target="footer13.xml"/><Relationship Id="rId58" Type="http://schemas.openxmlformats.org/officeDocument/2006/relationships/image" Target="media/image14.png"/><Relationship Id="rId79" Type="http://schemas.openxmlformats.org/officeDocument/2006/relationships/hyperlink" Target="https://documents1.worldbank.org" TargetMode="External"/><Relationship Id="rId102" Type="http://schemas.openxmlformats.org/officeDocument/2006/relationships/hyperlink" Target="https://doi.org/10.1108/jrit-06-2022-0036" TargetMode="External"/><Relationship Id="rId123" Type="http://schemas.openxmlformats.org/officeDocument/2006/relationships/image" Target="media/image30.png"/><Relationship Id="rId144" Type="http://schemas.openxmlformats.org/officeDocument/2006/relationships/image" Target="media/image47.png"/><Relationship Id="rId90" Type="http://schemas.openxmlformats.org/officeDocument/2006/relationships/hyperlink" Target="https://doi.org/10.5281/zenodo.8025766" TargetMode="External"/><Relationship Id="rId27" Type="http://schemas.openxmlformats.org/officeDocument/2006/relationships/footer" Target="footer7.xml"/><Relationship Id="rId48" Type="http://schemas.openxmlformats.org/officeDocument/2006/relationships/image" Target="media/image6.png"/><Relationship Id="rId69" Type="http://schemas.openxmlformats.org/officeDocument/2006/relationships/header" Target="header26.xml"/><Relationship Id="rId113" Type="http://schemas.openxmlformats.org/officeDocument/2006/relationships/hyperlink" Target="https://doi.org/10.3390/su15118494" TargetMode="External"/><Relationship Id="rId134" Type="http://schemas.openxmlformats.org/officeDocument/2006/relationships/image" Target="media/image6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L6ogaYXfuAjjXJf0JhRPrfq2Yg==">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6D92C78-C6AF-4544-9E04-D36AE4E58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105</Pages>
  <Words>20282</Words>
  <Characters>115614</Characters>
  <Application>Microsoft Office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4</cp:revision>
  <dcterms:created xsi:type="dcterms:W3CDTF">2026-01-12T11:31:00Z</dcterms:created>
  <dcterms:modified xsi:type="dcterms:W3CDTF">2026-01-14T01:36:00Z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901efca2-77dd-4725-9373-6f17941d0052</vt:lpwstr>
  </property>
</Properties>
</file>